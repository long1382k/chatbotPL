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3402" w:right="0"/>
        <w:jc w:val="center"/>
        <w:rPr>
          <w:b/>
          <w:bCs/>
          <w:sz w:val="26"/>
          <w:szCs w:val="26"/>
        </w:rPr>
      </w:pPr>
      <w:r>
        <w:rPr>
          <w:b/>
          <w:bCs/>
          <w:sz w:val="26"/>
          <w:szCs w:val="26"/>
        </w:rPr>
        <w:t>CỘNG HÒA XÃ HỘI CHỦ NGHĨA VIỆT NAM</w:t>
      </w:r>
    </w:p>
    <w:p>
      <w:pPr>
        <w:pStyle w:val="Normal"/>
        <w:ind w:firstLine="3402" w:right="0"/>
        <w:jc w:val="center"/>
        <w:rPr>
          <w:b/>
          <w:sz w:val="28"/>
          <w:szCs w:val="28"/>
        </w:rPr>
      </w:pPr>
      <w:r>
        <w:rPr>
          <w:b/>
          <w:sz w:val="28"/>
          <w:szCs w:val="28"/>
        </w:rPr>
        <w:t>Độc lập - Tự do - Hạnh phúc</w:t>
      </w:r>
    </w:p>
    <w:p>
      <w:pPr>
        <w:pStyle w:val="normal-p"/>
        <w:autoSpaceDE w:val="false"/>
        <w:spacing w:before="120" w:after="120"/>
        <w:ind w:firstLine="560" w:right="0"/>
        <w:rPr>
          <w:rStyle w:val="normal-h"/>
          <w:b/>
          <w:bCs/>
          <w:spacing w:val="24"/>
          <w:sz w:val="28"/>
          <w:szCs w:val="28"/>
        </w:rPr>
      </w:pPr>
      <w:r>
        <w:rPr>
          <w:b/>
          <w:sz w:val="28"/>
          <w:szCs w:val="28"/>
        </w:rPr>
      </w:r>
    </w:p>
    <w:p>
      <w:pPr>
        <w:pStyle w:val="normal-p"/>
        <w:autoSpaceDE w:val="false"/>
        <w:spacing w:before="120" w:after="120"/>
        <w:ind w:hanging="70" w:right="0"/>
        <w:jc w:val="center"/>
        <w:rPr/>
      </w:pPr>
      <w:r>
        <w:rPr>
          <w:rStyle w:val="normal-h"/>
          <w:rFonts w:cs="Times New Roman Bold;Times New Roman" w:ascii="Times New Roman Bold;Times New Roman" w:hAnsi="Times New Roman Bold;Times New Roman"/>
          <w:b/>
          <w:bCs/>
          <w:sz w:val="28"/>
          <w:szCs w:val="28"/>
        </w:rPr>
        <w:t>LUẬT</w:t>
      </w:r>
    </w:p>
    <w:p>
      <w:pPr>
        <w:pStyle w:val="normal-p"/>
        <w:autoSpaceDE w:val="false"/>
        <w:spacing w:before="120" w:after="120"/>
        <w:ind w:hanging="70" w:right="0"/>
        <w:jc w:val="center"/>
        <w:rPr>
          <w:rStyle w:val="normal-h"/>
          <w:rFonts w:ascii="Times New Roman Bold;Times New Roman" w:hAnsi="Times New Roman Bold;Times New Roman" w:cs="Times New Roman Bold;Times New Roman"/>
          <w:b/>
          <w:bCs/>
          <w:sz w:val="28"/>
          <w:szCs w:val="28"/>
        </w:rPr>
      </w:pPr>
      <w:r>
        <w:rPr>
          <w:rStyle w:val="normal-h"/>
          <w:rFonts w:cs="Times New Roman Bold;Times New Roman" w:ascii="Times New Roman Bold;Times New Roman" w:hAnsi="Times New Roman Bold;Times New Roman"/>
          <w:b/>
          <w:bCs/>
          <w:sz w:val="28"/>
          <w:szCs w:val="28"/>
        </w:rPr>
        <w:t>SỞ HỮU TRÍ TUỆ</w:t>
      </w:r>
    </w:p>
    <w:p>
      <w:pPr>
        <w:pStyle w:val="normal-p"/>
        <w:autoSpaceDE w:val="false"/>
        <w:spacing w:before="120" w:after="120"/>
        <w:ind w:firstLine="560" w:right="0"/>
        <w:jc w:val="center"/>
        <w:rPr>
          <w:rStyle w:val="normal-h"/>
          <w:rFonts w:ascii="Times New Roman Bold;Times New Roman" w:hAnsi="Times New Roman Bold;Times New Roman" w:cs="Times New Roman Bold;Times New Roman"/>
          <w:b/>
          <w:bCs/>
          <w:spacing w:val="24"/>
          <w:sz w:val="28"/>
          <w:szCs w:val="28"/>
        </w:rPr>
      </w:pPr>
      <w:r>
        <w:rPr/>
      </w:r>
    </w:p>
    <w:p>
      <w:pPr>
        <w:pStyle w:val="normal-p"/>
        <w:autoSpaceDE w:val="false"/>
        <w:spacing w:before="120" w:after="120"/>
        <w:ind w:firstLine="560" w:right="0"/>
        <w:jc w:val="both"/>
        <w:rPr/>
      </w:pPr>
      <w:r>
        <w:rPr>
          <w:spacing w:val="-4"/>
          <w:sz w:val="28"/>
          <w:szCs w:val="28"/>
        </w:rPr>
        <w:t xml:space="preserve">Luật Sở hữu trí tuệ số 50/2005/QH11 ngày 29 tháng 11 năm 2005 của </w:t>
      </w:r>
      <w:r>
        <w:rPr>
          <w:spacing w:val="-6"/>
          <w:sz w:val="28"/>
          <w:szCs w:val="28"/>
        </w:rPr>
        <w:t xml:space="preserve">Quốc hội, có hiệu lực kể từ ngày 01 tháng 7 năm 2006, được sửa đổi, bổ sung bởi: </w:t>
      </w:r>
    </w:p>
    <w:p>
      <w:pPr>
        <w:pStyle w:val="normal-p"/>
        <w:autoSpaceDE w:val="false"/>
        <w:spacing w:before="120" w:after="120"/>
        <w:ind w:firstLine="560" w:right="0"/>
        <w:jc w:val="both"/>
        <w:rPr>
          <w:sz w:val="28"/>
          <w:szCs w:val="28"/>
        </w:rPr>
      </w:pPr>
      <w:r>
        <w:rPr>
          <w:sz w:val="28"/>
          <w:szCs w:val="28"/>
        </w:rPr>
        <w:t>1. Luật số 36/2009/QH12 ngày 19 tháng 6 năm 2009 của Quốc hội sửa đổi, bổ sung một số điều của Luật Sở hữu trí tuệ, có hiệu lực kể từ ngày 01 tháng 01 năm 2010;</w:t>
      </w:r>
    </w:p>
    <w:p>
      <w:pPr>
        <w:pStyle w:val="normal-p"/>
        <w:autoSpaceDE w:val="false"/>
        <w:spacing w:before="120" w:after="120"/>
        <w:ind w:firstLine="560" w:right="0"/>
        <w:jc w:val="both"/>
        <w:rPr/>
      </w:pPr>
      <w:r>
        <w:rPr>
          <w:sz w:val="28"/>
          <w:szCs w:val="28"/>
        </w:rPr>
        <w:t>2. Luật số 42/2019/QH14 ngày 14 tháng 6 năm 2019 của Quốc hội sửa đổi, bổ sung một số điều của Luật Kinh doanh bảo hiểm, Luật Sở hữu trí tuệ, có hiệu lực kể từ ngày 01 tháng 11 năm 2019;</w:t>
      </w:r>
    </w:p>
    <w:p>
      <w:pPr>
        <w:pStyle w:val="normal-p"/>
        <w:autoSpaceDE w:val="false"/>
        <w:spacing w:before="120" w:after="120"/>
        <w:ind w:firstLine="560" w:right="0"/>
        <w:jc w:val="both"/>
        <w:rPr>
          <w:sz w:val="28"/>
          <w:szCs w:val="28"/>
        </w:rPr>
      </w:pPr>
      <w:r>
        <w:rPr>
          <w:sz w:val="28"/>
          <w:szCs w:val="28"/>
        </w:rPr>
        <w:t>3. Luật số 07/2022/QH15 ngày 16 tháng 6 năm 2022 của Quốc hội sửa đổi, bổ sung một số điều của Luật Sở hữu trí tuệ, có hiệu lực kể từ ngày 01 tháng 01 năm 2023.</w:t>
      </w:r>
    </w:p>
    <w:p>
      <w:pPr>
        <w:pStyle w:val="Normal"/>
        <w:widowControl w:val="false"/>
        <w:spacing w:before="120" w:after="80"/>
        <w:jc w:val="center"/>
        <w:rPr/>
      </w:pPr>
      <w:r>
        <w:rPr>
          <w:rStyle w:val="normal-h"/>
        </w:rPr>
        <w:t> </w:t>
      </w:r>
    </w:p>
    <w:p>
      <w:pPr>
        <w:pStyle w:val="Normal"/>
        <w:widowControl w:val="false"/>
        <w:spacing w:before="120" w:after="120"/>
        <w:ind w:firstLine="560" w:right="0"/>
        <w:jc w:val="both"/>
        <w:rPr/>
      </w:pPr>
      <w:r>
        <w:rPr>
          <w:i/>
          <w:sz w:val="28"/>
          <w:szCs w:val="28"/>
        </w:rPr>
        <w:t>Căn cứ vào Hiến pháp nước Cộng hòa xã hội chủ nghĩa Việt Nam năm 1992 đã được sửa đổi, bổ sung theo Nghị quyết số 51/2001/QH10 ngày 25 tháng 12 năm 2001 của Quốc hội khóa X, kỳ họp thứ 10;</w:t>
      </w:r>
    </w:p>
    <w:p>
      <w:pPr>
        <w:pStyle w:val="Normal"/>
        <w:widowControl w:val="false"/>
        <w:spacing w:before="120" w:after="120"/>
        <w:ind w:firstLine="560" w:right="0"/>
        <w:jc w:val="both"/>
        <w:rPr/>
      </w:pPr>
      <w:r>
        <w:rPr>
          <w:i/>
          <w:sz w:val="28"/>
          <w:szCs w:val="28"/>
        </w:rPr>
        <w:t>Luật này quy định về sở hữu trí tuệ</w:t>
      </w:r>
      <w:r>
        <w:rPr>
          <w:rStyle w:val="FootnoteCharacters"/>
          <w:rStyle w:val="FootnoteReference"/>
          <w:sz w:val="28"/>
          <w:szCs w:val="28"/>
        </w:rPr>
        <w:footnoteReference w:id="2"/>
      </w:r>
      <w:r>
        <w:rPr>
          <w:i/>
          <w:sz w:val="28"/>
          <w:szCs w:val="28"/>
        </w:rPr>
        <w:t>.</w:t>
      </w:r>
    </w:p>
    <w:p>
      <w:pPr>
        <w:pStyle w:val="Normal"/>
        <w:widowControl w:val="false"/>
        <w:spacing w:before="120" w:after="120"/>
        <w:jc w:val="center"/>
        <w:rPr>
          <w:b/>
          <w:bCs/>
          <w:i/>
          <w:i/>
          <w:sz w:val="28"/>
          <w:szCs w:val="28"/>
        </w:rPr>
      </w:pPr>
      <w:r>
        <w:rPr>
          <w:b/>
          <w:bCs/>
          <w:i/>
          <w:sz w:val="28"/>
          <w:szCs w:val="28"/>
        </w:rPr>
      </w:r>
    </w:p>
    <w:p>
      <w:pPr>
        <w:pStyle w:val="Normal"/>
        <w:widowControl w:val="false"/>
        <w:spacing w:before="120" w:after="0"/>
        <w:jc w:val="center"/>
        <w:rPr>
          <w:bCs/>
          <w:sz w:val="28"/>
          <w:szCs w:val="28"/>
        </w:rPr>
      </w:pPr>
      <w:r>
        <w:rPr>
          <w:b/>
          <w:bCs/>
          <w:sz w:val="28"/>
          <w:szCs w:val="28"/>
        </w:rPr>
        <w:t xml:space="preserve">Phần </w:t>
      </w:r>
      <w:ins w:id="0" w:author="Admin" w:date="2023-01-19T22:04:00Z">
        <w:r>
          <w:rPr>
            <w:b/>
            <w:bCs/>
            <w:sz w:val="28"/>
            <w:szCs w:val="28"/>
          </w:rPr>
          <w:t>thứ nhất</w:t>
        </w:r>
      </w:ins>
      <w:del w:id="1" w:author="Admin" w:date="2023-01-19T22:04:00Z">
        <w:r>
          <w:rPr>
            <w:b/>
            <w:bCs/>
            <w:sz w:val="28"/>
            <w:szCs w:val="28"/>
          </w:rPr>
          <w:delText>I</w:delText>
        </w:r>
      </w:del>
    </w:p>
    <w:p>
      <w:pPr>
        <w:pStyle w:val="Normal"/>
        <w:widowControl w:val="false"/>
        <w:spacing w:before="120" w:after="0"/>
        <w:jc w:val="center"/>
        <w:rPr>
          <w:b/>
          <w:bCs/>
          <w:sz w:val="28"/>
          <w:szCs w:val="28"/>
        </w:rPr>
      </w:pPr>
      <w:r>
        <w:rPr>
          <w:b/>
          <w:bCs/>
          <w:sz w:val="28"/>
          <w:szCs w:val="28"/>
        </w:rPr>
        <w:t>NHỮNG QUY ĐỊNH CHUNG</w:t>
      </w:r>
    </w:p>
    <w:p>
      <w:pPr>
        <w:pStyle w:val="Normal"/>
        <w:widowControl w:val="false"/>
        <w:spacing w:before="120" w:after="0"/>
        <w:ind w:firstLine="560" w:right="0"/>
        <w:rPr>
          <w:b/>
          <w:bCs/>
          <w:i/>
          <w:i/>
          <w:iCs/>
          <w:sz w:val="28"/>
          <w:szCs w:val="28"/>
        </w:rPr>
      </w:pPr>
      <w:r>
        <w:rPr>
          <w:b/>
          <w:bCs/>
          <w:sz w:val="28"/>
          <w:szCs w:val="28"/>
        </w:rPr>
        <w:t>Điều 1</w:t>
      </w:r>
      <w:r>
        <w:rPr>
          <w:b/>
          <w:bCs/>
          <w:i/>
          <w:sz w:val="28"/>
          <w:szCs w:val="28"/>
        </w:rPr>
        <w:t>.</w:t>
      </w:r>
      <w:r>
        <w:rPr>
          <w:b/>
          <w:bCs/>
          <w:i/>
          <w:iCs/>
          <w:sz w:val="28"/>
          <w:szCs w:val="28"/>
        </w:rPr>
        <w:t xml:space="preserve"> </w:t>
      </w:r>
      <w:r>
        <w:rPr>
          <w:b/>
          <w:bCs/>
          <w:iCs/>
          <w:sz w:val="28"/>
          <w:szCs w:val="28"/>
        </w:rPr>
        <w:t>Phạm vi điều chỉnh</w:t>
      </w:r>
    </w:p>
    <w:p>
      <w:pPr>
        <w:pStyle w:val="Normal"/>
        <w:widowControl w:val="false"/>
        <w:spacing w:before="120" w:after="0"/>
        <w:ind w:firstLine="560" w:right="0"/>
        <w:jc w:val="both"/>
        <w:rPr>
          <w:sz w:val="28"/>
          <w:szCs w:val="28"/>
        </w:rPr>
      </w:pPr>
      <w:r>
        <w:rPr>
          <w:sz w:val="28"/>
          <w:szCs w:val="28"/>
        </w:rPr>
        <w:t xml:space="preserve">Luật này quy định về quyền tác giả, quyền liên quan đến quyền tác giả, quyền sở hữu công nghiệp, quyền đối với giống cây trồng và việc bảo hộ các quyền đó. </w:t>
      </w:r>
    </w:p>
    <w:p>
      <w:pPr>
        <w:pStyle w:val="Normal"/>
        <w:widowControl w:val="false"/>
        <w:spacing w:before="120" w:after="0"/>
        <w:ind w:firstLine="560" w:right="0"/>
        <w:rPr>
          <w:b/>
          <w:bCs/>
          <w:i/>
          <w:i/>
          <w:iCs/>
          <w:sz w:val="28"/>
          <w:szCs w:val="28"/>
        </w:rPr>
      </w:pPr>
      <w:r>
        <w:rPr>
          <w:b/>
          <w:bCs/>
          <w:sz w:val="28"/>
          <w:szCs w:val="28"/>
        </w:rPr>
        <w:t xml:space="preserve">Điều 2. </w:t>
      </w:r>
      <w:r>
        <w:rPr>
          <w:b/>
          <w:bCs/>
          <w:iCs/>
          <w:sz w:val="28"/>
          <w:szCs w:val="28"/>
        </w:rPr>
        <w:t>Đối tượng áp dụng</w:t>
      </w:r>
    </w:p>
    <w:p>
      <w:pPr>
        <w:pStyle w:val="Normal"/>
        <w:widowControl w:val="false"/>
        <w:spacing w:before="120" w:after="0"/>
        <w:ind w:firstLine="560" w:right="0"/>
        <w:jc w:val="both"/>
        <w:rPr/>
      </w:pPr>
      <w:r>
        <w:rPr>
          <w:sz w:val="28"/>
          <w:szCs w:val="28"/>
        </w:rPr>
        <w:t>Luật này áp dụng đối với tổ chức, cá nhân Việt Nam; tổ chức, cá nhân nước ngoài đáp ứng các điều kiện quy định tại Luật này và điều ước quốc tế mà Cộng hòa xã hội chủ nghĩa Việt Nam là thành viên.</w:t>
      </w:r>
    </w:p>
    <w:p>
      <w:pPr>
        <w:pStyle w:val="Normal"/>
        <w:widowControl w:val="false"/>
        <w:spacing w:before="120" w:after="0"/>
        <w:ind w:firstLine="560" w:right="0"/>
        <w:rPr>
          <w:b/>
          <w:bCs/>
          <w:iCs/>
          <w:sz w:val="28"/>
          <w:szCs w:val="28"/>
        </w:rPr>
      </w:pPr>
      <w:r>
        <w:rPr>
          <w:b/>
          <w:bCs/>
          <w:sz w:val="28"/>
          <w:szCs w:val="28"/>
        </w:rPr>
        <w:t xml:space="preserve">Điều 3. </w:t>
      </w:r>
      <w:r>
        <w:rPr>
          <w:b/>
          <w:bCs/>
          <w:iCs/>
          <w:sz w:val="28"/>
          <w:szCs w:val="28"/>
        </w:rPr>
        <w:t>Đối tượng quyền sở hữu trí tuệ</w:t>
      </w:r>
      <w:r>
        <w:rPr>
          <w:rStyle w:val="FootnoteCharacters"/>
          <w:rStyle w:val="FootnoteReference"/>
          <w:bCs/>
          <w:iCs/>
        </w:rPr>
        <w:footnoteReference w:id="3"/>
      </w:r>
    </w:p>
    <w:p>
      <w:pPr>
        <w:pStyle w:val="Normal"/>
        <w:widowControl w:val="false"/>
        <w:spacing w:before="120" w:after="0"/>
        <w:ind w:firstLine="544" w:right="0"/>
        <w:jc w:val="both"/>
        <w:rPr/>
      </w:pPr>
      <w:r>
        <w:rPr>
          <w:sz w:val="28"/>
          <w:szCs w:val="28"/>
        </w:rPr>
        <w:t>1. Đối tượng quyền tác giả bao gồm tác phẩm văn học, nghệ thuật, khoa học; đối tượng quyền liên quan đến quyền tác giả bao gồm cuộc biểu diễn, bản ghi âm, ghi hình, chương trình phát sóng, tín hiệu vệ tinh mang chương trình được mã hoá.</w:t>
      </w:r>
    </w:p>
    <w:p>
      <w:pPr>
        <w:pStyle w:val="Normal"/>
        <w:widowControl w:val="false"/>
        <w:spacing w:before="120" w:after="0"/>
        <w:ind w:firstLine="544" w:right="0"/>
        <w:jc w:val="both"/>
        <w:rPr/>
      </w:pPr>
      <w:r>
        <w:rPr>
          <w:sz w:val="28"/>
          <w:szCs w:val="28"/>
        </w:rPr>
        <w:t>2. Đối tượng quyền sở hữu công nghiệp bao gồm sáng chế, kiểu dáng công nghiệp, thiết kế bố trí mạch tích hợp bán dẫn, bí mật kinh doanh, nhãn hiệu, tên thương mại và chỉ dẫn địa lý.</w:t>
      </w:r>
    </w:p>
    <w:p>
      <w:pPr>
        <w:pStyle w:val="Normal"/>
        <w:widowControl w:val="false"/>
        <w:spacing w:before="120" w:after="0"/>
        <w:ind w:firstLine="560" w:right="0"/>
        <w:jc w:val="both"/>
        <w:rPr>
          <w:sz w:val="28"/>
          <w:szCs w:val="28"/>
        </w:rPr>
      </w:pPr>
      <w:r>
        <w:rPr>
          <w:sz w:val="28"/>
          <w:szCs w:val="28"/>
        </w:rPr>
        <w:t>3. Đối tượng quyền đối với giống cây trồng là vật liệu nhân giống và vật liệu thu hoạch.</w:t>
      </w:r>
    </w:p>
    <w:p>
      <w:pPr>
        <w:pStyle w:val="Normal"/>
        <w:widowControl w:val="false"/>
        <w:spacing w:before="100" w:after="0"/>
        <w:ind w:firstLine="561" w:right="0"/>
        <w:jc w:val="both"/>
        <w:rPr>
          <w:b/>
          <w:bCs/>
          <w:iCs/>
          <w:sz w:val="28"/>
          <w:szCs w:val="28"/>
        </w:rPr>
      </w:pPr>
      <w:r>
        <w:rPr>
          <w:b/>
          <w:bCs/>
          <w:sz w:val="28"/>
          <w:szCs w:val="28"/>
        </w:rPr>
        <w:t xml:space="preserve">Điều 4. </w:t>
      </w:r>
      <w:r>
        <w:rPr>
          <w:b/>
          <w:bCs/>
          <w:iCs/>
          <w:sz w:val="28"/>
          <w:szCs w:val="28"/>
        </w:rPr>
        <w:t>Giải thích từ ngữ</w:t>
      </w:r>
      <w:r>
        <w:rPr>
          <w:rStyle w:val="FootnoteCharacters"/>
          <w:rStyle w:val="FootnoteReference"/>
          <w:bCs/>
          <w:iCs/>
        </w:rPr>
        <w:footnoteReference w:id="4"/>
      </w:r>
    </w:p>
    <w:p>
      <w:pPr>
        <w:pStyle w:val="Normal"/>
        <w:widowControl w:val="false"/>
        <w:spacing w:before="100" w:after="0"/>
        <w:ind w:firstLine="561" w:right="0"/>
        <w:jc w:val="both"/>
        <w:rPr>
          <w:sz w:val="28"/>
          <w:szCs w:val="28"/>
        </w:rPr>
      </w:pPr>
      <w:r>
        <w:rPr>
          <w:sz w:val="28"/>
          <w:szCs w:val="28"/>
        </w:rPr>
        <w:t>Trong Luật này, các từ ngữ dưới đây được hiểu như sau:</w:t>
      </w:r>
    </w:p>
    <w:p>
      <w:pPr>
        <w:pStyle w:val="Normal"/>
        <w:widowControl w:val="false"/>
        <w:spacing w:before="100" w:after="0"/>
        <w:ind w:firstLine="561" w:right="0"/>
        <w:jc w:val="both"/>
        <w:rPr/>
      </w:pPr>
      <w:r>
        <w:rPr>
          <w:sz w:val="28"/>
          <w:szCs w:val="28"/>
        </w:rPr>
        <w:t xml:space="preserve">1. </w:t>
      </w:r>
      <w:r>
        <w:rPr>
          <w:i/>
          <w:iCs/>
          <w:sz w:val="28"/>
          <w:szCs w:val="28"/>
        </w:rPr>
        <w:t>Quyền sở hữu trí tuệ</w:t>
      </w:r>
      <w:r>
        <w:rPr>
          <w:sz w:val="28"/>
          <w:szCs w:val="28"/>
        </w:rPr>
        <w:t xml:space="preserve"> là quyền của tổ chức, cá nhân đối với tài sản trí tuệ, bao gồm quyền tác giả và quyền liên quan đến quyền tác giả, quyền sở hữu công nghiệp và quyền đối với giống cây trồng.</w:t>
      </w:r>
    </w:p>
    <w:p>
      <w:pPr>
        <w:pStyle w:val="Normal"/>
        <w:widowControl w:val="false"/>
        <w:spacing w:before="100" w:after="0"/>
        <w:ind w:firstLine="561" w:right="0"/>
        <w:jc w:val="both"/>
        <w:rPr/>
      </w:pPr>
      <w:r>
        <w:rPr>
          <w:sz w:val="28"/>
          <w:szCs w:val="28"/>
        </w:rPr>
        <w:t xml:space="preserve">2. </w:t>
      </w:r>
      <w:r>
        <w:rPr>
          <w:i/>
          <w:iCs/>
          <w:sz w:val="28"/>
          <w:szCs w:val="28"/>
        </w:rPr>
        <w:t>Quyền tác giả</w:t>
      </w:r>
      <w:r>
        <w:rPr>
          <w:sz w:val="28"/>
          <w:szCs w:val="28"/>
        </w:rPr>
        <w:t xml:space="preserve"> là quyền của tổ chức, cá nhân đối với tác phẩm do mình sáng tạo ra hoặc sở hữu.</w:t>
      </w:r>
    </w:p>
    <w:p>
      <w:pPr>
        <w:pStyle w:val="Normal"/>
        <w:widowControl w:val="false"/>
        <w:spacing w:before="100" w:after="0"/>
        <w:ind w:firstLine="561" w:right="0"/>
        <w:jc w:val="both"/>
        <w:rPr/>
      </w:pPr>
      <w:r>
        <w:rPr>
          <w:sz w:val="28"/>
          <w:szCs w:val="28"/>
        </w:rPr>
        <w:t xml:space="preserve">3. </w:t>
      </w:r>
      <w:r>
        <w:rPr>
          <w:i/>
          <w:iCs/>
          <w:sz w:val="28"/>
          <w:szCs w:val="28"/>
        </w:rPr>
        <w:t>Quyền liên quan đến quyền tác giả</w:t>
      </w:r>
      <w:r>
        <w:rPr>
          <w:sz w:val="28"/>
          <w:szCs w:val="28"/>
        </w:rPr>
        <w:t xml:space="preserve"> (sau đây gọi là quyền liên quan) là quyền của tổ chức, cá nhân đối với cuộc biểu diễn, bản ghi âm, ghi hình, chương trình phát sóng, tín hiệu vệ tinh mang chương trình được mã hóa.</w:t>
      </w:r>
    </w:p>
    <w:p>
      <w:pPr>
        <w:pStyle w:val="Normal"/>
        <w:widowControl w:val="false"/>
        <w:spacing w:before="100" w:after="0"/>
        <w:ind w:firstLine="561" w:right="0"/>
        <w:jc w:val="both"/>
        <w:rPr/>
      </w:pPr>
      <w:r>
        <w:rPr>
          <w:sz w:val="28"/>
          <w:szCs w:val="28"/>
        </w:rPr>
        <w:t xml:space="preserve">4. </w:t>
      </w:r>
      <w:r>
        <w:rPr>
          <w:i/>
          <w:iCs/>
          <w:sz w:val="28"/>
          <w:szCs w:val="28"/>
        </w:rPr>
        <w:t xml:space="preserve">Quyền sở hữu công nghiệp </w:t>
      </w:r>
      <w:r>
        <w:rPr>
          <w:sz w:val="28"/>
          <w:szCs w:val="28"/>
        </w:rPr>
        <w:t>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pPr>
        <w:pStyle w:val="Normal"/>
        <w:widowControl w:val="false"/>
        <w:spacing w:before="120" w:after="120"/>
        <w:ind w:firstLine="560" w:right="0"/>
        <w:jc w:val="both"/>
        <w:rPr/>
      </w:pPr>
      <w:r>
        <w:rPr>
          <w:sz w:val="28"/>
          <w:szCs w:val="28"/>
        </w:rPr>
        <w:t xml:space="preserve">5. </w:t>
      </w:r>
      <w:r>
        <w:rPr>
          <w:i/>
          <w:iCs/>
          <w:sz w:val="28"/>
          <w:szCs w:val="28"/>
        </w:rPr>
        <w:t>Quyền đối với giống cây trồng</w:t>
      </w:r>
      <w:r>
        <w:rPr>
          <w:sz w:val="28"/>
          <w:szCs w:val="28"/>
        </w:rPr>
        <w:t xml:space="preserve"> là quyền của tổ chức, cá nhân đối với giống cây trồng mới do mình chọn tạo hoặc phát hiện và phát triển hoặc được hưởng quyền sở hữu. </w:t>
      </w:r>
    </w:p>
    <w:p>
      <w:pPr>
        <w:pStyle w:val="Normal"/>
        <w:widowControl w:val="false"/>
        <w:spacing w:before="120" w:after="120"/>
        <w:ind w:firstLine="560" w:right="0"/>
        <w:jc w:val="both"/>
        <w:rPr/>
      </w:pPr>
      <w:r>
        <w:rPr>
          <w:sz w:val="28"/>
          <w:szCs w:val="28"/>
        </w:rPr>
        <w:t xml:space="preserve">6. </w:t>
      </w:r>
      <w:r>
        <w:rPr>
          <w:i/>
          <w:iCs/>
          <w:sz w:val="28"/>
          <w:szCs w:val="28"/>
        </w:rPr>
        <w:t>Chủ thể quyền sở hữu trí tuệ</w:t>
      </w:r>
      <w:r>
        <w:rPr>
          <w:sz w:val="28"/>
          <w:szCs w:val="28"/>
        </w:rPr>
        <w:t xml:space="preserve"> là chủ sở hữu quyền sở hữu trí tuệ hoặc tổ chức, cá nhân được chủ sở hữu chuyển giao quyền sở hữu trí tuệ.</w:t>
      </w:r>
    </w:p>
    <w:p>
      <w:pPr>
        <w:pStyle w:val="Normal"/>
        <w:widowControl w:val="false"/>
        <w:spacing w:before="120" w:after="120"/>
        <w:ind w:firstLine="560" w:right="0"/>
        <w:jc w:val="both"/>
        <w:rPr/>
      </w:pPr>
      <w:r>
        <w:rPr>
          <w:sz w:val="28"/>
          <w:szCs w:val="28"/>
        </w:rPr>
        <w:t xml:space="preserve">7. </w:t>
      </w:r>
      <w:r>
        <w:rPr>
          <w:i/>
          <w:iCs/>
          <w:sz w:val="28"/>
          <w:szCs w:val="28"/>
        </w:rPr>
        <w:t>Tác phẩm</w:t>
      </w:r>
      <w:r>
        <w:rPr>
          <w:sz w:val="28"/>
          <w:szCs w:val="28"/>
        </w:rPr>
        <w:t xml:space="preserve"> là sản phẩm sáng tạo trong lĩnh vực văn học, nghệ thuật và khoa học thể hiện bằng bất kỳ phư</w:t>
        <w:softHyphen/>
        <w:t>ơng tiện hay hình thức nào.</w:t>
      </w:r>
    </w:p>
    <w:p>
      <w:pPr>
        <w:pStyle w:val="Normal"/>
        <w:widowControl w:val="false"/>
        <w:spacing w:lineRule="exact" w:line="320" w:before="120" w:after="120"/>
        <w:ind w:firstLine="560" w:right="0"/>
        <w:jc w:val="both"/>
        <w:rPr/>
      </w:pPr>
      <w:r>
        <w:rPr>
          <w:sz w:val="28"/>
          <w:szCs w:val="28"/>
        </w:rPr>
        <w:t>8.</w:t>
      </w:r>
      <w:r>
        <w:rPr>
          <w:rStyle w:val="FootnoteCharacters"/>
          <w:rStyle w:val="FootnoteReference"/>
          <w:sz w:val="28"/>
          <w:szCs w:val="28"/>
        </w:rPr>
        <w:footnoteReference w:id="5"/>
      </w:r>
      <w:r>
        <w:rPr>
          <w:sz w:val="28"/>
          <w:szCs w:val="28"/>
        </w:rPr>
        <w:t xml:space="preserve"> </w:t>
      </w:r>
      <w:r>
        <w:rPr>
          <w:i/>
          <w:iCs/>
          <w:sz w:val="28"/>
          <w:szCs w:val="28"/>
        </w:rPr>
        <w:t>Tác phẩm phái sinh</w:t>
      </w:r>
      <w:r>
        <w:rPr>
          <w:sz w:val="28"/>
          <w:szCs w:val="28"/>
        </w:rPr>
        <w:t xml:space="preserve"> là tác phẩm được sáng tạo trên cơ sở một hoặc nhiều tác phẩm đã có thông qua việc dịch từ ngôn ngữ này sang ngôn ngữ khác, phóng tác, biên soạn, chú giải, tuyển chọn, cải biên, chuyển thể nhạc và các chuyển thể khác.</w:t>
      </w:r>
    </w:p>
    <w:p>
      <w:pPr>
        <w:pStyle w:val="NormalWeb"/>
        <w:widowControl w:val="false"/>
        <w:spacing w:lineRule="exact" w:line="320" w:before="120" w:after="120"/>
        <w:ind w:firstLine="560" w:right="0"/>
        <w:jc w:val="both"/>
        <w:rPr/>
      </w:pPr>
      <w:r>
        <w:rPr>
          <w:sz w:val="28"/>
          <w:szCs w:val="28"/>
          <w:lang w:val="en-US"/>
        </w:rPr>
        <w:t>9.</w:t>
      </w:r>
      <w:r>
        <w:rPr>
          <w:rStyle w:val="FootnoteCharacters"/>
          <w:rStyle w:val="FootnoteReference"/>
          <w:sz w:val="28"/>
          <w:szCs w:val="28"/>
          <w:lang w:val="en-US"/>
        </w:rPr>
        <w:footnoteReference w:id="6"/>
      </w:r>
      <w:r>
        <w:rPr>
          <w:sz w:val="28"/>
          <w:szCs w:val="28"/>
          <w:lang w:val="en-US"/>
        </w:rPr>
        <w:t xml:space="preserve"> </w:t>
      </w:r>
      <w:bookmarkStart w:id="0" w:name="_Hlk105227951"/>
      <w:r>
        <w:rPr>
          <w:i/>
          <w:iCs/>
          <w:sz w:val="28"/>
          <w:szCs w:val="28"/>
          <w:lang w:val="en-US"/>
        </w:rPr>
        <w:t>Tác phẩm, bản ghi âm, ghi hình đã công bố</w:t>
      </w:r>
      <w:r>
        <w:rPr>
          <w:sz w:val="28"/>
          <w:szCs w:val="28"/>
          <w:lang w:val="en-US"/>
        </w:rPr>
        <w:t xml:space="preserve"> là tác phẩm, bản ghi âm, ghi hình đã được phát hành với sự đồng ý của chủ sở hữu quyền tác giả, chủ sở hữu quyền liên quan để phổ biến đến công chúng bản sao dưới bất kỳ hình thức nào với số lượng hợp lý.</w:t>
      </w:r>
    </w:p>
    <w:p>
      <w:pPr>
        <w:pStyle w:val="Normal"/>
        <w:widowControl w:val="false"/>
        <w:spacing w:lineRule="exact" w:line="320" w:before="120" w:after="120"/>
        <w:ind w:firstLine="560" w:right="0"/>
        <w:jc w:val="both"/>
        <w:rPr>
          <w:b/>
          <w:sz w:val="28"/>
          <w:szCs w:val="28"/>
        </w:rPr>
      </w:pPr>
      <w:bookmarkEnd w:id="0"/>
      <w:r>
        <w:rPr>
          <w:sz w:val="28"/>
          <w:szCs w:val="28"/>
        </w:rPr>
        <w:t>10.</w:t>
      </w:r>
      <w:r>
        <w:rPr>
          <w:rStyle w:val="FootnoteCharacters"/>
          <w:rStyle w:val="FootnoteReference"/>
          <w:sz w:val="28"/>
          <w:szCs w:val="28"/>
        </w:rPr>
        <w:footnoteReference w:id="7"/>
      </w:r>
      <w:r>
        <w:rPr>
          <w:sz w:val="28"/>
          <w:szCs w:val="28"/>
        </w:rPr>
        <w:t xml:space="preserve"> </w:t>
      </w:r>
      <w:r>
        <w:rPr>
          <w:i/>
          <w:iCs/>
          <w:sz w:val="28"/>
          <w:szCs w:val="28"/>
        </w:rPr>
        <w:t>Sao chép</w:t>
      </w:r>
      <w:r>
        <w:rPr>
          <w:sz w:val="28"/>
          <w:szCs w:val="28"/>
        </w:rPr>
        <w:t xml:space="preserve"> là việc tạo ra bản sao của toàn bộ hoặc một phần tác phẩm hoặc bản ghi âm, ghi hình bằng bất kỳ phương tiện hay hình thức nào.</w:t>
      </w:r>
    </w:p>
    <w:p>
      <w:pPr>
        <w:pStyle w:val="Normal"/>
        <w:widowControl w:val="false"/>
        <w:spacing w:lineRule="exact" w:line="320" w:before="120" w:after="120"/>
        <w:ind w:firstLine="560" w:right="0"/>
        <w:jc w:val="both"/>
        <w:rPr/>
      </w:pPr>
      <w:r>
        <w:rPr>
          <w:sz w:val="28"/>
          <w:szCs w:val="28"/>
        </w:rPr>
        <w:t>10a.</w:t>
      </w:r>
      <w:r>
        <w:rPr>
          <w:rStyle w:val="FootnoteCharacters"/>
          <w:rStyle w:val="FootnoteReference"/>
          <w:sz w:val="28"/>
          <w:szCs w:val="28"/>
        </w:rPr>
        <w:footnoteReference w:id="8"/>
      </w:r>
      <w:r>
        <w:rPr>
          <w:sz w:val="28"/>
          <w:szCs w:val="28"/>
        </w:rPr>
        <w:t xml:space="preserve"> </w:t>
      </w:r>
      <w:r>
        <w:rPr>
          <w:i/>
          <w:iCs/>
          <w:sz w:val="28"/>
          <w:szCs w:val="28"/>
        </w:rPr>
        <w:t>Tiền bản quyền</w:t>
      </w:r>
      <w:r>
        <w:rPr>
          <w:sz w:val="28"/>
          <w:szCs w:val="28"/>
        </w:rPr>
        <w:t xml:space="preserve"> là khoản tiền trả cho việc sáng tạo hoặc chuyển giao quyền tác giả, quyền liên quan đối với tác phẩm, cuộc biểu diễn, bản ghi âm, ghi hình, chương trình phát sóng, bao gồm cả tiền nhuận bút, tiền thù lao.</w:t>
      </w:r>
    </w:p>
    <w:p>
      <w:pPr>
        <w:pStyle w:val="Normal"/>
        <w:widowControl w:val="false"/>
        <w:spacing w:before="80" w:after="0"/>
        <w:ind w:firstLine="560" w:right="0"/>
        <w:jc w:val="both"/>
        <w:rPr/>
      </w:pPr>
      <w:r>
        <w:rPr>
          <w:sz w:val="28"/>
          <w:szCs w:val="28"/>
        </w:rPr>
        <w:t>10b.</w:t>
      </w:r>
      <w:r>
        <w:rPr>
          <w:rStyle w:val="FootnoteCharacters"/>
          <w:rStyle w:val="FootnoteReference"/>
          <w:sz w:val="28"/>
          <w:szCs w:val="28"/>
        </w:rPr>
        <w:footnoteReference w:id="9"/>
      </w:r>
      <w:r>
        <w:rPr>
          <w:sz w:val="28"/>
          <w:szCs w:val="28"/>
        </w:rPr>
        <w:t xml:space="preserve"> </w:t>
      </w:r>
      <w:r>
        <w:rPr>
          <w:i/>
          <w:iCs/>
          <w:sz w:val="28"/>
          <w:szCs w:val="28"/>
        </w:rPr>
        <w:t>Biện pháp công nghệ bảo vệ quyền</w:t>
      </w:r>
      <w:r>
        <w:rPr>
          <w:sz w:val="28"/>
          <w:szCs w:val="28"/>
        </w:rPr>
        <w:t xml:space="preserve"> là biện pháp sử dụng bất kỳ kỹ thuật, công nghệ, thiết bị hoặc linh kiện nào trong quá trình hoạt động bình thường có chức năng chính nhằm bảo vệ quyền tác giả, quyền liên quan đối với hành vi được thực hiện mà không được sự cho phép của chủ sở hữu quyền tác giả, chủ sở hữu quyền liên quan. </w:t>
      </w:r>
    </w:p>
    <w:p>
      <w:pPr>
        <w:pStyle w:val="Normal"/>
        <w:widowControl w:val="false"/>
        <w:spacing w:before="80" w:after="0"/>
        <w:ind w:firstLine="560" w:right="0"/>
        <w:jc w:val="both"/>
        <w:rPr/>
      </w:pPr>
      <w:r>
        <w:rPr>
          <w:sz w:val="28"/>
          <w:szCs w:val="28"/>
        </w:rPr>
        <w:t>10c.</w:t>
      </w:r>
      <w:r>
        <w:rPr>
          <w:rStyle w:val="FootnoteCharacters"/>
          <w:rStyle w:val="FootnoteReference"/>
          <w:sz w:val="28"/>
          <w:szCs w:val="28"/>
        </w:rPr>
        <w:footnoteReference w:id="10"/>
      </w:r>
      <w:r>
        <w:rPr>
          <w:sz w:val="28"/>
          <w:szCs w:val="28"/>
        </w:rPr>
        <w:t xml:space="preserve"> </w:t>
      </w:r>
      <w:r>
        <w:rPr>
          <w:i/>
          <w:sz w:val="28"/>
          <w:szCs w:val="28"/>
        </w:rPr>
        <w:t>Biện pháp công nghệ hữu hiệu</w:t>
      </w:r>
      <w:r>
        <w:rPr>
          <w:sz w:val="28"/>
          <w:szCs w:val="28"/>
        </w:rPr>
        <w:t xml:space="preserve"> là biện pháp công nghệ bảo vệ quyền mà </w:t>
      </w:r>
      <w:r>
        <w:rPr>
          <w:spacing w:val="-4"/>
          <w:sz w:val="28"/>
          <w:szCs w:val="28"/>
        </w:rPr>
        <w:t>chủ thể quyền tác giả, quyền liên quan kiểm soát việc sử dụng tác phẩm, cuộc biểu diễn, bản ghi âm, ghi hình, chương trình phát sóng, tín hiệu vệ tinh mang chương trình được mã hóa thông qua các ứng dụng kiểm soát truy cập, quy trình bảo vệ hoặc cơ chế kiểm soát sao chép.</w:t>
      </w:r>
    </w:p>
    <w:p>
      <w:pPr>
        <w:pStyle w:val="Normal"/>
        <w:widowControl w:val="false"/>
        <w:spacing w:before="80" w:after="0"/>
        <w:ind w:firstLine="560" w:right="0"/>
        <w:jc w:val="both"/>
        <w:rPr/>
      </w:pPr>
      <w:r>
        <w:rPr>
          <w:sz w:val="28"/>
          <w:szCs w:val="28"/>
        </w:rPr>
        <w:t>10d.</w:t>
      </w:r>
      <w:r>
        <w:rPr>
          <w:rStyle w:val="FootnoteCharacters"/>
          <w:rStyle w:val="FootnoteReference"/>
          <w:sz w:val="28"/>
          <w:szCs w:val="28"/>
        </w:rPr>
        <w:footnoteReference w:id="11"/>
      </w:r>
      <w:r>
        <w:rPr>
          <w:sz w:val="28"/>
          <w:szCs w:val="28"/>
        </w:rPr>
        <w:t xml:space="preserve"> </w:t>
      </w:r>
      <w:r>
        <w:rPr>
          <w:i/>
          <w:iCs/>
          <w:sz w:val="28"/>
          <w:szCs w:val="28"/>
        </w:rPr>
        <w:t>Thông tin quản lý quyền</w:t>
      </w:r>
      <w:r>
        <w:rPr>
          <w:sz w:val="28"/>
          <w:szCs w:val="28"/>
        </w:rPr>
        <w:t xml:space="preserve"> là thông tin xác định về tác phẩm, cuộc biểu diễn, bản ghi âm, ghi hình, chương trình phát sóng, tín hiệu vệ tinh mang chương trình được mã hóa; về tác giả, người biểu diễn, chủ sở hữu quyền tác giả, chủ sở hữu quyền liên quan và các điều kiện khai thác, sử dụng; số hiệu, mã số thể hiện các thông tin nêu trên. Thông tin quản lý quyền phải gắn liền với bản sao hoặc xuất hiện đồng thời với tác phẩm, cuộc biểu diễn, bản ghi âm, ghi hình, chương trình phát sóng khi tác phẩm, cuộc biểu diễn, bản ghi âm, ghi hình, chương trình phát sóng được truyền đến công chúng.</w:t>
      </w:r>
    </w:p>
    <w:p>
      <w:pPr>
        <w:pStyle w:val="Normal"/>
        <w:widowControl w:val="false"/>
        <w:spacing w:before="80" w:after="0"/>
        <w:ind w:firstLine="560" w:right="0"/>
        <w:jc w:val="both"/>
        <w:rPr/>
      </w:pPr>
      <w:r>
        <w:rPr>
          <w:spacing w:val="-2"/>
          <w:sz w:val="28"/>
          <w:szCs w:val="28"/>
        </w:rPr>
        <w:t>11.</w:t>
      </w:r>
      <w:r>
        <w:rPr>
          <w:rStyle w:val="FootnoteCharacters"/>
          <w:rStyle w:val="FootnoteReference"/>
          <w:spacing w:val="-2"/>
          <w:sz w:val="28"/>
          <w:szCs w:val="28"/>
        </w:rPr>
        <w:footnoteReference w:id="12"/>
      </w:r>
      <w:r>
        <w:rPr>
          <w:spacing w:val="-2"/>
          <w:sz w:val="28"/>
          <w:szCs w:val="28"/>
        </w:rPr>
        <w:t xml:space="preserve"> </w:t>
      </w:r>
      <w:r>
        <w:rPr>
          <w:i/>
          <w:iCs/>
          <w:spacing w:val="-2"/>
          <w:sz w:val="28"/>
          <w:szCs w:val="28"/>
        </w:rPr>
        <w:t>Phát sóng</w:t>
      </w:r>
      <w:r>
        <w:rPr>
          <w:spacing w:val="-2"/>
          <w:sz w:val="28"/>
          <w:szCs w:val="28"/>
        </w:rPr>
        <w:t xml:space="preserve"> là việc truyền đến công chúng bằng phương tiện vô tuyến âm thanh hoặc hình ảnh, âm thanh và hình ảnh, sự tái hiện âm thanh hoặc hình ảnh, sự tái hiện âm thanh và hình ảnh của tác phẩm, cuộc biểu diễn, bản ghi âm, ghi hình, chương trình phát sóng, bao gồm cả việc truyền qua vệ tinh, truyền tín hiệu được mã hóa trong trường hợp phương tiện giải mã được tổ chức phát sóng cung cấp tới công chúng hoặc được cung cấp với sự đồng ý của tổ chức phát sóng.</w:t>
      </w:r>
    </w:p>
    <w:p>
      <w:pPr>
        <w:pStyle w:val="Normal"/>
        <w:widowControl w:val="false"/>
        <w:spacing w:before="80" w:after="0"/>
        <w:ind w:firstLine="560" w:right="0"/>
        <w:jc w:val="both"/>
        <w:rPr/>
      </w:pPr>
      <w:r>
        <w:rPr>
          <w:sz w:val="28"/>
          <w:szCs w:val="28"/>
        </w:rPr>
        <w:t>11a.</w:t>
      </w:r>
      <w:r>
        <w:rPr>
          <w:rStyle w:val="FootnoteCharacters"/>
          <w:rStyle w:val="FootnoteReference"/>
          <w:sz w:val="28"/>
          <w:szCs w:val="28"/>
        </w:rPr>
        <w:footnoteReference w:id="13"/>
      </w:r>
      <w:r>
        <w:rPr>
          <w:sz w:val="28"/>
          <w:szCs w:val="28"/>
        </w:rPr>
        <w:t xml:space="preserve"> </w:t>
      </w:r>
      <w:r>
        <w:rPr>
          <w:i/>
          <w:iCs/>
          <w:sz w:val="28"/>
          <w:szCs w:val="28"/>
        </w:rPr>
        <w:t xml:space="preserve">Truyền đạt đến công chúng </w:t>
      </w:r>
      <w:r>
        <w:rPr>
          <w:sz w:val="28"/>
          <w:szCs w:val="28"/>
        </w:rPr>
        <w:t>là việc truyền đến công chúng tác phẩm; âm thanh, hình ảnh của cuộc biểu diễn; âm thanh, hình ảnh hoặc sự tái hiện của âm thanh, hình ảnh được định hình trong bản ghi âm, ghi hình bằng bất kỳ phương tiện nào ngoài phát sóng.</w:t>
      </w:r>
    </w:p>
    <w:p>
      <w:pPr>
        <w:pStyle w:val="Normal"/>
        <w:widowControl w:val="false"/>
        <w:spacing w:before="80" w:after="0"/>
        <w:ind w:firstLine="560" w:right="0"/>
        <w:jc w:val="both"/>
        <w:rPr/>
      </w:pPr>
      <w:r>
        <w:rPr>
          <w:sz w:val="28"/>
          <w:szCs w:val="28"/>
        </w:rPr>
        <w:t xml:space="preserve">12. </w:t>
      </w:r>
      <w:r>
        <w:rPr>
          <w:i/>
          <w:iCs/>
          <w:sz w:val="28"/>
          <w:szCs w:val="28"/>
        </w:rPr>
        <w:t>Sáng chế</w:t>
      </w:r>
      <w:r>
        <w:rPr>
          <w:sz w:val="28"/>
          <w:szCs w:val="28"/>
        </w:rPr>
        <w:t xml:space="preserve"> là giải pháp kỹ thuật dưới dạng sản phẩm hoặc quy trình nhằm giải quyết một vấn đề xác định bằng việc ứng dụng các quy luật tự nhiên.</w:t>
      </w:r>
    </w:p>
    <w:p>
      <w:pPr>
        <w:pStyle w:val="Normal"/>
        <w:widowControl w:val="false"/>
        <w:spacing w:before="80" w:after="0"/>
        <w:ind w:firstLine="560" w:right="0"/>
        <w:jc w:val="both"/>
        <w:rPr/>
      </w:pPr>
      <w:r>
        <w:rPr>
          <w:sz w:val="28"/>
          <w:szCs w:val="28"/>
        </w:rPr>
        <w:t>12a.</w:t>
      </w:r>
      <w:r>
        <w:rPr>
          <w:rStyle w:val="FootnoteCharacters"/>
          <w:rStyle w:val="FootnoteReference"/>
          <w:sz w:val="28"/>
          <w:szCs w:val="28"/>
        </w:rPr>
        <w:footnoteReference w:id="14"/>
      </w:r>
      <w:r>
        <w:rPr>
          <w:sz w:val="28"/>
          <w:szCs w:val="28"/>
        </w:rPr>
        <w:t xml:space="preserve"> </w:t>
      </w:r>
      <w:r>
        <w:rPr>
          <w:i/>
          <w:iCs/>
          <w:sz w:val="28"/>
          <w:szCs w:val="28"/>
        </w:rPr>
        <w:t>Sáng chế mật</w:t>
      </w:r>
      <w:r>
        <w:rPr>
          <w:sz w:val="28"/>
          <w:szCs w:val="28"/>
        </w:rPr>
        <w:t xml:space="preserve"> là sáng chế được cơ quan, tổ chức có thẩm quyền xác định là bí mật nhà nước theo quy định của pháp luật về bảo vệ bí mật nhà nước.</w:t>
      </w:r>
    </w:p>
    <w:p>
      <w:pPr>
        <w:pStyle w:val="Normal"/>
        <w:widowControl w:val="false"/>
        <w:spacing w:before="80" w:after="0"/>
        <w:ind w:firstLine="560" w:right="0"/>
        <w:jc w:val="both"/>
        <w:rPr/>
      </w:pPr>
      <w:r>
        <w:rPr>
          <w:sz w:val="28"/>
          <w:szCs w:val="28"/>
        </w:rPr>
        <w:t>13.</w:t>
      </w:r>
      <w:r>
        <w:rPr>
          <w:rStyle w:val="FootnoteCharacters"/>
          <w:rStyle w:val="FootnoteReference"/>
          <w:sz w:val="28"/>
          <w:szCs w:val="28"/>
        </w:rPr>
        <w:footnoteReference w:id="15"/>
      </w:r>
      <w:r>
        <w:rPr>
          <w:sz w:val="28"/>
          <w:szCs w:val="28"/>
        </w:rPr>
        <w:t xml:space="preserve"> </w:t>
      </w:r>
      <w:r>
        <w:rPr>
          <w:i/>
          <w:iCs/>
          <w:sz w:val="28"/>
          <w:szCs w:val="28"/>
        </w:rPr>
        <w:t>Kiểu dáng công nghiệp</w:t>
      </w:r>
      <w:r>
        <w:rPr>
          <w:sz w:val="28"/>
          <w:szCs w:val="28"/>
        </w:rPr>
        <w:t xml:space="preserve"> là hình dáng bên ngoài của sản phẩm hoặc bộ phận để lắp ráp thành sản phẩm phức hợp, được thể hiện bằng hình khối, đường nét, màu sắc hoặc sự kết hợp những yếu tố này và nhìn thấy được trong quá trình khai thác công dụng của sản phẩm hoặc sản phẩm phức hợp.</w:t>
      </w:r>
    </w:p>
    <w:p>
      <w:pPr>
        <w:pStyle w:val="Normal"/>
        <w:widowControl w:val="false"/>
        <w:spacing w:before="120" w:after="0"/>
        <w:ind w:firstLine="560" w:right="0"/>
        <w:jc w:val="both"/>
        <w:rPr/>
      </w:pPr>
      <w:r>
        <w:rPr>
          <w:sz w:val="28"/>
          <w:szCs w:val="28"/>
        </w:rPr>
        <w:t xml:space="preserve">14. </w:t>
      </w:r>
      <w:r>
        <w:rPr>
          <w:i/>
          <w:iCs/>
          <w:sz w:val="28"/>
          <w:szCs w:val="28"/>
        </w:rPr>
        <w:t>Mạch tích hợp bán dẫn</w:t>
      </w:r>
      <w:r>
        <w:rPr>
          <w:sz w:val="28"/>
          <w:szCs w:val="28"/>
        </w:rPr>
        <w:t xml:space="preserve">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pPr>
        <w:pStyle w:val="Normal"/>
        <w:widowControl w:val="false"/>
        <w:spacing w:before="120" w:after="0"/>
        <w:ind w:firstLine="560" w:right="0"/>
        <w:jc w:val="both"/>
        <w:rPr/>
      </w:pPr>
      <w:r>
        <w:rPr>
          <w:sz w:val="28"/>
          <w:szCs w:val="28"/>
        </w:rPr>
        <w:t xml:space="preserve">15. </w:t>
      </w:r>
      <w:r>
        <w:rPr>
          <w:i/>
          <w:iCs/>
          <w:sz w:val="28"/>
          <w:szCs w:val="28"/>
        </w:rPr>
        <w:t>Thiết kế bố trí mạch tích hợp bán dẫn</w:t>
      </w:r>
      <w:r>
        <w:rPr>
          <w:sz w:val="28"/>
          <w:szCs w:val="28"/>
        </w:rPr>
        <w:t xml:space="preserve"> (sau đây gọi là thiết kế bố trí) là cấu trúc không gian của các phần tử mạch và mối liên kết các phần tử đó trong mạch tích hợp bán dẫn.</w:t>
      </w:r>
    </w:p>
    <w:p>
      <w:pPr>
        <w:pStyle w:val="Normal"/>
        <w:widowControl w:val="false"/>
        <w:spacing w:before="120" w:after="0"/>
        <w:ind w:firstLine="560" w:right="0"/>
        <w:jc w:val="both"/>
        <w:rPr/>
      </w:pPr>
      <w:r>
        <w:rPr>
          <w:sz w:val="28"/>
          <w:szCs w:val="28"/>
        </w:rPr>
        <w:t xml:space="preserve">16. </w:t>
      </w:r>
      <w:r>
        <w:rPr>
          <w:i/>
          <w:iCs/>
          <w:sz w:val="28"/>
          <w:szCs w:val="28"/>
        </w:rPr>
        <w:t>Nhãn hiệu</w:t>
      </w:r>
      <w:r>
        <w:rPr>
          <w:sz w:val="28"/>
          <w:szCs w:val="28"/>
        </w:rPr>
        <w:t xml:space="preserve"> là dấu hiệu dùng để phân biệt hàng hoá, dịch vụ của các tổ chức, cá nhân khác nhau.</w:t>
      </w:r>
    </w:p>
    <w:p>
      <w:pPr>
        <w:pStyle w:val="Normal"/>
        <w:widowControl w:val="false"/>
        <w:spacing w:before="120" w:after="0"/>
        <w:ind w:firstLine="561" w:right="0"/>
        <w:jc w:val="both"/>
        <w:rPr/>
      </w:pPr>
      <w:r>
        <w:rPr>
          <w:sz w:val="28"/>
          <w:szCs w:val="28"/>
        </w:rPr>
        <w:t xml:space="preserve">17. </w:t>
      </w:r>
      <w:r>
        <w:rPr>
          <w:i/>
          <w:iCs/>
          <w:sz w:val="28"/>
          <w:szCs w:val="28"/>
        </w:rPr>
        <w:t>Nhãn hiệu tập thể</w:t>
      </w:r>
      <w:r>
        <w:rPr>
          <w:sz w:val="28"/>
          <w:szCs w:val="28"/>
        </w:rPr>
        <w:t xml:space="preserve"> là nhãn hiệu dùng để phân biệt hàng hoá, dịch vụ của các thành viên của tổ chức là chủ sở hữu nhãn hiệu đó với hàng hoá, dịch vụ của tổ chức, cá nhân không phải là thành viên của tổ chức đó.</w:t>
      </w:r>
    </w:p>
    <w:p>
      <w:pPr>
        <w:pStyle w:val="Normal"/>
        <w:widowControl w:val="false"/>
        <w:spacing w:before="120" w:after="0"/>
        <w:ind w:firstLine="561" w:right="0"/>
        <w:jc w:val="both"/>
        <w:rPr/>
      </w:pPr>
      <w:r>
        <w:rPr>
          <w:sz w:val="28"/>
          <w:szCs w:val="28"/>
        </w:rPr>
        <w:t xml:space="preserve">18. </w:t>
      </w:r>
      <w:r>
        <w:rPr>
          <w:i/>
          <w:iCs/>
          <w:sz w:val="28"/>
          <w:szCs w:val="28"/>
        </w:rPr>
        <w:t>Nhãn hiệu chứng nhận</w:t>
      </w:r>
      <w:r>
        <w:rPr>
          <w:sz w:val="28"/>
          <w:szCs w:val="28"/>
        </w:rPr>
        <w:t xml:space="preserve">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hoá, cách thức cung cấp dịch vụ, chất lượng, độ chính xác, độ an toàn hoặc các đặc tính khác của hàng hoá, dịch vụ mang nhãn hiệu.</w:t>
      </w:r>
    </w:p>
    <w:p>
      <w:pPr>
        <w:pStyle w:val="Normal"/>
        <w:widowControl w:val="false"/>
        <w:spacing w:before="120" w:after="0"/>
        <w:ind w:firstLine="561" w:right="0"/>
        <w:jc w:val="both"/>
        <w:rPr>
          <w:sz w:val="28"/>
          <w:szCs w:val="28"/>
        </w:rPr>
      </w:pPr>
      <w:r>
        <w:rPr>
          <w:sz w:val="28"/>
          <w:szCs w:val="28"/>
        </w:rPr>
        <w:t>19.</w:t>
      </w:r>
      <w:r>
        <w:rPr>
          <w:rStyle w:val="FootnoteCharacters"/>
          <w:rStyle w:val="FootnoteReference"/>
          <w:sz w:val="28"/>
          <w:szCs w:val="28"/>
        </w:rPr>
        <w:footnoteReference w:id="16"/>
      </w:r>
      <w:r>
        <w:rPr>
          <w:sz w:val="28"/>
          <w:szCs w:val="28"/>
        </w:rPr>
        <w:t xml:space="preserve"> </w:t>
      </w:r>
      <w:r>
        <w:rPr>
          <w:b/>
          <w:bCs/>
          <w:i/>
          <w:iCs/>
          <w:sz w:val="28"/>
          <w:szCs w:val="28"/>
        </w:rPr>
        <w:t>(được bãi bỏ)</w:t>
      </w:r>
      <w:del w:id="2" w:author="Admin" w:date="2023-01-19T22:42:00Z">
        <w:r>
          <w:rPr>
            <w:b/>
            <w:bCs/>
            <w:i/>
            <w:iCs/>
            <w:sz w:val="28"/>
            <w:szCs w:val="28"/>
          </w:rPr>
          <w:delText>.</w:delText>
        </w:r>
      </w:del>
    </w:p>
    <w:p>
      <w:pPr>
        <w:pStyle w:val="Normal"/>
        <w:widowControl w:val="false"/>
        <w:spacing w:before="120" w:after="0"/>
        <w:ind w:firstLine="561" w:right="0"/>
        <w:jc w:val="both"/>
        <w:rPr/>
      </w:pPr>
      <w:r>
        <w:rPr>
          <w:sz w:val="28"/>
          <w:szCs w:val="28"/>
        </w:rPr>
        <w:t>20.</w:t>
      </w:r>
      <w:r>
        <w:rPr>
          <w:rStyle w:val="FootnoteCharacters"/>
          <w:rStyle w:val="FootnoteReference"/>
          <w:sz w:val="28"/>
          <w:szCs w:val="28"/>
        </w:rPr>
        <w:footnoteReference w:id="17"/>
      </w:r>
      <w:r>
        <w:rPr>
          <w:sz w:val="28"/>
          <w:szCs w:val="28"/>
        </w:rPr>
        <w:t xml:space="preserve"> </w:t>
      </w:r>
      <w:r>
        <w:rPr>
          <w:i/>
          <w:iCs/>
          <w:sz w:val="28"/>
          <w:szCs w:val="28"/>
        </w:rPr>
        <w:t>Nhãn hiệu nổi tiếng</w:t>
      </w:r>
      <w:r>
        <w:rPr>
          <w:sz w:val="28"/>
          <w:szCs w:val="28"/>
        </w:rPr>
        <w:t xml:space="preserve"> là nhãn hiệu được bộ phận công chúng có liên quan biết đến rộng rãi trên lãnh thổ Việt Nam.</w:t>
      </w:r>
    </w:p>
    <w:p>
      <w:pPr>
        <w:pStyle w:val="Normal"/>
        <w:widowControl w:val="false"/>
        <w:spacing w:before="120" w:after="0"/>
        <w:ind w:firstLine="561" w:right="0"/>
        <w:jc w:val="both"/>
        <w:rPr/>
      </w:pPr>
      <w:r>
        <w:rPr>
          <w:sz w:val="28"/>
          <w:szCs w:val="28"/>
        </w:rPr>
        <w:t xml:space="preserve">21. </w:t>
      </w:r>
      <w:r>
        <w:rPr>
          <w:i/>
          <w:iCs/>
          <w:sz w:val="28"/>
          <w:szCs w:val="28"/>
        </w:rPr>
        <w:t>Tên thương mại</w:t>
      </w:r>
      <w:r>
        <w:rPr>
          <w:sz w:val="28"/>
          <w:szCs w:val="28"/>
        </w:rPr>
        <w:t xml:space="preserve"> là tên gọi của tổ chức, cá nhân dùng trong hoạt động kinh doanh để phân biệt chủ thể kinh doanh mang tên gọi đó với chủ thể kinh doanh khác trong cùng lĩnh vực và khu vực kinh doanh.</w:t>
      </w:r>
    </w:p>
    <w:p>
      <w:pPr>
        <w:pStyle w:val="Normal"/>
        <w:widowControl w:val="false"/>
        <w:spacing w:before="120" w:after="0"/>
        <w:ind w:firstLine="561" w:right="0"/>
        <w:jc w:val="both"/>
        <w:rPr>
          <w:sz w:val="28"/>
          <w:szCs w:val="28"/>
        </w:rPr>
      </w:pPr>
      <w:r>
        <w:rPr>
          <w:sz w:val="28"/>
          <w:szCs w:val="28"/>
        </w:rPr>
        <w:t>Khu vực kinh doanh quy định tại khoản này là khu vực địa lý nơi chủ thể kinh doanh có bạn hàng, khách hàng hoặc có danh tiếng.</w:t>
      </w:r>
    </w:p>
    <w:p>
      <w:pPr>
        <w:pStyle w:val="Normal"/>
        <w:spacing w:before="120" w:after="0"/>
        <w:ind w:firstLine="561" w:right="0"/>
        <w:jc w:val="both"/>
        <w:rPr/>
      </w:pPr>
      <w:r>
        <w:rPr>
          <w:sz w:val="28"/>
          <w:szCs w:val="28"/>
        </w:rPr>
        <w:t>22.</w:t>
      </w:r>
      <w:r>
        <w:rPr>
          <w:rStyle w:val="FootnoteCharacters"/>
          <w:rStyle w:val="FootnoteReference"/>
          <w:sz w:val="28"/>
          <w:szCs w:val="28"/>
        </w:rPr>
        <w:footnoteReference w:id="18"/>
      </w:r>
      <w:r>
        <w:rPr>
          <w:sz w:val="28"/>
          <w:szCs w:val="28"/>
        </w:rPr>
        <w:t xml:space="preserve"> </w:t>
      </w:r>
      <w:r>
        <w:rPr>
          <w:i/>
          <w:iCs/>
          <w:sz w:val="28"/>
          <w:szCs w:val="28"/>
        </w:rPr>
        <w:t>Chỉ dẫn địa lý</w:t>
      </w:r>
      <w:r>
        <w:rPr>
          <w:sz w:val="28"/>
          <w:szCs w:val="28"/>
        </w:rPr>
        <w:t xml:space="preserve"> là dấu hiệu dùng để chỉ nguồn gốc địa lý của sản phẩm từ khu vực, địa phương, vùng lãnh thổ hoặc quốc gia cụ thể.</w:t>
      </w:r>
    </w:p>
    <w:p>
      <w:pPr>
        <w:pStyle w:val="Normal"/>
        <w:widowControl w:val="false"/>
        <w:spacing w:before="120" w:after="0"/>
        <w:ind w:firstLine="561" w:right="0"/>
        <w:jc w:val="both"/>
        <w:rPr>
          <w:sz w:val="28"/>
          <w:szCs w:val="28"/>
        </w:rPr>
      </w:pPr>
      <w:r>
        <w:rPr>
          <w:sz w:val="28"/>
          <w:szCs w:val="28"/>
        </w:rPr>
        <w:t>22a.</w:t>
      </w:r>
      <w:r>
        <w:rPr>
          <w:rStyle w:val="FootnoteCharacters"/>
          <w:rStyle w:val="FootnoteReference"/>
          <w:sz w:val="28"/>
          <w:szCs w:val="28"/>
        </w:rPr>
        <w:footnoteReference w:id="19"/>
      </w:r>
      <w:r>
        <w:rPr>
          <w:sz w:val="28"/>
          <w:szCs w:val="28"/>
        </w:rPr>
        <w:t xml:space="preserve"> </w:t>
      </w:r>
      <w:r>
        <w:rPr>
          <w:i/>
          <w:sz w:val="28"/>
          <w:szCs w:val="28"/>
        </w:rPr>
        <w:t>Chỉ dẫn địa lý đồng âm</w:t>
      </w:r>
      <w:r>
        <w:rPr>
          <w:sz w:val="28"/>
          <w:szCs w:val="28"/>
        </w:rPr>
        <w:t xml:space="preserve"> là các chỉ dẫn địa lý có cách phát âm hoặc cách viết trùng nhau.</w:t>
      </w:r>
    </w:p>
    <w:p>
      <w:pPr>
        <w:pStyle w:val="Normal"/>
        <w:widowControl w:val="false"/>
        <w:spacing w:before="120" w:after="120"/>
        <w:ind w:firstLine="560" w:right="0"/>
        <w:jc w:val="both"/>
        <w:rPr/>
      </w:pPr>
      <w:r>
        <w:rPr>
          <w:sz w:val="28"/>
          <w:szCs w:val="28"/>
        </w:rPr>
        <w:t xml:space="preserve">23. </w:t>
      </w:r>
      <w:r>
        <w:rPr>
          <w:i/>
          <w:iCs/>
          <w:sz w:val="28"/>
          <w:szCs w:val="28"/>
        </w:rPr>
        <w:t>Bí mật kinh doanh</w:t>
      </w:r>
      <w:r>
        <w:rPr>
          <w:sz w:val="28"/>
          <w:szCs w:val="28"/>
        </w:rPr>
        <w:t xml:space="preserve"> là thông tin thu được từ hoạt động đầu tư tài chính, trí tuệ, chưa được bộc lộ và có khả năng sử dụng trong kinh doanh.</w:t>
      </w:r>
    </w:p>
    <w:p>
      <w:pPr>
        <w:pStyle w:val="Normal"/>
        <w:widowControl w:val="false"/>
        <w:spacing w:before="120" w:after="120"/>
        <w:ind w:firstLine="560" w:right="0"/>
        <w:jc w:val="both"/>
        <w:rPr/>
      </w:pPr>
      <w:r>
        <w:rPr>
          <w:spacing w:val="-2"/>
          <w:sz w:val="28"/>
          <w:szCs w:val="28"/>
        </w:rPr>
        <w:t xml:space="preserve">24. </w:t>
      </w:r>
      <w:r>
        <w:rPr>
          <w:i/>
          <w:iCs/>
          <w:spacing w:val="-2"/>
          <w:sz w:val="28"/>
          <w:szCs w:val="28"/>
        </w:rPr>
        <w:t>Giống cây trồng</w:t>
      </w:r>
      <w:r>
        <w:rPr>
          <w:spacing w:val="-2"/>
          <w:sz w:val="28"/>
          <w:szCs w:val="28"/>
        </w:rPr>
        <w:t xml:space="preserve"> là quần thể cây trồng thuộc cùng một cấp phân loại thực vật thấp nhất, đồng nhất về hình thái, ổn định qua các chu kỳ nhân giống, có thể 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pPr>
        <w:pStyle w:val="Normal"/>
        <w:widowControl w:val="false"/>
        <w:spacing w:before="120" w:after="120"/>
        <w:ind w:firstLine="560" w:right="0"/>
        <w:jc w:val="both"/>
        <w:rPr/>
      </w:pPr>
      <w:r>
        <w:rPr>
          <w:sz w:val="28"/>
          <w:szCs w:val="28"/>
        </w:rPr>
        <w:t xml:space="preserve">25. </w:t>
      </w:r>
      <w:r>
        <w:rPr>
          <w:i/>
          <w:iCs/>
          <w:sz w:val="28"/>
          <w:szCs w:val="28"/>
        </w:rPr>
        <w:t>Văn bằng bảo hộ</w:t>
      </w:r>
      <w:r>
        <w:rPr>
          <w:sz w:val="28"/>
          <w:szCs w:val="28"/>
        </w:rPr>
        <w:t xml:space="preserve">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pPr>
        <w:pStyle w:val="Normal"/>
        <w:spacing w:before="120" w:after="120"/>
        <w:ind w:firstLine="560" w:right="0"/>
        <w:jc w:val="both"/>
        <w:rPr>
          <w:b/>
          <w:i/>
          <w:i/>
          <w:sz w:val="28"/>
          <w:szCs w:val="28"/>
        </w:rPr>
      </w:pPr>
      <w:r>
        <w:rPr>
          <w:iCs/>
          <w:sz w:val="28"/>
          <w:szCs w:val="28"/>
        </w:rPr>
        <w:t xml:space="preserve">26. </w:t>
      </w:r>
      <w:r>
        <w:rPr>
          <w:i/>
          <w:iCs/>
          <w:sz w:val="28"/>
          <w:szCs w:val="28"/>
        </w:rPr>
        <w:t>Vật liệu nhân giống</w:t>
      </w:r>
      <w:r>
        <w:rPr>
          <w:sz w:val="28"/>
          <w:szCs w:val="28"/>
        </w:rPr>
        <w:t xml:space="preserve"> là cây hoặc bộ phận của cây có khả năng phát triển thành một cây mới dùng để nhân giống hoặc để gieo trồng.</w:t>
      </w:r>
    </w:p>
    <w:p>
      <w:pPr>
        <w:pStyle w:val="Normal"/>
        <w:widowControl w:val="false"/>
        <w:spacing w:before="120" w:after="120"/>
        <w:ind w:firstLine="560" w:right="0"/>
        <w:jc w:val="both"/>
        <w:rPr/>
      </w:pPr>
      <w:r>
        <w:rPr>
          <w:sz w:val="28"/>
          <w:szCs w:val="28"/>
        </w:rPr>
        <w:t xml:space="preserve">27. </w:t>
      </w:r>
      <w:r>
        <w:rPr>
          <w:i/>
          <w:iCs/>
          <w:sz w:val="28"/>
          <w:szCs w:val="28"/>
        </w:rPr>
        <w:t>Vật liệu thu hoạch</w:t>
      </w:r>
      <w:r>
        <w:rPr>
          <w:sz w:val="28"/>
          <w:szCs w:val="28"/>
        </w:rPr>
        <w:t xml:space="preserve"> là cây hoặc bộ phận của cây thu được từ việc gieo trồng vật liệu nhân giống.</w:t>
      </w:r>
    </w:p>
    <w:p>
      <w:pPr>
        <w:pStyle w:val="Normal"/>
        <w:widowControl w:val="false"/>
        <w:spacing w:before="120" w:after="120"/>
        <w:ind w:firstLine="560" w:right="0"/>
        <w:jc w:val="both"/>
        <w:rPr>
          <w:sz w:val="28"/>
          <w:szCs w:val="28"/>
        </w:rPr>
      </w:pPr>
      <w:r>
        <w:rPr>
          <w:b/>
          <w:bCs/>
          <w:sz w:val="28"/>
          <w:szCs w:val="28"/>
        </w:rPr>
        <w:t>Điều 5.</w:t>
      </w:r>
      <w:r>
        <w:rPr>
          <w:rStyle w:val="FootnoteCharacters"/>
          <w:rStyle w:val="FootnoteReference"/>
          <w:sz w:val="28"/>
          <w:szCs w:val="28"/>
        </w:rPr>
        <w:footnoteReference w:id="20"/>
      </w:r>
      <w:r>
        <w:rPr>
          <w:b/>
          <w:bCs/>
          <w:sz w:val="28"/>
          <w:szCs w:val="28"/>
        </w:rPr>
        <w:t xml:space="preserve"> </w:t>
      </w:r>
      <w:r>
        <w:rPr>
          <w:b/>
          <w:bCs/>
          <w:i/>
          <w:iCs/>
          <w:sz w:val="28"/>
          <w:szCs w:val="28"/>
        </w:rPr>
        <w:t>(được bãi bỏ)</w:t>
      </w:r>
      <w:del w:id="3" w:author="Admin" w:date="2023-01-19T22:08:00Z">
        <w:r>
          <w:rPr>
            <w:b/>
            <w:bCs/>
            <w:i/>
            <w:iCs/>
            <w:sz w:val="28"/>
            <w:szCs w:val="28"/>
          </w:rPr>
          <w:delText>.</w:delText>
        </w:r>
      </w:del>
    </w:p>
    <w:p>
      <w:pPr>
        <w:pStyle w:val="Normal"/>
        <w:widowControl w:val="false"/>
        <w:spacing w:before="120" w:after="120"/>
        <w:ind w:firstLine="560" w:right="0"/>
        <w:jc w:val="both"/>
        <w:rPr>
          <w:b/>
          <w:bCs/>
          <w:i/>
          <w:i/>
          <w:iCs/>
          <w:sz w:val="28"/>
          <w:szCs w:val="28"/>
        </w:rPr>
      </w:pPr>
      <w:r>
        <w:rPr>
          <w:b/>
          <w:bCs/>
          <w:sz w:val="28"/>
          <w:szCs w:val="28"/>
        </w:rPr>
        <w:t xml:space="preserve">Điều 6. </w:t>
      </w:r>
      <w:r>
        <w:rPr>
          <w:b/>
          <w:bCs/>
          <w:iCs/>
          <w:sz w:val="28"/>
          <w:szCs w:val="28"/>
        </w:rPr>
        <w:t>Căn cứ phát sinh, xác lập quyền sở hữu trí tuệ</w:t>
      </w:r>
    </w:p>
    <w:p>
      <w:pPr>
        <w:pStyle w:val="Normal"/>
        <w:widowControl w:val="false"/>
        <w:spacing w:before="120" w:after="120"/>
        <w:ind w:firstLine="560" w:right="0"/>
        <w:jc w:val="both"/>
        <w:rPr/>
      </w:pPr>
      <w:r>
        <w:rPr>
          <w:sz w:val="28"/>
          <w:szCs w:val="28"/>
        </w:rPr>
        <w:t>1. Quyền tác giả phát sinh kể từ khi tác phẩm được sáng tạo và được thể hiện d</w:t>
        <w:softHyphen/>
        <w:t>ưới một hình thức vật chất nhất định, không phân biệt nội dung, chất lượng, hình thức, phương tiện, ngôn ngữ, đã công bố hay ch</w:t>
        <w:softHyphen/>
        <w:t>ưa công bố, đã đăng ký hay ch</w:t>
        <w:softHyphen/>
        <w:t xml:space="preserve">ưa đăng ký. </w:t>
      </w:r>
    </w:p>
    <w:p>
      <w:pPr>
        <w:pStyle w:val="Normal"/>
        <w:widowControl w:val="false"/>
        <w:spacing w:before="120" w:after="120"/>
        <w:ind w:firstLine="560" w:right="0"/>
        <w:jc w:val="both"/>
        <w:rPr/>
      </w:pPr>
      <w:r>
        <w:rPr>
          <w:sz w:val="28"/>
          <w:szCs w:val="28"/>
        </w:rPr>
        <w:t>2. Quyền liên quan phát sinh kể từ khi cuộc biểu diễn, bản ghi âm, ghi hình, chương trình phát sóng, tín hiệu vệ tinh mang chư</w:t>
        <w:softHyphen/>
        <w:t>ơng trình được mã hoá được định hình hoặc thực hiện mà không gây ph</w:t>
        <w:softHyphen/>
        <w:t>ương hại đến quyền tác giả.</w:t>
      </w:r>
    </w:p>
    <w:p>
      <w:pPr>
        <w:pStyle w:val="Normal"/>
        <w:widowControl w:val="false"/>
        <w:spacing w:before="120" w:after="120"/>
        <w:ind w:firstLine="560" w:right="0"/>
        <w:jc w:val="both"/>
        <w:rPr>
          <w:sz w:val="28"/>
          <w:szCs w:val="28"/>
        </w:rPr>
      </w:pPr>
      <w:r>
        <w:rPr>
          <w:sz w:val="28"/>
          <w:szCs w:val="28"/>
        </w:rPr>
        <w:t>3. Quyền sở hữu công nghiệp được xác lập như sau:</w:t>
      </w:r>
    </w:p>
    <w:p>
      <w:pPr>
        <w:pStyle w:val="Normal"/>
        <w:widowControl w:val="false"/>
        <w:spacing w:before="120" w:after="120"/>
        <w:ind w:firstLine="560" w:right="0"/>
        <w:jc w:val="both"/>
        <w:rPr/>
      </w:pPr>
      <w:r>
        <w:rPr>
          <w:sz w:val="28"/>
          <w:szCs w:val="28"/>
        </w:rPr>
        <w:t>a)</w:t>
      </w:r>
      <w:r>
        <w:rPr>
          <w:rStyle w:val="FootnoteCharacters"/>
          <w:rStyle w:val="FootnoteReference"/>
          <w:sz w:val="28"/>
          <w:szCs w:val="28"/>
        </w:rPr>
        <w:footnoteReference w:id="21"/>
      </w:r>
      <w:r>
        <w:rPr>
          <w:sz w:val="28"/>
          <w:szCs w:val="28"/>
        </w:rPr>
        <w:t xml:space="preserve"> </w:t>
      </w:r>
      <w:r>
        <w:rPr>
          <w:sz w:val="28"/>
        </w:rPr>
        <w:t>Quyền sở hữu công nghiệp đối với sáng chế, kiểu dáng công nghiệp, thiết kế bố trí, nhãn hiệu</w:t>
      </w:r>
      <w:r>
        <w:rPr>
          <w:sz w:val="28"/>
          <w:szCs w:val="28"/>
        </w:rPr>
        <w:t xml:space="preserve"> được xác lập trên cơ sở quyết định cấp văn bằng bảo hộ của cơ quan nhà nước có thẩm quyền theo thủ tục đăng ký quy định tại Luật này hoặc công nhận đăng ký quốc tế theo điều ước quốc tế mà Cộng hòa xã hội chủ nghĩa Việt Nam là thành viên.</w:t>
      </w:r>
    </w:p>
    <w:p>
      <w:pPr>
        <w:pStyle w:val="Normal"/>
        <w:widowControl w:val="false"/>
        <w:spacing w:before="120" w:after="120"/>
        <w:ind w:firstLine="560" w:right="0"/>
        <w:jc w:val="both"/>
        <w:rPr/>
      </w:pPr>
      <w:r>
        <w:rPr>
          <w:sz w:val="28"/>
        </w:rPr>
        <w:t>Quyền</w:t>
      </w:r>
      <w:r>
        <w:rPr>
          <w:iCs/>
          <w:sz w:val="28"/>
          <w:szCs w:val="28"/>
        </w:rPr>
        <w:t xml:space="preserve"> sở hữu công nghiệp</w:t>
      </w:r>
      <w:r>
        <w:rPr>
          <w:sz w:val="28"/>
          <w:szCs w:val="28"/>
        </w:rPr>
        <w:t xml:space="preserve"> đối với nhãn hiệu nổi tiếng được xác lập trên cơ sở sử dụng, </w:t>
      </w:r>
      <w:r>
        <w:rPr>
          <w:sz w:val="28"/>
        </w:rPr>
        <w:t>không</w:t>
      </w:r>
      <w:r>
        <w:rPr>
          <w:sz w:val="28"/>
          <w:szCs w:val="28"/>
        </w:rPr>
        <w:t xml:space="preserve"> phụ thuộc vào thủ tục đăng ký.</w:t>
      </w:r>
    </w:p>
    <w:p>
      <w:pPr>
        <w:pStyle w:val="Normal"/>
        <w:widowControl w:val="false"/>
        <w:spacing w:before="100" w:after="0"/>
        <w:ind w:firstLine="561" w:right="0"/>
        <w:jc w:val="both"/>
        <w:rPr>
          <w:sz w:val="28"/>
          <w:szCs w:val="28"/>
        </w:rPr>
      </w:pPr>
      <w:r>
        <w:rPr>
          <w:iCs/>
          <w:sz w:val="28"/>
          <w:szCs w:val="28"/>
        </w:rPr>
        <w:t>Quyền sở hữu công nghiệp</w:t>
      </w:r>
      <w:r>
        <w:rPr>
          <w:sz w:val="28"/>
          <w:szCs w:val="28"/>
        </w:rPr>
        <w:t xml:space="preserve"> đối với</w:t>
      </w:r>
      <w:r>
        <w:rPr>
          <w:sz w:val="28"/>
        </w:rPr>
        <w:t xml:space="preserve"> chỉ dẫn địa lý được xác lập trên cơ sở quyết định cấp văn bằng bảo hộ của cơ quan nhà nước có thẩm quyền theo thủ tục đăng ký quy định tại Luật này hoặc </w:t>
      </w:r>
      <w:r>
        <w:rPr>
          <w:sz w:val="28"/>
          <w:szCs w:val="28"/>
        </w:rPr>
        <w:t>theo</w:t>
      </w:r>
      <w:r>
        <w:rPr>
          <w:sz w:val="28"/>
        </w:rPr>
        <w:t xml:space="preserve"> điều ước quốc tế mà Cộng hòa xã hội chủ nghĩa Việt Nam là thành </w:t>
      </w:r>
      <w:r>
        <w:rPr>
          <w:sz w:val="28"/>
          <w:szCs w:val="28"/>
        </w:rPr>
        <w:t>viên;</w:t>
      </w:r>
    </w:p>
    <w:p>
      <w:pPr>
        <w:pStyle w:val="Normal"/>
        <w:widowControl w:val="false"/>
        <w:spacing w:before="100" w:after="0"/>
        <w:ind w:firstLine="561" w:right="0"/>
        <w:jc w:val="both"/>
        <w:rPr/>
      </w:pPr>
      <w:r>
        <w:rPr>
          <w:sz w:val="28"/>
          <w:szCs w:val="28"/>
        </w:rPr>
        <w:t>b) Quyền sở hữu công nghiệp đối với tên thương mại được xác lập trên cơ sở sử dụng hợp pháp tên thương mại đó;</w:t>
      </w:r>
    </w:p>
    <w:p>
      <w:pPr>
        <w:pStyle w:val="Normal"/>
        <w:widowControl w:val="false"/>
        <w:spacing w:before="100" w:after="0"/>
        <w:ind w:firstLine="561" w:right="0"/>
        <w:jc w:val="both"/>
        <w:rPr>
          <w:sz w:val="28"/>
          <w:szCs w:val="28"/>
        </w:rPr>
      </w:pPr>
      <w:r>
        <w:rPr>
          <w:sz w:val="28"/>
          <w:szCs w:val="28"/>
        </w:rPr>
        <w:t>c) Quyền sở hữu công nghiệp đối với bí mật kinh doanh được xác lập trên cơ sở có được một cách hợp pháp bí mật kinh doanh và thực hiện việc bảo mật bí mật kinh doanh đó;</w:t>
      </w:r>
    </w:p>
    <w:p>
      <w:pPr>
        <w:pStyle w:val="Normal"/>
        <w:widowControl w:val="false"/>
        <w:spacing w:before="100" w:after="0"/>
        <w:ind w:firstLine="561" w:right="0"/>
        <w:jc w:val="both"/>
        <w:rPr/>
      </w:pPr>
      <w:r>
        <w:rPr>
          <w:sz w:val="28"/>
          <w:szCs w:val="28"/>
        </w:rPr>
        <w:t xml:space="preserve">d) Quyền chống cạnh tranh không lành mạnh được xác lập trên cơ sở hoạt động cạnh tranh trong kinh doanh. </w:t>
      </w:r>
    </w:p>
    <w:p>
      <w:pPr>
        <w:pStyle w:val="Normal"/>
        <w:widowControl w:val="false"/>
        <w:spacing w:before="100" w:after="0"/>
        <w:ind w:firstLine="561" w:right="0"/>
        <w:jc w:val="both"/>
        <w:rPr>
          <w:sz w:val="28"/>
          <w:szCs w:val="28"/>
        </w:rPr>
      </w:pPr>
      <w:r>
        <w:rPr>
          <w:sz w:val="28"/>
          <w:szCs w:val="28"/>
        </w:rPr>
        <w:t xml:space="preserve">4. Quyền đối với giống cây trồng được xác lập trên cơ sở quyết định cấp Bằng bảo hộ giống cây trồng của cơ quan nhà nước có thẩm quyền theo thủ tục đăng ký quy định tại Luật này. </w:t>
      </w:r>
    </w:p>
    <w:p>
      <w:pPr>
        <w:pStyle w:val="Normal"/>
        <w:widowControl w:val="false"/>
        <w:spacing w:before="100" w:after="0"/>
        <w:ind w:firstLine="561" w:right="0"/>
        <w:jc w:val="both"/>
        <w:rPr>
          <w:b/>
          <w:bCs/>
          <w:i/>
          <w:i/>
          <w:iCs/>
          <w:sz w:val="28"/>
          <w:szCs w:val="28"/>
        </w:rPr>
      </w:pPr>
      <w:r>
        <w:rPr>
          <w:b/>
          <w:bCs/>
          <w:sz w:val="28"/>
          <w:szCs w:val="28"/>
        </w:rPr>
        <w:t>Điều 7.</w:t>
      </w:r>
      <w:r>
        <w:rPr>
          <w:b/>
          <w:bCs/>
          <w:i/>
          <w:iCs/>
          <w:sz w:val="28"/>
          <w:szCs w:val="28"/>
        </w:rPr>
        <w:t xml:space="preserve"> </w:t>
      </w:r>
      <w:r>
        <w:rPr>
          <w:b/>
          <w:bCs/>
          <w:iCs/>
          <w:sz w:val="28"/>
          <w:szCs w:val="28"/>
        </w:rPr>
        <w:t>Giới hạn quyền sở hữu trí tuệ</w:t>
      </w:r>
      <w:r>
        <w:rPr>
          <w:rStyle w:val="FootnoteCharacters"/>
          <w:rStyle w:val="FootnoteReference"/>
          <w:bCs/>
          <w:iCs/>
        </w:rPr>
        <w:footnoteReference w:id="22"/>
      </w:r>
    </w:p>
    <w:p>
      <w:pPr>
        <w:pStyle w:val="Normal"/>
        <w:widowControl w:val="false"/>
        <w:spacing w:before="100" w:after="0"/>
        <w:ind w:firstLine="561" w:right="0"/>
        <w:jc w:val="both"/>
        <w:rPr/>
      </w:pPr>
      <w:r>
        <w:rPr>
          <w:sz w:val="28"/>
          <w:szCs w:val="28"/>
        </w:rPr>
        <w:t>1. Chủ thể quyền sở hữu trí tuệ chỉ được thực hiện quyền của mình trong phạm vi và thời hạn bảo hộ theo quy định của Luật này.</w:t>
      </w:r>
    </w:p>
    <w:p>
      <w:pPr>
        <w:pStyle w:val="Normal"/>
        <w:widowControl w:val="false"/>
        <w:spacing w:before="100" w:after="0"/>
        <w:ind w:firstLine="561" w:right="0"/>
        <w:jc w:val="both"/>
        <w:rPr>
          <w:sz w:val="28"/>
          <w:szCs w:val="28"/>
        </w:rPr>
      </w:pPr>
      <w:r>
        <w:rPr>
          <w:bCs/>
          <w:sz w:val="28"/>
          <w:szCs w:val="28"/>
          <w:shd w:fill="FFFFFF" w:val="clear"/>
        </w:rPr>
        <w:t>2.</w:t>
      </w:r>
      <w:r>
        <w:rPr>
          <w:rStyle w:val="FootnoteCharacters"/>
          <w:rStyle w:val="FootnoteReference"/>
          <w:bCs/>
          <w:sz w:val="28"/>
          <w:szCs w:val="28"/>
          <w:shd w:fill="FFFFFF" w:val="clear"/>
        </w:rPr>
        <w:footnoteReference w:id="23"/>
      </w:r>
      <w:r>
        <w:rPr>
          <w:sz w:val="28"/>
          <w:szCs w:val="28"/>
          <w:shd w:fill="FFFFFF" w:val="clear"/>
        </w:rPr>
        <w:t xml:space="preserve"> Việc thực hiện quyền sở hữu trí tuệ không được xâm phạm lợi ích của Nhà nước, lợi ích công cộng, quyền và lợi ích hợp pháp của tổ chức, cá nhân và không được vi phạm quy định khác của pháp luật có liên quan. </w:t>
      </w:r>
      <w:r>
        <w:rPr>
          <w:sz w:val="28"/>
          <w:szCs w:val="28"/>
        </w:rPr>
        <w:t>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pPr>
        <w:pStyle w:val="Normal"/>
        <w:widowControl w:val="false"/>
        <w:spacing w:before="100" w:after="0"/>
        <w:ind w:firstLine="561" w:right="0"/>
        <w:jc w:val="both"/>
        <w:rPr/>
      </w:pPr>
      <w:r>
        <w:rPr>
          <w:bCs/>
          <w:sz w:val="28"/>
          <w:szCs w:val="28"/>
        </w:rPr>
        <w:t xml:space="preserve">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w:t>
      </w:r>
      <w:r>
        <w:rPr>
          <w:sz w:val="28"/>
          <w:szCs w:val="28"/>
        </w:rPr>
        <w:t>sáng chế thuộc bí mật nhà nước được thực hiện theo quy định của Chính phủ.</w:t>
      </w:r>
    </w:p>
    <w:p>
      <w:pPr>
        <w:pStyle w:val="Normal"/>
        <w:widowControl w:val="false"/>
        <w:spacing w:before="100" w:after="0"/>
        <w:ind w:firstLine="561" w:right="0"/>
        <w:jc w:val="both"/>
        <w:rPr>
          <w:b/>
          <w:bCs/>
          <w:i/>
          <w:i/>
          <w:iCs/>
          <w:sz w:val="28"/>
          <w:szCs w:val="28"/>
        </w:rPr>
      </w:pPr>
      <w:r>
        <w:rPr>
          <w:b/>
          <w:bCs/>
          <w:sz w:val="28"/>
          <w:szCs w:val="28"/>
        </w:rPr>
        <w:t>Điều 8.</w:t>
      </w:r>
      <w:r>
        <w:rPr>
          <w:b/>
          <w:bCs/>
          <w:i/>
          <w:iCs/>
          <w:sz w:val="28"/>
          <w:szCs w:val="28"/>
        </w:rPr>
        <w:t xml:space="preserve"> </w:t>
      </w:r>
      <w:r>
        <w:rPr>
          <w:b/>
          <w:bCs/>
          <w:iCs/>
          <w:sz w:val="28"/>
          <w:szCs w:val="28"/>
        </w:rPr>
        <w:t>Chính sách của Nhà nước về sở hữu trí tuệ</w:t>
      </w:r>
      <w:r>
        <w:rPr>
          <w:rStyle w:val="FootnoteCharacters"/>
          <w:rStyle w:val="FootnoteReference"/>
          <w:bCs/>
          <w:iCs/>
        </w:rPr>
        <w:footnoteReference w:id="24"/>
      </w:r>
    </w:p>
    <w:p>
      <w:pPr>
        <w:pStyle w:val="Normal"/>
        <w:widowControl w:val="false"/>
        <w:spacing w:before="100" w:after="0"/>
        <w:ind w:firstLine="561" w:right="0"/>
        <w:jc w:val="both"/>
        <w:rPr/>
      </w:pPr>
      <w:r>
        <w:rPr>
          <w:sz w:val="28"/>
          <w:szCs w:val="28"/>
        </w:rPr>
        <w:t>1. Công nhận và bảo hộ quyền sở hữu trí tuệ của tổ chức, cá nhân trên cơ sở bảo đảm hài hoà lợi ích của chủ thể quyền sở hữu trí tuệ với lợi ích công cộng; không bảo hộ các đối tượng sở hữu trí tuệ trái với đạo đức xã hội, trật tự công cộng, có hại cho quốc phòng, an ninh.</w:t>
      </w:r>
    </w:p>
    <w:p>
      <w:pPr>
        <w:pStyle w:val="Normal"/>
        <w:spacing w:lineRule="exact" w:line="340" w:before="120" w:after="120"/>
        <w:ind w:firstLine="561" w:right="0"/>
        <w:jc w:val="both"/>
        <w:rPr/>
      </w:pPr>
      <w:r>
        <w:rPr>
          <w:sz w:val="28"/>
          <w:szCs w:val="28"/>
        </w:rPr>
        <w:t>2.</w:t>
      </w:r>
      <w:r>
        <w:rPr>
          <w:rStyle w:val="FootnoteCharacters"/>
          <w:rStyle w:val="FootnoteReference"/>
          <w:sz w:val="28"/>
          <w:szCs w:val="28"/>
        </w:rPr>
        <w:footnoteReference w:id="25"/>
      </w:r>
      <w:r>
        <w:rPr>
          <w:sz w:val="28"/>
          <w:szCs w:val="28"/>
        </w:rPr>
        <w:t xml:space="preserve"> Khuyến khích, thúc đẩy hoạt động đổi mới sáng tạo, khai thác tài sản trí tuệ thông qua hỗ trợ về tài chính, ưu đãi về thuế, tín dụng và hỗ trợ, ưu đãi đầu tư khác phù hợp với quy định của pháp luật nhằm góp phần phát triển kinh tế - xã hội, nâng cao đời sống vật chất và tinh thần của Nhân dân.</w:t>
      </w:r>
    </w:p>
    <w:p>
      <w:pPr>
        <w:pStyle w:val="Normal"/>
        <w:widowControl w:val="false"/>
        <w:spacing w:lineRule="exact" w:line="340" w:before="120" w:after="120"/>
        <w:ind w:firstLine="561" w:right="0"/>
        <w:jc w:val="both"/>
        <w:rPr>
          <w:spacing w:val="2"/>
          <w:sz w:val="28"/>
          <w:szCs w:val="28"/>
        </w:rPr>
      </w:pPr>
      <w:r>
        <w:rPr>
          <w:b/>
          <w:spacing w:val="2"/>
          <w:sz w:val="28"/>
          <w:szCs w:val="28"/>
        </w:rPr>
        <w:t xml:space="preserve"> </w:t>
      </w:r>
      <w:r>
        <w:rPr>
          <w:spacing w:val="2"/>
          <w:sz w:val="28"/>
          <w:szCs w:val="28"/>
        </w:rPr>
        <w:t>3.</w:t>
      </w:r>
      <w:r>
        <w:rPr>
          <w:rStyle w:val="FootnoteCharacters"/>
          <w:rStyle w:val="FootnoteReference"/>
          <w:spacing w:val="2"/>
          <w:sz w:val="28"/>
          <w:szCs w:val="28"/>
        </w:rPr>
        <w:footnoteReference w:id="26"/>
      </w:r>
      <w:r>
        <w:rPr>
          <w:spacing w:val="2"/>
          <w:sz w:val="28"/>
          <w:szCs w:val="28"/>
        </w:rPr>
        <w:t xml:space="preserve"> Hỗ trợ tài chính cho việc tạo ra, nhận chuyển giao, khai thác quyền sở hữu trí tuệ phục vụ lợi ích công cộng; khuyến khích tổ chức, cá nhân trong nước và nước ngoài tài trợ cho hoạt động đổi mới sáng tạo và bảo hộ quyền sở hữu trí tuệ.</w:t>
      </w:r>
    </w:p>
    <w:p>
      <w:pPr>
        <w:pStyle w:val="Normal"/>
        <w:widowControl w:val="false"/>
        <w:spacing w:lineRule="exact" w:line="340" w:before="120" w:after="120"/>
        <w:ind w:firstLine="561" w:right="0"/>
        <w:jc w:val="both"/>
        <w:rPr/>
      </w:pPr>
      <w:r>
        <w:rPr>
          <w:sz w:val="28"/>
          <w:szCs w:val="28"/>
        </w:rPr>
        <w:t>4. Ưu tiên đầu tư cho việc đào tạo, bồi dưỡng đội ngũ cán bộ, công chức, viên chức, các đối tượng liên quan làm công tác bảo hộ quyền sở hữu trí tuệ và nghiên cứu, ứng dụng khoa học - kỹ thuật về bảo hộ quyền sở hữu trí tuệ.</w:t>
      </w:r>
    </w:p>
    <w:p>
      <w:pPr>
        <w:pStyle w:val="Normal"/>
        <w:widowControl w:val="false"/>
        <w:spacing w:lineRule="exact" w:line="340" w:before="120" w:after="120"/>
        <w:ind w:firstLine="561" w:right="0"/>
        <w:jc w:val="both"/>
        <w:rPr>
          <w:sz w:val="28"/>
          <w:szCs w:val="28"/>
        </w:rPr>
      </w:pPr>
      <w:r>
        <w:rPr>
          <w:sz w:val="28"/>
          <w:szCs w:val="28"/>
        </w:rPr>
        <w:t>5. Huy động các nguồn lực của xã hội đầu tư nâng cao năng lực hệ thống bảo hộ quyền sở hữu trí tuệ, đáp ứng yêu cầu phát triển kinh tế - xã hội và hội nhập kinh tế quốc tế.</w:t>
      </w:r>
    </w:p>
    <w:p>
      <w:pPr>
        <w:pStyle w:val="Normal"/>
        <w:widowControl w:val="false"/>
        <w:spacing w:lineRule="exact" w:line="340" w:before="120" w:after="120"/>
        <w:ind w:firstLine="561" w:right="0"/>
        <w:jc w:val="both"/>
        <w:rPr>
          <w:b/>
          <w:bCs/>
          <w:i/>
          <w:i/>
          <w:iCs/>
          <w:sz w:val="28"/>
          <w:szCs w:val="28"/>
        </w:rPr>
      </w:pPr>
      <w:r>
        <w:rPr>
          <w:b/>
          <w:bCs/>
          <w:sz w:val="28"/>
          <w:szCs w:val="28"/>
        </w:rPr>
        <w:t xml:space="preserve">Điều 9. </w:t>
      </w:r>
      <w:r>
        <w:rPr>
          <w:b/>
          <w:bCs/>
          <w:iCs/>
          <w:sz w:val="28"/>
          <w:szCs w:val="28"/>
        </w:rPr>
        <w:t>Quyền và trách nhiệm của tổ chức, cá nhân trong việc bảo vệ quyền sở hữu trí tuệ</w:t>
      </w:r>
    </w:p>
    <w:p>
      <w:pPr>
        <w:pStyle w:val="Normal"/>
        <w:widowControl w:val="false"/>
        <w:spacing w:lineRule="exact" w:line="340" w:before="120" w:after="120"/>
        <w:ind w:firstLine="561" w:right="0"/>
        <w:jc w:val="both"/>
        <w:rPr/>
      </w:pPr>
      <w:r>
        <w:rPr>
          <w:sz w:val="28"/>
          <w:szCs w:val="28"/>
        </w:rPr>
        <w:t>Tổ chức, cá nhân có quyền áp dụng các biện pháp mà pháp luật cho phép để tự bảo vệ quyền sở hữu trí tuệ của mình và có trách nhiệm tôn trọng quyền sở hữu trí tuệ của tổ chức, cá nhân khác theo quy định của Luật này và các quy định khác của pháp luật có liên quan.</w:t>
      </w:r>
    </w:p>
    <w:p>
      <w:pPr>
        <w:pStyle w:val="Normal"/>
        <w:widowControl w:val="false"/>
        <w:spacing w:lineRule="exact" w:line="340" w:before="120" w:after="120"/>
        <w:ind w:firstLine="561" w:right="0"/>
        <w:jc w:val="both"/>
        <w:rPr/>
      </w:pPr>
      <w:r>
        <w:rPr>
          <w:b/>
          <w:bCs/>
          <w:sz w:val="28"/>
          <w:szCs w:val="28"/>
        </w:rPr>
        <w:t xml:space="preserve">Điều 10. </w:t>
      </w:r>
      <w:r>
        <w:rPr>
          <w:b/>
          <w:bCs/>
          <w:iCs/>
          <w:sz w:val="28"/>
          <w:szCs w:val="28"/>
        </w:rPr>
        <w:t xml:space="preserve">Nội dung quản lý nhà nước về sở hữu trí tuệ </w:t>
      </w:r>
    </w:p>
    <w:p>
      <w:pPr>
        <w:pStyle w:val="Normal"/>
        <w:widowControl w:val="false"/>
        <w:spacing w:lineRule="exact" w:line="340" w:before="120" w:after="120"/>
        <w:ind w:firstLine="561" w:right="0"/>
        <w:jc w:val="both"/>
        <w:rPr>
          <w:sz w:val="28"/>
          <w:szCs w:val="28"/>
        </w:rPr>
      </w:pPr>
      <w:r>
        <w:rPr>
          <w:sz w:val="28"/>
          <w:szCs w:val="28"/>
        </w:rPr>
        <w:t>1. Xây dựng, chỉ đạo thực hiện chiến lược, chính sách bảo hộ quyền sở hữu trí tuệ.</w:t>
      </w:r>
    </w:p>
    <w:p>
      <w:pPr>
        <w:pStyle w:val="Normal"/>
        <w:widowControl w:val="false"/>
        <w:spacing w:lineRule="exact" w:line="340" w:before="120" w:after="120"/>
        <w:ind w:firstLine="561" w:right="0"/>
        <w:jc w:val="both"/>
        <w:rPr/>
      </w:pPr>
      <w:r>
        <w:rPr>
          <w:sz w:val="28"/>
          <w:szCs w:val="28"/>
        </w:rPr>
        <w:t>2. Ban hành và tổ chức thực hiện các văn bản pháp luật về sở hữu trí tuệ.</w:t>
      </w:r>
    </w:p>
    <w:p>
      <w:pPr>
        <w:pStyle w:val="Normal"/>
        <w:widowControl w:val="false"/>
        <w:spacing w:lineRule="exact" w:line="340" w:before="120" w:after="120"/>
        <w:ind w:firstLine="561" w:right="0"/>
        <w:jc w:val="both"/>
        <w:rPr>
          <w:sz w:val="28"/>
          <w:szCs w:val="28"/>
        </w:rPr>
      </w:pPr>
      <w:r>
        <w:rPr>
          <w:sz w:val="28"/>
          <w:szCs w:val="28"/>
        </w:rPr>
        <w:t>3. Tổ chức bộ máy quản lý về sở hữu trí tuệ; đào tạo, bồi dưỡng cán bộ về sở hữu trí tuệ.</w:t>
      </w:r>
    </w:p>
    <w:p>
      <w:pPr>
        <w:pStyle w:val="Normal"/>
        <w:widowControl w:val="false"/>
        <w:spacing w:lineRule="exact" w:line="340" w:before="120" w:after="120"/>
        <w:ind w:firstLine="561" w:right="0"/>
        <w:jc w:val="both"/>
        <w:rPr/>
      </w:pPr>
      <w:r>
        <w:rPr>
          <w:sz w:val="28"/>
          <w:szCs w:val="28"/>
        </w:rPr>
        <w:t>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p>
      <w:pPr>
        <w:pStyle w:val="Normal"/>
        <w:widowControl w:val="false"/>
        <w:spacing w:lineRule="exact" w:line="340" w:before="120" w:after="120"/>
        <w:ind w:firstLine="561" w:right="0"/>
        <w:jc w:val="both"/>
        <w:rPr>
          <w:sz w:val="28"/>
          <w:szCs w:val="28"/>
        </w:rPr>
      </w:pPr>
      <w:r>
        <w:rPr>
          <w:sz w:val="28"/>
          <w:szCs w:val="28"/>
        </w:rPr>
        <w:t>5. Thanh tra, kiểm tra việc chấp hành pháp luật về sở hữu trí tuệ; giải quyết khiếu nại, tố cáo và xử lý vi phạm pháp luật về sở hữu trí tuệ.</w:t>
      </w:r>
    </w:p>
    <w:p>
      <w:pPr>
        <w:pStyle w:val="Normal"/>
        <w:widowControl w:val="false"/>
        <w:spacing w:lineRule="exact" w:line="340" w:before="120" w:after="120"/>
        <w:ind w:firstLine="561" w:right="0"/>
        <w:jc w:val="both"/>
        <w:rPr/>
      </w:pPr>
      <w:r>
        <w:rPr>
          <w:sz w:val="28"/>
          <w:szCs w:val="28"/>
        </w:rPr>
        <w:t>6. Tổ chức hoạt động thông tin, thống kê về sở hữu trí tuệ.</w:t>
      </w:r>
    </w:p>
    <w:p>
      <w:pPr>
        <w:pStyle w:val="Normal"/>
        <w:widowControl w:val="false"/>
        <w:spacing w:lineRule="exact" w:line="340" w:before="120" w:after="120"/>
        <w:ind w:firstLine="561" w:right="0"/>
        <w:jc w:val="both"/>
        <w:rPr>
          <w:sz w:val="28"/>
          <w:szCs w:val="28"/>
        </w:rPr>
      </w:pPr>
      <w:r>
        <w:rPr>
          <w:sz w:val="28"/>
          <w:szCs w:val="28"/>
        </w:rPr>
        <w:t>7. Tổ chức, quản lý hoạt động giám định về sở hữu trí tuệ.</w:t>
      </w:r>
    </w:p>
    <w:p>
      <w:pPr>
        <w:pStyle w:val="Normal"/>
        <w:widowControl w:val="false"/>
        <w:spacing w:lineRule="exact" w:line="340" w:before="120" w:after="120"/>
        <w:ind w:firstLine="561" w:right="0"/>
        <w:jc w:val="both"/>
        <w:rPr>
          <w:sz w:val="28"/>
          <w:szCs w:val="28"/>
        </w:rPr>
      </w:pPr>
      <w:r>
        <w:rPr>
          <w:sz w:val="28"/>
          <w:szCs w:val="28"/>
        </w:rPr>
        <w:t>8. Giáo dục, tuyên truyền, phổ biến kiến thức, pháp luật về sở hữu trí tuệ.</w:t>
      </w:r>
    </w:p>
    <w:p>
      <w:pPr>
        <w:pStyle w:val="Normal"/>
        <w:widowControl w:val="false"/>
        <w:spacing w:lineRule="exact" w:line="340" w:before="120" w:after="120"/>
        <w:ind w:firstLine="561" w:right="0"/>
        <w:jc w:val="both"/>
        <w:rPr>
          <w:sz w:val="28"/>
          <w:szCs w:val="28"/>
        </w:rPr>
      </w:pPr>
      <w:r>
        <w:rPr>
          <w:sz w:val="28"/>
          <w:szCs w:val="28"/>
        </w:rPr>
        <w:t xml:space="preserve">9. Hợp tác quốc tế về sở hữu trí tuệ.  </w:t>
      </w:r>
    </w:p>
    <w:p>
      <w:pPr>
        <w:pStyle w:val="Normal"/>
        <w:widowControl w:val="false"/>
        <w:spacing w:lineRule="exact" w:line="340" w:before="120" w:after="120"/>
        <w:ind w:firstLine="561" w:right="0"/>
        <w:jc w:val="both"/>
        <w:rPr/>
      </w:pPr>
      <w:r>
        <w:rPr>
          <w:b/>
          <w:bCs/>
          <w:sz w:val="28"/>
          <w:szCs w:val="28"/>
        </w:rPr>
        <w:t xml:space="preserve">Điều 11. </w:t>
      </w:r>
      <w:r>
        <w:rPr>
          <w:b/>
          <w:bCs/>
          <w:iCs/>
          <w:sz w:val="28"/>
          <w:szCs w:val="28"/>
        </w:rPr>
        <w:t>Trách nhiệm quản lý nhà nước về sở hữu trí tuệ</w:t>
      </w:r>
    </w:p>
    <w:p>
      <w:pPr>
        <w:pStyle w:val="Normal"/>
        <w:widowControl w:val="false"/>
        <w:spacing w:lineRule="exact" w:line="340" w:before="120" w:after="120"/>
        <w:ind w:firstLine="561" w:right="0"/>
        <w:jc w:val="both"/>
        <w:rPr/>
      </w:pPr>
      <w:r>
        <w:rPr>
          <w:sz w:val="28"/>
          <w:szCs w:val="28"/>
        </w:rPr>
        <w:t>1. Chính phủ thống nhất quản lý nhà nước về sở hữu trí tuệ.</w:t>
      </w:r>
    </w:p>
    <w:p>
      <w:pPr>
        <w:pStyle w:val="Normal"/>
        <w:widowControl w:val="false"/>
        <w:spacing w:lineRule="exact" w:line="340" w:before="120" w:after="120"/>
        <w:ind w:firstLine="561" w:right="0"/>
        <w:jc w:val="both"/>
        <w:rPr/>
      </w:pPr>
      <w:r>
        <w:rPr>
          <w:sz w:val="28"/>
          <w:szCs w:val="28"/>
        </w:rPr>
        <w:t>2. Bộ Khoa học và Công nghệ chịu trách nhiệm trước Chính phủ chủ trì, phối hợp với Bộ Văn hóa, Thể thao và Du lịch</w:t>
      </w:r>
      <w:r>
        <w:rPr>
          <w:rStyle w:val="FootnoteCharacters"/>
          <w:rStyle w:val="FootnoteReference"/>
          <w:sz w:val="28"/>
          <w:szCs w:val="28"/>
        </w:rPr>
        <w:footnoteReference w:id="27"/>
      </w:r>
      <w:r>
        <w:rPr>
          <w:sz w:val="28"/>
          <w:szCs w:val="28"/>
        </w:rPr>
        <w:t>, Bộ Nông nghiệp và Phát triển nông thôn thực hiện quản lý nhà nước về sở hữu trí tuệ và thực hiện quản lý nhà nước về quyền sở hữu công nghiệp.</w:t>
      </w:r>
    </w:p>
    <w:p>
      <w:pPr>
        <w:pStyle w:val="Normal"/>
        <w:widowControl w:val="false"/>
        <w:spacing w:lineRule="exact" w:line="340" w:before="120" w:after="120"/>
        <w:ind w:firstLine="561" w:right="0"/>
        <w:jc w:val="both"/>
        <w:rPr/>
      </w:pPr>
      <w:r>
        <w:rPr>
          <w:sz w:val="28"/>
          <w:szCs w:val="28"/>
        </w:rPr>
        <w:t>Bộ Văn hóa, Thể thao và Du lịch</w:t>
      </w:r>
      <w:r>
        <w:rPr>
          <w:rStyle w:val="FootnoteCharacters"/>
          <w:rStyle w:val="FootnoteReference"/>
          <w:sz w:val="28"/>
          <w:szCs w:val="28"/>
        </w:rPr>
        <w:footnoteReference w:id="28"/>
      </w:r>
      <w:r>
        <w:rPr>
          <w:sz w:val="28"/>
          <w:szCs w:val="28"/>
        </w:rPr>
        <w:t xml:space="preserve"> trong phạm vi nhiệm vụ, quyền hạn của mình thực hiện quản lý nhà nước về quyền tác giả và quyền liên quan.</w:t>
      </w:r>
    </w:p>
    <w:p>
      <w:pPr>
        <w:pStyle w:val="Normal"/>
        <w:widowControl w:val="false"/>
        <w:spacing w:lineRule="exact" w:line="340" w:before="120" w:after="120"/>
        <w:ind w:firstLine="561" w:right="0"/>
        <w:jc w:val="both"/>
        <w:rPr/>
      </w:pPr>
      <w:r>
        <w:rPr>
          <w:sz w:val="28"/>
          <w:szCs w:val="28"/>
        </w:rPr>
        <w:t xml:space="preserve"> </w:t>
      </w:r>
      <w:r>
        <w:rPr>
          <w:sz w:val="28"/>
          <w:szCs w:val="28"/>
        </w:rPr>
        <w:t>Bộ Nông nghiệp và Phát triển nông thôn trong phạm vi nhiệm vụ, quyền hạn của mình thực hiện quản lý nhà nước về quyền đối với giống cây trồng.</w:t>
      </w:r>
    </w:p>
    <w:p>
      <w:pPr>
        <w:pStyle w:val="Normal"/>
        <w:widowControl w:val="false"/>
        <w:spacing w:lineRule="exact" w:line="340" w:before="120" w:after="120"/>
        <w:ind w:firstLine="561" w:right="0"/>
        <w:jc w:val="both"/>
        <w:rPr/>
      </w:pPr>
      <w:r>
        <w:rPr>
          <w:sz w:val="28"/>
          <w:szCs w:val="28"/>
        </w:rPr>
        <w:t>3. Bộ, cơ quan ngang bộ, cơ quan thuộc Chính phủ trong phạm vi nhiệm vụ, quyền hạn của mình có trách nhiệm phối hợp với Bộ Khoa học và Công nghệ, Bộ Văn hóa, Thể thao và Du lịch</w:t>
      </w:r>
      <w:r>
        <w:rPr>
          <w:rStyle w:val="FootnoteCharacters"/>
          <w:rStyle w:val="FootnoteReference"/>
          <w:sz w:val="28"/>
          <w:szCs w:val="28"/>
        </w:rPr>
        <w:footnoteReference w:id="29"/>
      </w:r>
      <w:r>
        <w:rPr>
          <w:sz w:val="28"/>
          <w:szCs w:val="28"/>
        </w:rPr>
        <w:t>, Bộ Nông nghiệp và Phát triển nông thôn, Uỷ ban nhân dân tỉnh, thành phố trực thuộc trung ương trong việc quản lý nhà nước về sở hữu trí tuệ.</w:t>
      </w:r>
    </w:p>
    <w:p>
      <w:pPr>
        <w:pStyle w:val="Normal"/>
        <w:widowControl w:val="false"/>
        <w:spacing w:lineRule="exact" w:line="340" w:before="120" w:after="120"/>
        <w:ind w:firstLine="561" w:right="0"/>
        <w:jc w:val="both"/>
        <w:rPr>
          <w:sz w:val="28"/>
          <w:szCs w:val="28"/>
        </w:rPr>
      </w:pPr>
      <w:r>
        <w:rPr>
          <w:sz w:val="28"/>
          <w:szCs w:val="28"/>
        </w:rPr>
        <w:t>4. Uỷ ban nhân dân các cấp thực hiện quản lý nhà nước về sở hữu trí tuệ tại địa phương theo thẩm quyền.</w:t>
      </w:r>
    </w:p>
    <w:p>
      <w:pPr>
        <w:pStyle w:val="Normal"/>
        <w:widowControl w:val="false"/>
        <w:spacing w:lineRule="exact" w:line="340" w:before="120" w:after="120"/>
        <w:ind w:firstLine="561" w:right="0"/>
        <w:jc w:val="both"/>
        <w:rPr/>
      </w:pPr>
      <w:r>
        <w:rPr>
          <w:sz w:val="28"/>
          <w:szCs w:val="28"/>
        </w:rPr>
        <w:t>5. Chính phủ quy định cụ thể thẩm quyền, trách nhiệm quản lý nhà nước về sở hữu trí tuệ của Bộ Khoa học và Công nghệ, Bộ Văn hóa, Thể thao và Du lịch</w:t>
      </w:r>
      <w:r>
        <w:rPr>
          <w:rStyle w:val="FootnoteCharacters"/>
          <w:rStyle w:val="FootnoteReference"/>
          <w:sz w:val="28"/>
          <w:szCs w:val="28"/>
        </w:rPr>
        <w:footnoteReference w:id="30"/>
      </w:r>
      <w:r>
        <w:rPr>
          <w:sz w:val="28"/>
          <w:szCs w:val="28"/>
        </w:rPr>
        <w:t>, Bộ Nông nghiệp và Phát triển nông thôn, Ủy ban nhân dân các cấp.</w:t>
      </w:r>
    </w:p>
    <w:p>
      <w:pPr>
        <w:pStyle w:val="Normal"/>
        <w:widowControl w:val="false"/>
        <w:spacing w:lineRule="exact" w:line="340" w:before="120" w:after="120"/>
        <w:ind w:firstLine="561" w:right="0"/>
        <w:jc w:val="both"/>
        <w:rPr/>
      </w:pPr>
      <w:r>
        <w:rPr>
          <w:b/>
          <w:bCs/>
          <w:sz w:val="28"/>
          <w:szCs w:val="28"/>
        </w:rPr>
        <w:t xml:space="preserve">Điều 12. </w:t>
      </w:r>
      <w:r>
        <w:rPr>
          <w:b/>
          <w:bCs/>
          <w:iCs/>
          <w:sz w:val="28"/>
          <w:szCs w:val="28"/>
        </w:rPr>
        <w:t>Phí, lệ phí về sở hữu trí tuệ</w:t>
      </w:r>
    </w:p>
    <w:p>
      <w:pPr>
        <w:pStyle w:val="Normal"/>
        <w:widowControl w:val="false"/>
        <w:spacing w:lineRule="exact" w:line="340" w:before="120" w:after="120"/>
        <w:ind w:firstLine="561" w:right="0"/>
        <w:jc w:val="both"/>
        <w:rPr/>
      </w:pPr>
      <w:r>
        <w:rPr>
          <w:sz w:val="28"/>
          <w:szCs w:val="28"/>
        </w:rPr>
        <w:t>Tổ chức, cá nhân phải nộp phí, lệ phí khi tiến hành các thủ tục liên quan đến quyền sở hữu trí tuệ theo quy định của Luật này và các quy định khác của pháp luật có liên quan.</w:t>
      </w:r>
    </w:p>
    <w:p>
      <w:pPr>
        <w:pStyle w:val="Normal"/>
        <w:widowControl w:val="false"/>
        <w:spacing w:before="40" w:after="0"/>
        <w:jc w:val="center"/>
        <w:rPr>
          <w:bCs/>
          <w:sz w:val="28"/>
          <w:szCs w:val="28"/>
        </w:rPr>
      </w:pPr>
      <w:r>
        <w:rPr>
          <w:b/>
          <w:bCs/>
          <w:sz w:val="28"/>
          <w:szCs w:val="28"/>
        </w:rPr>
        <w:t xml:space="preserve">Phần </w:t>
      </w:r>
      <w:ins w:id="4" w:author="Admin" w:date="2023-01-19T22:04:00Z">
        <w:r>
          <w:rPr>
            <w:b/>
            <w:bCs/>
            <w:sz w:val="28"/>
            <w:szCs w:val="28"/>
          </w:rPr>
          <w:t>thứ hai</w:t>
        </w:r>
      </w:ins>
      <w:del w:id="5" w:author="Admin" w:date="2023-01-19T22:04:00Z">
        <w:r>
          <w:rPr>
            <w:b/>
            <w:bCs/>
            <w:sz w:val="28"/>
            <w:szCs w:val="28"/>
          </w:rPr>
          <w:delText>II</w:delText>
        </w:r>
      </w:del>
    </w:p>
    <w:p>
      <w:pPr>
        <w:pStyle w:val="Normal"/>
        <w:widowControl w:val="false"/>
        <w:spacing w:before="40" w:after="0"/>
        <w:jc w:val="center"/>
        <w:rPr>
          <w:b/>
          <w:bCs/>
          <w:sz w:val="28"/>
          <w:szCs w:val="28"/>
        </w:rPr>
      </w:pPr>
      <w:r>
        <w:rPr>
          <w:b/>
          <w:bCs/>
          <w:sz w:val="28"/>
          <w:szCs w:val="28"/>
        </w:rPr>
        <w:t>QUYỀN TÁC GIẢ VÀ QUYỀN LIÊN QUAN</w:t>
      </w:r>
    </w:p>
    <w:p>
      <w:pPr>
        <w:pStyle w:val="Normal"/>
        <w:widowControl w:val="false"/>
        <w:spacing w:before="40" w:after="0"/>
        <w:jc w:val="center"/>
        <w:rPr>
          <w:bCs/>
          <w:iCs/>
        </w:rPr>
      </w:pPr>
      <w:r>
        <w:rPr>
          <w:b/>
          <w:bCs/>
          <w:iCs/>
          <w:sz w:val="28"/>
          <w:szCs w:val="28"/>
        </w:rPr>
        <w:t>Chương I</w:t>
      </w:r>
    </w:p>
    <w:p>
      <w:pPr>
        <w:pStyle w:val="Normal"/>
        <w:widowControl w:val="false"/>
        <w:spacing w:before="40" w:after="0"/>
        <w:jc w:val="center"/>
        <w:rPr/>
      </w:pPr>
      <w:r>
        <w:rPr>
          <w:b/>
          <w:bCs/>
          <w:sz w:val="28"/>
          <w:szCs w:val="28"/>
        </w:rPr>
        <w:t>ĐIỀU KIỆN BẢO HỘ QUYỀN TÁC GIẢ VÀ QUYỀN LIÊN QUAN</w:t>
      </w:r>
    </w:p>
    <w:p>
      <w:pPr>
        <w:pStyle w:val="Normal"/>
        <w:spacing w:before="40" w:after="0"/>
        <w:jc w:val="center"/>
        <w:rPr>
          <w:b/>
          <w:bCs/>
          <w:iCs/>
          <w:sz w:val="28"/>
          <w:szCs w:val="28"/>
        </w:rPr>
      </w:pPr>
      <w:r>
        <w:rPr>
          <w:b/>
          <w:bCs/>
          <w:iCs/>
          <w:sz w:val="28"/>
          <w:szCs w:val="28"/>
        </w:rPr>
        <w:t>Mục 1</w:t>
      </w:r>
    </w:p>
    <w:p>
      <w:pPr>
        <w:pStyle w:val="Normal"/>
        <w:spacing w:before="40" w:after="0"/>
        <w:jc w:val="center"/>
        <w:rPr>
          <w:b/>
          <w:sz w:val="28"/>
          <w:szCs w:val="28"/>
        </w:rPr>
      </w:pPr>
      <w:r>
        <w:rPr>
          <w:b/>
          <w:sz w:val="28"/>
          <w:szCs w:val="28"/>
        </w:rPr>
        <w:t>ĐIỀU KIỆN BẢO HỘ QUYỀN TÁC GIẢ</w:t>
      </w:r>
    </w:p>
    <w:p>
      <w:pPr>
        <w:pStyle w:val="NormalWeb"/>
        <w:widowControl w:val="false"/>
        <w:spacing w:before="120" w:after="0"/>
        <w:ind w:firstLine="567" w:right="0"/>
        <w:jc w:val="both"/>
        <w:rPr>
          <w:b/>
          <w:bCs/>
          <w:sz w:val="28"/>
          <w:szCs w:val="28"/>
          <w:lang w:val="en-US"/>
        </w:rPr>
      </w:pPr>
      <w:r>
        <w:rPr>
          <w:b/>
          <w:bCs/>
          <w:sz w:val="28"/>
          <w:szCs w:val="28"/>
          <w:lang w:val="en-US"/>
        </w:rPr>
        <w:t>Điều 12a. Tác giả, đồng tác giả</w:t>
      </w:r>
      <w:r>
        <w:rPr>
          <w:rStyle w:val="FootnoteCharacters"/>
          <w:rStyle w:val="FootnoteReference"/>
          <w:bCs/>
          <w:sz w:val="28"/>
          <w:szCs w:val="28"/>
          <w:lang w:val="en-US"/>
        </w:rPr>
        <w:footnoteReference w:id="31"/>
      </w:r>
    </w:p>
    <w:p>
      <w:pPr>
        <w:pStyle w:val="NormalWeb"/>
        <w:widowControl w:val="false"/>
        <w:spacing w:before="120" w:after="0"/>
        <w:ind w:firstLine="567" w:right="0"/>
        <w:jc w:val="both"/>
        <w:rPr/>
      </w:pPr>
      <w:r>
        <w:rPr>
          <w:sz w:val="28"/>
          <w:szCs w:val="28"/>
          <w:lang w:val="en-US"/>
        </w:rPr>
        <w:t>1. Tác giả là người trực tiếp sáng tạo tác phẩm. Trường hợp có từ hai người trở lên cùng trực tiếp sáng tạo tác phẩm với chủ ý là sự đóng góp của họ được kết hợp thành một tổng thể hoàn chỉnh thì những người đó là các đồng tác giả.</w:t>
      </w:r>
    </w:p>
    <w:p>
      <w:pPr>
        <w:pStyle w:val="NormalWeb"/>
        <w:widowControl w:val="false"/>
        <w:spacing w:before="120" w:after="0"/>
        <w:ind w:firstLine="567" w:right="0"/>
        <w:jc w:val="both"/>
        <w:rPr>
          <w:sz w:val="28"/>
          <w:szCs w:val="28"/>
          <w:lang w:val="en-US"/>
        </w:rPr>
      </w:pPr>
      <w:r>
        <w:rPr>
          <w:sz w:val="28"/>
          <w:szCs w:val="28"/>
          <w:lang w:val="en-US"/>
        </w:rPr>
        <w:t>2. Người hỗ trợ, góp ý kiến hoặc cung cấp tư liệu cho người khác sáng tạo  tác phẩm không phải là tác giả, đồng tác giả.</w:t>
      </w:r>
    </w:p>
    <w:p>
      <w:pPr>
        <w:pStyle w:val="Normal"/>
        <w:widowControl w:val="false"/>
        <w:spacing w:before="120" w:after="0"/>
        <w:ind w:firstLine="567" w:right="0"/>
        <w:jc w:val="both"/>
        <w:rPr>
          <w:b/>
          <w:bCs/>
          <w:sz w:val="28"/>
          <w:szCs w:val="28"/>
        </w:rPr>
      </w:pPr>
      <w:r>
        <w:rPr>
          <w:sz w:val="28"/>
          <w:szCs w:val="28"/>
        </w:rPr>
        <w:t>3. Việc thực hiện quyền nhân thân và quyền tài sản đối với tác phẩm có đồng tác giả phải có sự thỏa thuận của các đồng tác giả, trừ trường hợp tác phẩm có phần riêng biệt có thể tách ra sử dụng độc lập mà không làm phương hại đến phần của các đồng tác giả khác hoặc luật khác có quy định khác.</w:t>
      </w:r>
    </w:p>
    <w:p>
      <w:pPr>
        <w:pStyle w:val="Normal"/>
        <w:widowControl w:val="false"/>
        <w:spacing w:before="120" w:after="0"/>
        <w:ind w:firstLine="567" w:right="0"/>
        <w:jc w:val="both"/>
        <w:rPr/>
      </w:pPr>
      <w:r>
        <w:rPr>
          <w:b/>
          <w:bCs/>
          <w:sz w:val="28"/>
          <w:szCs w:val="28"/>
        </w:rPr>
        <w:t xml:space="preserve">Điều 13. </w:t>
      </w:r>
      <w:r>
        <w:rPr>
          <w:b/>
          <w:bCs/>
          <w:iCs/>
          <w:sz w:val="28"/>
          <w:szCs w:val="28"/>
        </w:rPr>
        <w:t>Tác giả, chủ sở hữu quyền tác giả có tác phẩm được bảo hộ quyền tác giả</w:t>
      </w:r>
    </w:p>
    <w:p>
      <w:pPr>
        <w:pStyle w:val="Normal"/>
        <w:widowControl w:val="false"/>
        <w:spacing w:before="120" w:after="0"/>
        <w:ind w:firstLine="567" w:right="0"/>
        <w:jc w:val="both"/>
        <w:rPr>
          <w:sz w:val="28"/>
          <w:szCs w:val="28"/>
        </w:rPr>
      </w:pPr>
      <w:r>
        <w:rPr>
          <w:sz w:val="28"/>
          <w:szCs w:val="28"/>
        </w:rPr>
        <w:t>1. Tổ chức, cá nhân có tác phẩm được bảo hộ quyền tác giả gồm người trực tiếp sáng tạo ra tác phẩm và chủ sở hữu quyền tác giả quy định tại các điều từ Điều 37 đến Điều 42 của Luật này.</w:t>
      </w:r>
    </w:p>
    <w:p>
      <w:pPr>
        <w:pStyle w:val="Normal"/>
        <w:widowControl w:val="false"/>
        <w:spacing w:before="120" w:after="0"/>
        <w:ind w:firstLine="567" w:right="0"/>
        <w:jc w:val="both"/>
        <w:rPr/>
      </w:pPr>
      <w:r>
        <w:rPr>
          <w:sz w:val="28"/>
          <w:szCs w:val="28"/>
        </w:rPr>
        <w:t>2. Tác giả, chủ sở hữu quyền tác giả quy định tại khoản 1 Điều này gồm tổ chức, cá nhân Việt Nam; tổ chức, cá nhân nước ngoài có tác phẩm được công bố lần đầu tiên tại Việt Nam mà chưa được công bố ở bất kỳ nước nào hoặc được công bố đồng thời tại Việt Nam trong thời hạn ba mươi ngày, kể từ ngày tác phẩm đó được công bố lần đầu tiên ở nước khác; tổ chức, cá nhân nước ngoài có tác phẩm được bảo hộ tại Việt Nam theo điều ước quốc tế về quyền tác giả mà Cộng hòa xã hội chủ nghĩa Việt Nam là thành viên.</w:t>
      </w:r>
    </w:p>
    <w:p>
      <w:pPr>
        <w:pStyle w:val="Normal"/>
        <w:widowControl w:val="false"/>
        <w:spacing w:before="120" w:after="0"/>
        <w:ind w:firstLine="567" w:right="0"/>
        <w:rPr>
          <w:bCs/>
          <w:iCs/>
        </w:rPr>
      </w:pPr>
      <w:r>
        <w:rPr>
          <w:b/>
          <w:bCs/>
          <w:sz w:val="28"/>
          <w:szCs w:val="28"/>
        </w:rPr>
        <w:t xml:space="preserve">Điều 14. </w:t>
      </w:r>
      <w:r>
        <w:rPr>
          <w:b/>
          <w:bCs/>
          <w:iCs/>
          <w:sz w:val="28"/>
          <w:szCs w:val="28"/>
        </w:rPr>
        <w:t>Các loại hình tác phẩm được bảo hộ quyền tác giả</w:t>
      </w:r>
      <w:r>
        <w:rPr>
          <w:rStyle w:val="FootnoteCharacters"/>
          <w:rStyle w:val="FootnoteReference"/>
          <w:bCs/>
          <w:iCs/>
        </w:rPr>
        <w:footnoteReference w:id="32"/>
      </w:r>
    </w:p>
    <w:p>
      <w:pPr>
        <w:pStyle w:val="Normal"/>
        <w:widowControl w:val="false"/>
        <w:spacing w:before="120" w:after="0"/>
        <w:ind w:firstLine="567" w:right="0"/>
        <w:jc w:val="both"/>
        <w:rPr>
          <w:sz w:val="28"/>
          <w:szCs w:val="28"/>
        </w:rPr>
      </w:pPr>
      <w:r>
        <w:rPr>
          <w:sz w:val="28"/>
          <w:szCs w:val="28"/>
        </w:rPr>
        <w:t>1. Tác phẩm văn học, nghệ thuật và khoa học được bảo hộ bao gồm:</w:t>
      </w:r>
    </w:p>
    <w:p>
      <w:pPr>
        <w:pStyle w:val="Normal"/>
        <w:widowControl w:val="false"/>
        <w:spacing w:before="120" w:after="0"/>
        <w:ind w:firstLine="567" w:right="0"/>
        <w:jc w:val="both"/>
        <w:rPr>
          <w:sz w:val="28"/>
          <w:szCs w:val="28"/>
        </w:rPr>
      </w:pPr>
      <w:r>
        <w:rPr>
          <w:sz w:val="28"/>
          <w:szCs w:val="28"/>
        </w:rPr>
        <w:t>a) Tác phẩm văn học, khoa học, sách giáo khoa, giáo trình và tác phẩm khác được thể hiện dưới dạng chữ viết hoặc ký tự khác;</w:t>
      </w:r>
    </w:p>
    <w:p>
      <w:pPr>
        <w:pStyle w:val="Normal"/>
        <w:widowControl w:val="false"/>
        <w:spacing w:before="120" w:after="0"/>
        <w:ind w:firstLine="567" w:right="0"/>
        <w:jc w:val="both"/>
        <w:rPr/>
      </w:pPr>
      <w:r>
        <w:rPr>
          <w:sz w:val="28"/>
          <w:szCs w:val="28"/>
        </w:rPr>
        <w:t>b) Bài giảng, bài phát biểu và bài nói khác;</w:t>
      </w:r>
    </w:p>
    <w:p>
      <w:pPr>
        <w:pStyle w:val="Normal"/>
        <w:widowControl w:val="false"/>
        <w:spacing w:before="120" w:after="0"/>
        <w:ind w:firstLine="567" w:right="0"/>
        <w:jc w:val="both"/>
        <w:rPr>
          <w:sz w:val="28"/>
          <w:szCs w:val="28"/>
        </w:rPr>
      </w:pPr>
      <w:r>
        <w:rPr>
          <w:sz w:val="28"/>
          <w:szCs w:val="28"/>
        </w:rPr>
        <w:t>c) Tác phẩm báo chí;</w:t>
      </w:r>
    </w:p>
    <w:p>
      <w:pPr>
        <w:pStyle w:val="Normal"/>
        <w:widowControl w:val="false"/>
        <w:spacing w:before="120" w:after="0"/>
        <w:ind w:firstLine="567" w:right="0"/>
        <w:jc w:val="both"/>
        <w:rPr>
          <w:sz w:val="28"/>
          <w:szCs w:val="28"/>
        </w:rPr>
      </w:pPr>
      <w:r>
        <w:rPr>
          <w:sz w:val="28"/>
          <w:szCs w:val="28"/>
        </w:rPr>
        <w:t>d) Tác phẩm âm nhạc;</w:t>
      </w:r>
    </w:p>
    <w:p>
      <w:pPr>
        <w:pStyle w:val="Normal"/>
        <w:widowControl w:val="false"/>
        <w:spacing w:before="120" w:after="0"/>
        <w:ind w:firstLine="567" w:right="0"/>
        <w:jc w:val="both"/>
        <w:rPr>
          <w:sz w:val="28"/>
          <w:szCs w:val="28"/>
        </w:rPr>
      </w:pPr>
      <w:r>
        <w:rPr>
          <w:sz w:val="28"/>
          <w:szCs w:val="28"/>
        </w:rPr>
        <w:t>đ) Tác phẩm sân khấu;</w:t>
      </w:r>
    </w:p>
    <w:p>
      <w:pPr>
        <w:pStyle w:val="Normal"/>
        <w:widowControl w:val="false"/>
        <w:spacing w:before="120" w:after="0"/>
        <w:ind w:firstLine="567" w:right="0"/>
        <w:jc w:val="both"/>
        <w:rPr>
          <w:sz w:val="28"/>
          <w:szCs w:val="28"/>
        </w:rPr>
      </w:pPr>
      <w:r>
        <w:rPr>
          <w:sz w:val="28"/>
          <w:szCs w:val="28"/>
        </w:rPr>
        <w:t>e) Tác phẩm điện ảnh và tác phẩm được tạo ra theo phương pháp tương tự (sau đây gọi chung là tác phẩm điện ảnh);</w:t>
      </w:r>
    </w:p>
    <w:p>
      <w:pPr>
        <w:pStyle w:val="Normal"/>
        <w:widowControl w:val="false"/>
        <w:spacing w:before="120" w:after="0"/>
        <w:ind w:firstLine="567" w:right="0"/>
        <w:jc w:val="both"/>
        <w:rPr/>
      </w:pPr>
      <w:r>
        <w:rPr>
          <w:sz w:val="28"/>
          <w:szCs w:val="28"/>
        </w:rPr>
        <w:t>g) Tác phẩm mỹ thuật</w:t>
      </w:r>
      <w:r>
        <w:rPr>
          <w:rStyle w:val="FootnoteCharacters"/>
          <w:rStyle w:val="FootnoteReference"/>
          <w:sz w:val="28"/>
          <w:szCs w:val="28"/>
        </w:rPr>
        <w:footnoteReference w:id="33"/>
      </w:r>
      <w:r>
        <w:rPr>
          <w:sz w:val="28"/>
          <w:szCs w:val="28"/>
        </w:rPr>
        <w:t>, mỹ thuật ứng dụng;</w:t>
      </w:r>
    </w:p>
    <w:p>
      <w:pPr>
        <w:pStyle w:val="Normal"/>
        <w:widowControl w:val="false"/>
        <w:spacing w:before="120" w:after="0"/>
        <w:ind w:firstLine="567" w:right="0"/>
        <w:jc w:val="both"/>
        <w:rPr/>
      </w:pPr>
      <w:r>
        <w:rPr>
          <w:sz w:val="28"/>
          <w:szCs w:val="28"/>
        </w:rPr>
        <w:t>h) Tác phẩm nhiếp ảnh;</w:t>
      </w:r>
    </w:p>
    <w:p>
      <w:pPr>
        <w:pStyle w:val="Normal"/>
        <w:widowControl w:val="false"/>
        <w:spacing w:before="120" w:after="0"/>
        <w:ind w:firstLine="567" w:right="0"/>
        <w:jc w:val="both"/>
        <w:rPr>
          <w:sz w:val="28"/>
          <w:szCs w:val="28"/>
        </w:rPr>
      </w:pPr>
      <w:r>
        <w:rPr>
          <w:sz w:val="28"/>
          <w:szCs w:val="28"/>
        </w:rPr>
        <w:t>i) Tác phẩm kiến trúc;</w:t>
      </w:r>
    </w:p>
    <w:p>
      <w:pPr>
        <w:pStyle w:val="Normal"/>
        <w:widowControl w:val="false"/>
        <w:spacing w:before="120" w:after="0"/>
        <w:ind w:firstLine="567" w:right="0"/>
        <w:jc w:val="both"/>
        <w:rPr/>
      </w:pPr>
      <w:r>
        <w:rPr>
          <w:sz w:val="28"/>
          <w:szCs w:val="28"/>
        </w:rPr>
        <w:t>k) Bản họa đồ, sơ đồ, bản đồ, bản vẽ liên quan đến địa hình, kiến trúc,</w:t>
      </w:r>
      <w:r>
        <w:rPr>
          <w:b/>
          <w:sz w:val="28"/>
          <w:szCs w:val="28"/>
        </w:rPr>
        <w:t xml:space="preserve"> </w:t>
      </w:r>
      <w:r>
        <w:rPr>
          <w:sz w:val="28"/>
          <w:szCs w:val="28"/>
        </w:rPr>
        <w:t>công trình khoa học;</w:t>
      </w:r>
    </w:p>
    <w:p>
      <w:pPr>
        <w:pStyle w:val="Normal"/>
        <w:widowControl w:val="false"/>
        <w:spacing w:before="120" w:after="0"/>
        <w:ind w:firstLine="567" w:right="0"/>
        <w:jc w:val="both"/>
        <w:rPr>
          <w:sz w:val="28"/>
          <w:szCs w:val="28"/>
        </w:rPr>
      </w:pPr>
      <w:r>
        <w:rPr>
          <w:sz w:val="28"/>
          <w:szCs w:val="28"/>
        </w:rPr>
        <w:t>l) Tác phẩm văn học, nghệ thuật dân gian;</w:t>
      </w:r>
    </w:p>
    <w:p>
      <w:pPr>
        <w:pStyle w:val="Normal"/>
        <w:widowControl w:val="false"/>
        <w:spacing w:before="120" w:after="0"/>
        <w:ind w:firstLine="567" w:right="0"/>
        <w:jc w:val="both"/>
        <w:rPr>
          <w:sz w:val="28"/>
          <w:szCs w:val="28"/>
        </w:rPr>
      </w:pPr>
      <w:r>
        <w:rPr>
          <w:sz w:val="28"/>
          <w:szCs w:val="28"/>
        </w:rPr>
        <w:t>m) Chương trình máy tính, sưu tập dữ liệu.</w:t>
      </w:r>
    </w:p>
    <w:p>
      <w:pPr>
        <w:pStyle w:val="Normal"/>
        <w:widowControl w:val="false"/>
        <w:spacing w:before="120" w:after="0"/>
        <w:ind w:firstLine="567" w:right="0"/>
        <w:jc w:val="both"/>
        <w:rPr/>
      </w:pPr>
      <w:r>
        <w:rPr>
          <w:sz w:val="28"/>
          <w:szCs w:val="28"/>
        </w:rPr>
        <w:t>2. Tác phẩm phái sinh chỉ được bảo hộ theo quy định tại khoản 1 Điều này nếu không gây phương hại đến quyền tác giả đối với tác phẩm được dùng để làm tác phẩm phái sinh.</w:t>
      </w:r>
    </w:p>
    <w:p>
      <w:pPr>
        <w:pStyle w:val="Normal"/>
        <w:widowControl w:val="false"/>
        <w:spacing w:before="120" w:after="0"/>
        <w:ind w:firstLine="567" w:right="0"/>
        <w:jc w:val="both"/>
        <w:rPr/>
      </w:pPr>
      <w:r>
        <w:rPr>
          <w:sz w:val="28"/>
          <w:szCs w:val="28"/>
        </w:rPr>
        <w:t>3. Tác phẩm được bảo hộ quy định tại khoản 1 và khoản 2 Điều này phải do tác giả trực tiếp sáng tạo bằng lao động trí tuệ của mình mà không sao chép từ tác phẩm của người khác.</w:t>
      </w:r>
    </w:p>
    <w:p>
      <w:pPr>
        <w:pStyle w:val="Normal"/>
        <w:widowControl w:val="false"/>
        <w:spacing w:before="120" w:after="0"/>
        <w:ind w:firstLine="567" w:right="0"/>
        <w:jc w:val="both"/>
        <w:rPr>
          <w:sz w:val="28"/>
          <w:szCs w:val="28"/>
        </w:rPr>
      </w:pPr>
      <w:r>
        <w:rPr>
          <w:sz w:val="28"/>
          <w:szCs w:val="28"/>
        </w:rPr>
        <w:t>4. Chính phủ hướng dẫn cụ thể về các loại hình tác phẩm quy định tại khoản 1 Điều này.</w:t>
      </w:r>
    </w:p>
    <w:p>
      <w:pPr>
        <w:pStyle w:val="Normal"/>
        <w:widowControl w:val="false"/>
        <w:spacing w:before="120" w:after="120"/>
        <w:ind w:firstLine="567" w:right="0"/>
        <w:rPr/>
      </w:pPr>
      <w:r>
        <w:rPr>
          <w:b/>
          <w:bCs/>
          <w:sz w:val="28"/>
          <w:szCs w:val="28"/>
        </w:rPr>
        <w:t xml:space="preserve">Điều 15. </w:t>
      </w:r>
      <w:r>
        <w:rPr>
          <w:b/>
          <w:bCs/>
          <w:iCs/>
          <w:sz w:val="28"/>
          <w:szCs w:val="28"/>
        </w:rPr>
        <w:t>Các đối tượng không thuộc phạm vi bảo hộ quyền tác giả</w:t>
      </w:r>
    </w:p>
    <w:p>
      <w:pPr>
        <w:pStyle w:val="Normal"/>
        <w:widowControl w:val="false"/>
        <w:spacing w:before="120" w:after="120"/>
        <w:ind w:firstLine="567" w:right="0"/>
        <w:jc w:val="both"/>
        <w:rPr>
          <w:sz w:val="28"/>
          <w:szCs w:val="28"/>
        </w:rPr>
      </w:pPr>
      <w:r>
        <w:rPr>
          <w:sz w:val="28"/>
          <w:szCs w:val="28"/>
        </w:rPr>
        <w:t xml:space="preserve">1. Tin tức thời sự thuần tuý đưa tin. </w:t>
      </w:r>
    </w:p>
    <w:p>
      <w:pPr>
        <w:pStyle w:val="Normal"/>
        <w:widowControl w:val="false"/>
        <w:spacing w:before="120" w:after="120"/>
        <w:ind w:firstLine="567" w:right="0"/>
        <w:jc w:val="both"/>
        <w:rPr/>
      </w:pPr>
      <w:r>
        <w:rPr>
          <w:sz w:val="28"/>
          <w:szCs w:val="28"/>
        </w:rPr>
        <w:t>2. Văn bản quy phạm pháp luật, văn bản hành chính, văn bản khác thuộc lĩnh vực tư pháp và bản dịch chính thức của văn bản đó.</w:t>
      </w:r>
    </w:p>
    <w:p>
      <w:pPr>
        <w:pStyle w:val="Normal"/>
        <w:widowControl w:val="false"/>
        <w:spacing w:before="120" w:after="120"/>
        <w:ind w:firstLine="567" w:right="0"/>
        <w:jc w:val="both"/>
        <w:rPr>
          <w:spacing w:val="-4"/>
          <w:sz w:val="28"/>
          <w:szCs w:val="28"/>
        </w:rPr>
      </w:pPr>
      <w:r>
        <w:rPr>
          <w:spacing w:val="-4"/>
          <w:sz w:val="28"/>
          <w:szCs w:val="28"/>
        </w:rPr>
        <w:t xml:space="preserve">3. Quy trình, hệ thống, phương pháp hoạt động, khái niệm, nguyên lý, số liệu.  </w:t>
      </w:r>
    </w:p>
    <w:p>
      <w:pPr>
        <w:pStyle w:val="Normal"/>
        <w:spacing w:before="120" w:after="120"/>
        <w:jc w:val="center"/>
        <w:rPr>
          <w:b/>
          <w:bCs/>
          <w:iCs/>
          <w:spacing w:val="-4"/>
          <w:sz w:val="28"/>
          <w:szCs w:val="28"/>
        </w:rPr>
      </w:pPr>
      <w:r>
        <w:rPr>
          <w:b/>
          <w:bCs/>
          <w:iCs/>
          <w:spacing w:val="-4"/>
          <w:sz w:val="28"/>
          <w:szCs w:val="28"/>
        </w:rPr>
      </w:r>
    </w:p>
    <w:p>
      <w:pPr>
        <w:pStyle w:val="Normal"/>
        <w:spacing w:before="120" w:after="120"/>
        <w:jc w:val="center"/>
        <w:rPr>
          <w:b/>
          <w:bCs/>
          <w:iCs/>
          <w:sz w:val="28"/>
          <w:szCs w:val="28"/>
        </w:rPr>
      </w:pPr>
      <w:r>
        <w:rPr>
          <w:b/>
          <w:bCs/>
          <w:iCs/>
          <w:sz w:val="28"/>
          <w:szCs w:val="28"/>
        </w:rPr>
        <w:t>Mục 2</w:t>
      </w:r>
    </w:p>
    <w:p>
      <w:pPr>
        <w:pStyle w:val="Normal"/>
        <w:spacing w:before="120" w:after="120"/>
        <w:jc w:val="center"/>
        <w:rPr>
          <w:b/>
          <w:sz w:val="28"/>
          <w:szCs w:val="28"/>
        </w:rPr>
      </w:pPr>
      <w:r>
        <w:rPr>
          <w:b/>
          <w:sz w:val="28"/>
          <w:szCs w:val="28"/>
        </w:rPr>
        <w:t>ĐIỀU KIỆN BẢO HỘ QUYỀN LIÊN QUAN</w:t>
      </w:r>
    </w:p>
    <w:p>
      <w:pPr>
        <w:pStyle w:val="Normal"/>
        <w:widowControl w:val="false"/>
        <w:spacing w:before="80" w:after="0"/>
        <w:ind w:firstLine="561" w:right="0"/>
        <w:rPr/>
      </w:pPr>
      <w:r>
        <w:rPr>
          <w:b/>
          <w:bCs/>
          <w:sz w:val="28"/>
          <w:szCs w:val="28"/>
        </w:rPr>
        <w:t xml:space="preserve">Điều 16. </w:t>
      </w:r>
      <w:r>
        <w:rPr>
          <w:b/>
          <w:bCs/>
          <w:iCs/>
          <w:sz w:val="28"/>
          <w:szCs w:val="28"/>
        </w:rPr>
        <w:t xml:space="preserve">Tổ chức, cá nhân được bảo hộ quyền liên quan </w:t>
      </w:r>
    </w:p>
    <w:p>
      <w:pPr>
        <w:pStyle w:val="Normal"/>
        <w:widowControl w:val="false"/>
        <w:spacing w:before="80" w:after="0"/>
        <w:ind w:firstLine="561" w:right="0"/>
        <w:jc w:val="both"/>
        <w:rPr>
          <w:sz w:val="28"/>
          <w:szCs w:val="28"/>
        </w:rPr>
      </w:pPr>
      <w:r>
        <w:rPr>
          <w:sz w:val="28"/>
          <w:szCs w:val="28"/>
        </w:rPr>
        <w:t>1. Diễn viên, ca sĩ, nhạc công, vũ công và những người khác trình bày tác phẩm văn học, nghệ thuật (sau đây gọi chung là người biểu diễn).</w:t>
      </w:r>
    </w:p>
    <w:p>
      <w:pPr>
        <w:pStyle w:val="Normal"/>
        <w:widowControl w:val="false"/>
        <w:spacing w:before="120" w:after="0"/>
        <w:ind w:firstLine="561" w:right="0"/>
        <w:jc w:val="both"/>
        <w:rPr/>
      </w:pPr>
      <w:r>
        <w:rPr>
          <w:sz w:val="28"/>
          <w:szCs w:val="28"/>
        </w:rPr>
        <w:t>2. Tổ chức, cá nhân là chủ sở hữu quyền liên quan</w:t>
      </w:r>
      <w:r>
        <w:rPr>
          <w:rStyle w:val="FootnoteCharacters"/>
          <w:rStyle w:val="FootnoteReference"/>
          <w:sz w:val="28"/>
          <w:szCs w:val="28"/>
        </w:rPr>
        <w:footnoteReference w:id="34"/>
      </w:r>
      <w:r>
        <w:rPr>
          <w:sz w:val="28"/>
          <w:szCs w:val="28"/>
        </w:rPr>
        <w:t xml:space="preserve"> quy định tại</w:t>
      </w:r>
      <w:r>
        <w:rPr>
          <w:rStyle w:val="FootnoteCharacters"/>
          <w:rStyle w:val="FootnoteReference"/>
          <w:sz w:val="28"/>
          <w:szCs w:val="28"/>
        </w:rPr>
        <w:footnoteReference w:id="35"/>
      </w:r>
      <w:r>
        <w:rPr>
          <w:sz w:val="28"/>
          <w:szCs w:val="28"/>
        </w:rPr>
        <w:t xml:space="preserve"> Điều 44 của Luật này.</w:t>
      </w:r>
    </w:p>
    <w:p>
      <w:pPr>
        <w:pStyle w:val="Normal"/>
        <w:widowControl w:val="false"/>
        <w:spacing w:before="120" w:after="0"/>
        <w:ind w:firstLine="560" w:right="0"/>
        <w:jc w:val="both"/>
        <w:rPr/>
      </w:pPr>
      <w:r>
        <w:rPr>
          <w:sz w:val="28"/>
          <w:szCs w:val="28"/>
        </w:rPr>
        <w:t>3. Tổ chức, cá nhân định hình lần đầu âm thanh, hình ảnh của cuộc biểu diễn hoặc các âm thanh, hình ảnh khác (sau đây gọi là nhà sản xuất bản ghi âm, ghi hình).</w:t>
      </w:r>
    </w:p>
    <w:p>
      <w:pPr>
        <w:pStyle w:val="Normal"/>
        <w:widowControl w:val="false"/>
        <w:spacing w:before="120" w:after="0"/>
        <w:ind w:firstLine="560" w:right="0"/>
        <w:jc w:val="both"/>
        <w:rPr>
          <w:sz w:val="28"/>
          <w:szCs w:val="28"/>
        </w:rPr>
      </w:pPr>
      <w:r>
        <w:rPr>
          <w:sz w:val="28"/>
          <w:szCs w:val="28"/>
        </w:rPr>
        <w:t>4. Tổ chức khởi xướng và thực hiện việc phát sóng (sau đây gọi là tổ chức phát sóng).</w:t>
      </w:r>
    </w:p>
    <w:p>
      <w:pPr>
        <w:pStyle w:val="Normal"/>
        <w:widowControl w:val="false"/>
        <w:spacing w:before="120" w:after="0"/>
        <w:ind w:firstLine="560" w:right="0"/>
        <w:rPr/>
      </w:pPr>
      <w:r>
        <w:rPr>
          <w:b/>
          <w:bCs/>
          <w:sz w:val="28"/>
          <w:szCs w:val="28"/>
        </w:rPr>
        <w:t xml:space="preserve">Điều 17. </w:t>
      </w:r>
      <w:r>
        <w:rPr>
          <w:b/>
          <w:bCs/>
          <w:iCs/>
          <w:sz w:val="28"/>
          <w:szCs w:val="28"/>
        </w:rPr>
        <w:t xml:space="preserve">Các đối tượng quyền liên quan được bảo hộ  </w:t>
      </w:r>
    </w:p>
    <w:p>
      <w:pPr>
        <w:pStyle w:val="Normal"/>
        <w:widowControl w:val="false"/>
        <w:spacing w:before="120" w:after="0"/>
        <w:ind w:firstLine="560" w:right="0"/>
        <w:jc w:val="both"/>
        <w:rPr>
          <w:spacing w:val="-2"/>
          <w:sz w:val="28"/>
          <w:szCs w:val="28"/>
        </w:rPr>
      </w:pPr>
      <w:r>
        <w:rPr>
          <w:spacing w:val="-2"/>
          <w:sz w:val="28"/>
          <w:szCs w:val="28"/>
        </w:rPr>
        <w:t>1. Cuộc biểu diễn được bảo hộ nếu thuộc một trong các trường hợp sau đây:</w:t>
      </w:r>
    </w:p>
    <w:p>
      <w:pPr>
        <w:pStyle w:val="Normal"/>
        <w:widowControl w:val="false"/>
        <w:spacing w:before="120" w:after="0"/>
        <w:ind w:firstLine="560" w:right="0"/>
        <w:jc w:val="both"/>
        <w:rPr>
          <w:spacing w:val="2"/>
          <w:sz w:val="28"/>
          <w:szCs w:val="28"/>
        </w:rPr>
      </w:pPr>
      <w:r>
        <w:rPr>
          <w:spacing w:val="2"/>
          <w:sz w:val="28"/>
          <w:szCs w:val="28"/>
        </w:rPr>
        <w:t>a) Cuộc biểu diễn do công dân Việt Nam thực hiện tại Việt Nam hoặc nước ngoài;</w:t>
      </w:r>
    </w:p>
    <w:p>
      <w:pPr>
        <w:pStyle w:val="Normal"/>
        <w:widowControl w:val="false"/>
        <w:spacing w:before="120" w:after="0"/>
        <w:ind w:firstLine="560" w:right="0"/>
        <w:jc w:val="both"/>
        <w:rPr>
          <w:sz w:val="28"/>
          <w:szCs w:val="28"/>
        </w:rPr>
      </w:pPr>
      <w:r>
        <w:rPr>
          <w:sz w:val="28"/>
          <w:szCs w:val="28"/>
        </w:rPr>
        <w:t>b) Cuộc biểu diễn do người nước ngoài thực hiện tại Việt Nam;</w:t>
      </w:r>
    </w:p>
    <w:p>
      <w:pPr>
        <w:pStyle w:val="Normal"/>
        <w:widowControl w:val="false"/>
        <w:spacing w:before="120" w:after="0"/>
        <w:ind w:firstLine="560" w:right="0"/>
        <w:jc w:val="both"/>
        <w:rPr/>
      </w:pPr>
      <w:r>
        <w:rPr>
          <w:sz w:val="28"/>
          <w:szCs w:val="28"/>
        </w:rPr>
        <w:t>c) Cuộc biểu diễn được định hình trên bản ghi âm, ghi hình được bảo hộ theo quy định tại Điều 30 của Luật này;</w:t>
      </w:r>
    </w:p>
    <w:p>
      <w:pPr>
        <w:pStyle w:val="Normal"/>
        <w:widowControl w:val="false"/>
        <w:spacing w:before="120" w:after="0"/>
        <w:ind w:firstLine="560" w:right="0"/>
        <w:jc w:val="both"/>
        <w:rPr>
          <w:sz w:val="28"/>
          <w:szCs w:val="28"/>
        </w:rPr>
      </w:pPr>
      <w:r>
        <w:rPr>
          <w:sz w:val="28"/>
          <w:szCs w:val="28"/>
        </w:rPr>
        <w:t>d) Cuộc biểu diễn chưa được định hình trên bản ghi âm, ghi hình mà đã phát sóng được bảo hộ theo quy định tại Điều 31 của Luật này;</w:t>
      </w:r>
    </w:p>
    <w:p>
      <w:pPr>
        <w:pStyle w:val="Normal"/>
        <w:widowControl w:val="false"/>
        <w:spacing w:before="120" w:after="0"/>
        <w:ind w:firstLine="560" w:right="0"/>
        <w:jc w:val="both"/>
        <w:rPr/>
      </w:pPr>
      <w:r>
        <w:rPr>
          <w:sz w:val="28"/>
          <w:szCs w:val="28"/>
        </w:rPr>
        <w:t>đ) Cuộc biểu diễn được bảo hộ theo điều ước quốc tế mà Cộng hòa xã hội chủ nghĩa Việt Nam là thành viên.</w:t>
      </w:r>
    </w:p>
    <w:p>
      <w:pPr>
        <w:pStyle w:val="Normal"/>
        <w:widowControl w:val="false"/>
        <w:spacing w:before="120" w:after="0"/>
        <w:ind w:firstLine="560" w:right="0"/>
        <w:jc w:val="both"/>
        <w:rPr>
          <w:sz w:val="28"/>
          <w:szCs w:val="28"/>
        </w:rPr>
      </w:pPr>
      <w:r>
        <w:rPr>
          <w:sz w:val="28"/>
          <w:szCs w:val="28"/>
        </w:rPr>
        <w:t>2. Bản ghi âm, ghi hình được bảo hộ nếu thuộc một trong các trường hợp sau đây:</w:t>
      </w:r>
    </w:p>
    <w:p>
      <w:pPr>
        <w:pStyle w:val="Normal"/>
        <w:widowControl w:val="false"/>
        <w:spacing w:before="120" w:after="0"/>
        <w:ind w:firstLine="560" w:right="0"/>
        <w:jc w:val="both"/>
        <w:rPr>
          <w:sz w:val="28"/>
          <w:szCs w:val="28"/>
        </w:rPr>
      </w:pPr>
      <w:r>
        <w:rPr>
          <w:sz w:val="28"/>
          <w:szCs w:val="28"/>
        </w:rPr>
        <w:t xml:space="preserve">a) Bản ghi âm, ghi hình của nhà sản xuất bản ghi âm, ghi hình có quốc tịch Việt Nam; </w:t>
      </w:r>
    </w:p>
    <w:p>
      <w:pPr>
        <w:pStyle w:val="Normal"/>
        <w:widowControl w:val="false"/>
        <w:spacing w:before="120" w:after="0"/>
        <w:ind w:firstLine="560" w:right="0"/>
        <w:jc w:val="both"/>
        <w:rPr/>
      </w:pPr>
      <w:r>
        <w:rPr>
          <w:sz w:val="28"/>
          <w:szCs w:val="28"/>
        </w:rPr>
        <w:t>b) Bản ghi âm, ghi hình của nhà sản xuất bản ghi âm, ghi hình được bảo hộ theo điều ước quốc tế mà Cộng hòa xã hội chủ nghĩa Việt Nam là thành viên.</w:t>
      </w:r>
    </w:p>
    <w:p>
      <w:pPr>
        <w:pStyle w:val="Normal"/>
        <w:widowControl w:val="false"/>
        <w:spacing w:before="120" w:after="0"/>
        <w:ind w:firstLine="560" w:right="0"/>
        <w:jc w:val="both"/>
        <w:rPr/>
      </w:pPr>
      <w:r>
        <w:rPr>
          <w:sz w:val="28"/>
          <w:szCs w:val="28"/>
        </w:rPr>
        <w:t>3. Chương trình phát sóng, tín hiệu vệ tinh mang chương trình được mã hoá được bảo hộ nếu thuộc một trong các trường hợp sau đây:</w:t>
      </w:r>
    </w:p>
    <w:p>
      <w:pPr>
        <w:pStyle w:val="Normal"/>
        <w:widowControl w:val="false"/>
        <w:spacing w:before="120" w:after="0"/>
        <w:ind w:firstLine="560" w:right="0"/>
        <w:jc w:val="both"/>
        <w:rPr>
          <w:sz w:val="28"/>
          <w:szCs w:val="28"/>
        </w:rPr>
      </w:pPr>
      <w:r>
        <w:rPr>
          <w:sz w:val="28"/>
          <w:szCs w:val="28"/>
        </w:rPr>
        <w:t>a) Chương trình phát sóng, tín hiệu vệ tinh mang chương trình được mã hoá của tổ chức phát sóng có quốc tịch Việt Nam;</w:t>
      </w:r>
    </w:p>
    <w:p>
      <w:pPr>
        <w:pStyle w:val="Normal"/>
        <w:widowControl w:val="false"/>
        <w:spacing w:before="120" w:after="0"/>
        <w:ind w:firstLine="560" w:right="0"/>
        <w:jc w:val="both"/>
        <w:rPr/>
      </w:pPr>
      <w:r>
        <w:rPr>
          <w:sz w:val="28"/>
          <w:szCs w:val="28"/>
        </w:rPr>
        <w:t>b) Chương trình phát sóng, tín hiệu vệ tinh mang chương trình được mã hoá của tổ chức phát sóng được bảo hộ theo điều ước quốc tế mà Cộng hòa xã hội chủ nghĩa Việt Nam là thành viên.</w:t>
      </w:r>
    </w:p>
    <w:p>
      <w:pPr>
        <w:pStyle w:val="Normal"/>
        <w:widowControl w:val="false"/>
        <w:spacing w:before="120" w:after="0"/>
        <w:ind w:firstLine="560" w:right="0"/>
        <w:jc w:val="both"/>
        <w:rPr/>
      </w:pPr>
      <w:r>
        <w:rPr>
          <w:sz w:val="28"/>
          <w:szCs w:val="28"/>
        </w:rPr>
        <w:t>4. Cuộc biểu diễn, bản ghi âm, ghi hình, chương trình phát sóng, tín hiệu vệ tinh mang chương trình được mã hóa chỉ được bảo hộ theo quy định tại các khoản 1, 2 và 3 Điều này với điều kiện không gây ph</w:t>
        <w:softHyphen/>
        <w:t xml:space="preserve">ương hại đến quyền tác giả. </w:t>
      </w:r>
    </w:p>
    <w:p>
      <w:pPr>
        <w:pStyle w:val="Normal"/>
        <w:widowControl w:val="false"/>
        <w:spacing w:before="120" w:after="120"/>
        <w:jc w:val="center"/>
        <w:rPr>
          <w:b/>
          <w:bCs/>
          <w:iCs/>
          <w:sz w:val="28"/>
          <w:szCs w:val="28"/>
        </w:rPr>
      </w:pPr>
      <w:r>
        <w:rPr>
          <w:b/>
          <w:bCs/>
          <w:iCs/>
          <w:sz w:val="28"/>
          <w:szCs w:val="28"/>
        </w:rPr>
      </w:r>
    </w:p>
    <w:p>
      <w:pPr>
        <w:pStyle w:val="Normal"/>
        <w:widowControl w:val="false"/>
        <w:spacing w:before="120" w:after="120"/>
        <w:jc w:val="center"/>
        <w:rPr>
          <w:b/>
          <w:bCs/>
          <w:iCs/>
          <w:sz w:val="28"/>
          <w:szCs w:val="28"/>
        </w:rPr>
      </w:pPr>
      <w:r>
        <w:rPr>
          <w:b/>
          <w:bCs/>
          <w:iCs/>
          <w:sz w:val="28"/>
          <w:szCs w:val="28"/>
        </w:rPr>
      </w:r>
    </w:p>
    <w:p>
      <w:pPr>
        <w:pStyle w:val="Normal"/>
        <w:widowControl w:val="false"/>
        <w:spacing w:before="80" w:after="0"/>
        <w:jc w:val="center"/>
        <w:rPr>
          <w:bCs/>
          <w:iCs/>
        </w:rPr>
      </w:pPr>
      <w:r>
        <w:rPr>
          <w:b/>
          <w:bCs/>
          <w:iCs/>
          <w:sz w:val="28"/>
          <w:szCs w:val="28"/>
        </w:rPr>
        <w:t>Chương II</w:t>
      </w:r>
    </w:p>
    <w:p>
      <w:pPr>
        <w:pStyle w:val="Normal"/>
        <w:widowControl w:val="false"/>
        <w:spacing w:before="80" w:after="0"/>
        <w:jc w:val="center"/>
        <w:rPr>
          <w:b/>
          <w:bCs/>
          <w:sz w:val="28"/>
          <w:szCs w:val="28"/>
        </w:rPr>
      </w:pPr>
      <w:r>
        <w:rPr>
          <w:b/>
          <w:bCs/>
          <w:sz w:val="28"/>
          <w:szCs w:val="28"/>
        </w:rPr>
        <w:t>NỘI DUNG, GIỚI HẠN QUYỀN, THỜI HẠN BẢO HỘ</w:t>
      </w:r>
    </w:p>
    <w:p>
      <w:pPr>
        <w:pStyle w:val="Normal"/>
        <w:widowControl w:val="false"/>
        <w:spacing w:before="80" w:after="0"/>
        <w:jc w:val="center"/>
        <w:rPr>
          <w:b/>
          <w:bCs/>
          <w:sz w:val="28"/>
          <w:szCs w:val="28"/>
        </w:rPr>
      </w:pPr>
      <w:r>
        <w:rPr>
          <w:b/>
          <w:bCs/>
          <w:sz w:val="28"/>
          <w:szCs w:val="28"/>
        </w:rPr>
        <w:t xml:space="preserve">QUYỀN TÁC GIẢ, QUYỀN LIÊN QUAN </w:t>
      </w:r>
    </w:p>
    <w:p>
      <w:pPr>
        <w:pStyle w:val="Normal"/>
        <w:spacing w:before="80" w:after="0"/>
        <w:jc w:val="center"/>
        <w:rPr>
          <w:b/>
          <w:bCs/>
          <w:iCs/>
          <w:sz w:val="28"/>
          <w:szCs w:val="28"/>
        </w:rPr>
      </w:pPr>
      <w:r>
        <w:rPr>
          <w:b/>
          <w:bCs/>
          <w:iCs/>
          <w:sz w:val="28"/>
          <w:szCs w:val="28"/>
        </w:rPr>
        <w:t>Mục 1</w:t>
      </w:r>
    </w:p>
    <w:p>
      <w:pPr>
        <w:pStyle w:val="Normal"/>
        <w:spacing w:before="80" w:after="0"/>
        <w:jc w:val="center"/>
        <w:rPr>
          <w:b/>
          <w:sz w:val="28"/>
          <w:szCs w:val="28"/>
        </w:rPr>
      </w:pPr>
      <w:r>
        <w:rPr>
          <w:b/>
          <w:sz w:val="28"/>
          <w:szCs w:val="28"/>
        </w:rPr>
        <w:t>NỘI DUNG, GIỚI HẠN QUYỀN, THỜI HẠN BẢO HỘ</w:t>
      </w:r>
    </w:p>
    <w:p>
      <w:pPr>
        <w:pStyle w:val="Normal"/>
        <w:spacing w:before="80" w:after="0"/>
        <w:jc w:val="center"/>
        <w:rPr>
          <w:b/>
          <w:sz w:val="28"/>
          <w:szCs w:val="28"/>
        </w:rPr>
      </w:pPr>
      <w:r>
        <w:rPr>
          <w:b/>
          <w:sz w:val="28"/>
          <w:szCs w:val="28"/>
        </w:rPr>
        <w:t>QUYỀN TÁC GIẢ</w:t>
      </w:r>
    </w:p>
    <w:p>
      <w:pPr>
        <w:pStyle w:val="Normal"/>
        <w:widowControl w:val="false"/>
        <w:spacing w:before="110" w:after="0"/>
        <w:ind w:firstLine="561" w:right="0"/>
        <w:rPr/>
      </w:pPr>
      <w:r>
        <w:rPr>
          <w:b/>
          <w:bCs/>
          <w:sz w:val="28"/>
          <w:szCs w:val="28"/>
        </w:rPr>
        <w:t xml:space="preserve">Điều 18. </w:t>
      </w:r>
      <w:r>
        <w:rPr>
          <w:b/>
          <w:bCs/>
          <w:iCs/>
          <w:sz w:val="28"/>
          <w:szCs w:val="28"/>
        </w:rPr>
        <w:t>Quyền tác giả</w:t>
      </w:r>
    </w:p>
    <w:p>
      <w:pPr>
        <w:pStyle w:val="Normal"/>
        <w:widowControl w:val="false"/>
        <w:spacing w:before="110" w:after="0"/>
        <w:ind w:firstLine="561" w:right="0"/>
        <w:jc w:val="both"/>
        <w:rPr/>
      </w:pPr>
      <w:r>
        <w:rPr>
          <w:sz w:val="28"/>
          <w:szCs w:val="28"/>
        </w:rPr>
        <w:t>Quyền tác giả đối với tác phẩm quy định tại Luật này bao gồm quyền nhân thân và quyền tài sản.</w:t>
      </w:r>
    </w:p>
    <w:p>
      <w:pPr>
        <w:pStyle w:val="Normal"/>
        <w:spacing w:lineRule="exact" w:line="350" w:before="110" w:after="0"/>
        <w:ind w:firstLine="561" w:right="0"/>
        <w:jc w:val="both"/>
        <w:rPr>
          <w:sz w:val="28"/>
          <w:szCs w:val="28"/>
        </w:rPr>
      </w:pPr>
      <w:r>
        <w:rPr>
          <w:b/>
          <w:bCs/>
          <w:sz w:val="28"/>
          <w:szCs w:val="28"/>
        </w:rPr>
        <w:t>Điều 19. Quyền nhân thân</w:t>
      </w:r>
      <w:r>
        <w:rPr>
          <w:rStyle w:val="FootnoteCharacters"/>
          <w:rStyle w:val="FootnoteReference"/>
          <w:bCs/>
          <w:sz w:val="28"/>
          <w:szCs w:val="28"/>
        </w:rPr>
        <w:footnoteReference w:id="36"/>
      </w:r>
    </w:p>
    <w:p>
      <w:pPr>
        <w:pStyle w:val="Normal"/>
        <w:tabs>
          <w:tab w:val="clear" w:pos="720"/>
          <w:tab w:val="left" w:pos="567" w:leader="none"/>
          <w:tab w:val="left" w:pos="1985" w:leader="none"/>
        </w:tabs>
        <w:spacing w:lineRule="exact" w:line="350" w:before="110" w:after="0"/>
        <w:ind w:firstLine="561" w:right="0"/>
        <w:jc w:val="both"/>
        <w:rPr>
          <w:sz w:val="28"/>
          <w:szCs w:val="28"/>
        </w:rPr>
      </w:pPr>
      <w:r>
        <w:rPr>
          <w:sz w:val="28"/>
          <w:szCs w:val="28"/>
        </w:rPr>
        <w:t>Quyền nhân thân bao gồm:</w:t>
      </w:r>
    </w:p>
    <w:p>
      <w:pPr>
        <w:pStyle w:val="Normal"/>
        <w:spacing w:lineRule="exact" w:line="350" w:before="110" w:after="0"/>
        <w:ind w:firstLine="561" w:right="0"/>
        <w:jc w:val="both"/>
        <w:rPr>
          <w:sz w:val="28"/>
          <w:szCs w:val="28"/>
        </w:rPr>
      </w:pPr>
      <w:r>
        <w:rPr>
          <w:sz w:val="28"/>
          <w:szCs w:val="28"/>
        </w:rPr>
        <w:t>1. Đặt tên cho tác phẩm.</w:t>
      </w:r>
    </w:p>
    <w:p>
      <w:pPr>
        <w:pStyle w:val="NormalWeb"/>
        <w:widowControl w:val="false"/>
        <w:spacing w:lineRule="exact" w:line="350" w:before="110" w:after="0"/>
        <w:ind w:firstLine="561" w:right="0"/>
        <w:jc w:val="both"/>
        <w:rPr/>
      </w:pPr>
      <w:r>
        <w:rPr>
          <w:sz w:val="28"/>
          <w:szCs w:val="28"/>
          <w:lang w:val="en-US"/>
        </w:rPr>
        <w:t xml:space="preserve">Tác giả có quyền chuyển quyền sử dụng quyền đặt tên tác phẩm cho tổ chức, cá nhân nhận chuyển giao quyền tài sản quy định tại khoản 1 Điều 20 của Luật này; </w:t>
      </w:r>
    </w:p>
    <w:p>
      <w:pPr>
        <w:pStyle w:val="NormalWeb"/>
        <w:widowControl w:val="false"/>
        <w:spacing w:lineRule="exact" w:line="350" w:before="110" w:after="0"/>
        <w:ind w:firstLine="561" w:right="0"/>
        <w:jc w:val="both"/>
        <w:rPr>
          <w:sz w:val="28"/>
          <w:szCs w:val="28"/>
          <w:lang w:val="en-US"/>
        </w:rPr>
      </w:pPr>
      <w:r>
        <w:rPr>
          <w:sz w:val="28"/>
          <w:szCs w:val="28"/>
          <w:lang w:val="en-US"/>
        </w:rPr>
        <w:t xml:space="preserve">2. </w:t>
      </w:r>
      <w:bookmarkStart w:id="1" w:name="_Hlk105221170"/>
      <w:r>
        <w:rPr>
          <w:sz w:val="28"/>
          <w:szCs w:val="28"/>
          <w:lang w:val="en-US"/>
        </w:rPr>
        <w:t>Đứng tên thật hoặc bút danh trên tác phẩm; được nêu tên thật hoặc bút danh khi tác phẩm được công bố, sử dụng;</w:t>
      </w:r>
    </w:p>
    <w:p>
      <w:pPr>
        <w:pStyle w:val="Normal"/>
        <w:spacing w:lineRule="exact" w:line="350" w:before="110" w:after="0"/>
        <w:ind w:firstLine="561" w:right="0"/>
        <w:jc w:val="both"/>
        <w:rPr>
          <w:sz w:val="28"/>
          <w:szCs w:val="28"/>
        </w:rPr>
      </w:pPr>
      <w:r>
        <w:rPr>
          <w:sz w:val="28"/>
          <w:szCs w:val="28"/>
        </w:rPr>
        <w:t>3. Công bố tác phẩm hoặc cho phép người khác công bố tác phẩm;</w:t>
      </w:r>
    </w:p>
    <w:p>
      <w:pPr>
        <w:pStyle w:val="Normal"/>
        <w:spacing w:lineRule="exact" w:line="350" w:before="110" w:after="0"/>
        <w:ind w:firstLine="561" w:right="0"/>
        <w:jc w:val="both"/>
        <w:rPr/>
      </w:pPr>
      <w:bookmarkEnd w:id="1"/>
      <w:r>
        <w:rPr>
          <w:sz w:val="28"/>
          <w:szCs w:val="28"/>
        </w:rPr>
        <w:t xml:space="preserve">4. Bảo vệ sự toàn vẹn của tác phẩm không cho người khác xuyên tạc; không cho người khác sửa đổi, cắt xén tác phẩm dưới bất kỳ hình thức nào gây phương hại đến danh dự và uy tín của tác giả. </w:t>
      </w:r>
    </w:p>
    <w:p>
      <w:pPr>
        <w:pStyle w:val="Normal"/>
        <w:spacing w:lineRule="exact" w:line="350" w:before="110" w:after="0"/>
        <w:ind w:firstLine="561" w:right="0"/>
        <w:jc w:val="both"/>
        <w:rPr>
          <w:sz w:val="28"/>
          <w:szCs w:val="28"/>
        </w:rPr>
      </w:pPr>
      <w:r>
        <w:rPr>
          <w:b/>
          <w:bCs/>
          <w:sz w:val="28"/>
          <w:szCs w:val="28"/>
        </w:rPr>
        <w:t>Điều 20. Quyền tài sản</w:t>
      </w:r>
      <w:r>
        <w:rPr>
          <w:rStyle w:val="FootnoteCharacters"/>
          <w:rStyle w:val="FootnoteReference"/>
          <w:bCs/>
          <w:sz w:val="28"/>
          <w:szCs w:val="28"/>
        </w:rPr>
        <w:footnoteReference w:id="37"/>
      </w:r>
    </w:p>
    <w:p>
      <w:pPr>
        <w:pStyle w:val="Normal"/>
        <w:spacing w:lineRule="exact" w:line="350" w:before="110" w:after="0"/>
        <w:ind w:firstLine="561" w:right="0"/>
        <w:jc w:val="both"/>
        <w:rPr>
          <w:sz w:val="28"/>
          <w:szCs w:val="28"/>
        </w:rPr>
      </w:pPr>
      <w:r>
        <w:rPr>
          <w:sz w:val="28"/>
          <w:szCs w:val="28"/>
        </w:rPr>
        <w:t xml:space="preserve">1. Quyền tài sản bao gồm: </w:t>
      </w:r>
    </w:p>
    <w:p>
      <w:pPr>
        <w:pStyle w:val="Normal"/>
        <w:spacing w:lineRule="exact" w:line="350" w:before="110" w:after="0"/>
        <w:ind w:firstLine="561" w:right="0"/>
        <w:jc w:val="both"/>
        <w:rPr>
          <w:sz w:val="28"/>
          <w:szCs w:val="28"/>
        </w:rPr>
      </w:pPr>
      <w:r>
        <w:rPr>
          <w:sz w:val="28"/>
          <w:szCs w:val="28"/>
        </w:rPr>
        <w:t>a) Làm tác phẩm phái sinh;</w:t>
      </w:r>
    </w:p>
    <w:p>
      <w:pPr>
        <w:pStyle w:val="Normal1"/>
        <w:widowControl w:val="false"/>
        <w:shd w:fill="FFFFFF" w:val="clear"/>
        <w:spacing w:lineRule="exact" w:line="350" w:before="120" w:after="120"/>
        <w:ind w:firstLine="560" w:right="0"/>
        <w:jc w:val="both"/>
        <w:rPr/>
      </w:pPr>
      <w:r>
        <w:rPr>
          <w:rFonts w:cs="Times New Roman" w:ascii="Times New Roman" w:hAnsi="Times New Roman"/>
          <w:sz w:val="28"/>
          <w:szCs w:val="28"/>
        </w:rPr>
        <w:t>b) Biểu diễn tác phẩm trước công chúng trực tiếp hoặc gián tiếp thông qua các bản ghi âm, ghi hình hoặc bất kỳ phương tiện kỹ thuật nào tại địa điểm mà công chúng có thể tiếp cận được nhưng công chúng không thể tự do lựa chọn thời gian và từng phần tác phẩm;</w:t>
      </w:r>
    </w:p>
    <w:p>
      <w:pPr>
        <w:pStyle w:val="Normal"/>
        <w:spacing w:lineRule="exact" w:line="350" w:before="120" w:after="120"/>
        <w:ind w:firstLine="560" w:right="0"/>
        <w:jc w:val="both"/>
        <w:rPr/>
      </w:pPr>
      <w:r>
        <w:rPr>
          <w:sz w:val="28"/>
          <w:szCs w:val="28"/>
        </w:rPr>
        <w:t>c) Sao chép trực tiếp hoặc gián tiếp toàn bộ hoặc một phần tác phẩm bằng bất kỳ phương tiện hay hình thức nào, trừ trường hợp quy định tại điểm a khoản 3 Điều này;</w:t>
      </w:r>
    </w:p>
    <w:p>
      <w:pPr>
        <w:pStyle w:val="Normal"/>
        <w:widowControl w:val="false"/>
        <w:spacing w:lineRule="exact" w:line="350" w:before="120" w:after="120"/>
        <w:ind w:firstLine="560" w:right="0"/>
        <w:jc w:val="both"/>
        <w:rPr/>
      </w:pPr>
      <w:r>
        <w:rPr>
          <w:sz w:val="28"/>
          <w:szCs w:val="28"/>
        </w:rPr>
        <w:t xml:space="preserve">d) Phân phối, nhập khẩu để phân phối đến công chúng thông qua bán hoặc hình thức chuyển giao quyền sở hữu khác đối với bản gốc, bản sao tác phẩm dưới dạng hữu hình, trừ trường hợp quy định tại điểm b khoản 3 Điều này; </w:t>
      </w:r>
    </w:p>
    <w:p>
      <w:pPr>
        <w:pStyle w:val="Normal"/>
        <w:widowControl w:val="false"/>
        <w:spacing w:lineRule="exact" w:line="350" w:before="120" w:after="120"/>
        <w:ind w:firstLine="560" w:right="0"/>
        <w:jc w:val="both"/>
        <w:rPr/>
      </w:pPr>
      <w:r>
        <w:rPr>
          <w:sz w:val="28"/>
          <w:szCs w:val="28"/>
        </w:rPr>
        <w:t>đ) Phát sóng, truyền đạt đến công chúng tác phẩm bằng phương tiện hữu tuyến, vô tuyến, mạng thông tin điện tử hoặc bất kỳ phương tiện kỹ thuật nào khác, bao gồm cả việc cung cấp tác phẩm đến công chúng theo cách mà công chúng có thể tiếp cận được tại địa điểm và thời gian do họ lựa chọn;</w:t>
      </w:r>
    </w:p>
    <w:p>
      <w:pPr>
        <w:pStyle w:val="Normal"/>
        <w:spacing w:lineRule="exact" w:line="350" w:before="120" w:after="120"/>
        <w:ind w:firstLine="560" w:right="0"/>
        <w:jc w:val="both"/>
        <w:rPr/>
      </w:pPr>
      <w:r>
        <w:rPr>
          <w:spacing w:val="2"/>
          <w:sz w:val="28"/>
          <w:szCs w:val="28"/>
        </w:rPr>
        <w:t>e) Cho thuê bản gốc hoặc bản sao tác phẩm điện ảnh, chương trình máy tính, trừ trường hợp chương trình máy tính đó không phải là đối tượng chính của việc cho thuê.</w:t>
      </w:r>
    </w:p>
    <w:p>
      <w:pPr>
        <w:pStyle w:val="Normal"/>
        <w:spacing w:lineRule="exact" w:line="350" w:before="120" w:after="120"/>
        <w:ind w:firstLine="560" w:right="0"/>
        <w:jc w:val="both"/>
        <w:rPr>
          <w:sz w:val="28"/>
          <w:szCs w:val="28"/>
        </w:rPr>
      </w:pPr>
      <w:r>
        <w:rPr>
          <w:sz w:val="28"/>
          <w:szCs w:val="28"/>
        </w:rPr>
        <w:t xml:space="preserve">2. Các quyền quy định tại khoản 1 Điều này do tác giả, chủ sở hữu quyền tác giả độc quyền thực hiện hoặc cho phép tổ chức, cá nhân khác thực hiện theo quy định của Luật này. </w:t>
      </w:r>
    </w:p>
    <w:p>
      <w:pPr>
        <w:pStyle w:val="Normal"/>
        <w:spacing w:lineRule="exact" w:line="350" w:before="120" w:after="120"/>
        <w:ind w:firstLine="560" w:right="0"/>
        <w:jc w:val="both"/>
        <w:rPr/>
      </w:pPr>
      <w:r>
        <w:rPr>
          <w:sz w:val="28"/>
          <w:szCs w:val="28"/>
        </w:rPr>
        <w:t>Tổ chức, cá nhân khi khai thác, sử dụng một, một số hoặc toàn bộ các quyền quy định tại khoản 1 Điều này và khoản 3 Điều 19 của Luật này phải được sự cho phép của chủ sở hữu quyền tác giả và trả tiền bản quyền, các quyền lợi vật chất khác (nếu có) cho chủ sở hữu quyền tác giả, trừ trường hợp quy định tại khoản 3 Điều này, các điều 25, 25a, 26, 32 và 33 của Luật này. Trường hợp làm tác phẩm phái sinh mà ảnh hưởng đến quyền nhân thân quy định tại khoản 4 Điều 19 của Luật này còn phải được sự đồng ý bằng văn bản của tác giả.</w:t>
      </w:r>
    </w:p>
    <w:p>
      <w:pPr>
        <w:pStyle w:val="NormalWeb"/>
        <w:widowControl w:val="false"/>
        <w:spacing w:lineRule="exact" w:line="350" w:before="120" w:after="120"/>
        <w:ind w:firstLine="560" w:right="0"/>
        <w:jc w:val="both"/>
        <w:rPr>
          <w:bCs/>
          <w:spacing w:val="-4"/>
          <w:sz w:val="28"/>
          <w:szCs w:val="28"/>
          <w:lang w:val="en-US"/>
        </w:rPr>
      </w:pPr>
      <w:r>
        <w:rPr>
          <w:bCs/>
          <w:spacing w:val="-4"/>
          <w:sz w:val="28"/>
          <w:szCs w:val="28"/>
          <w:lang w:val="en-US"/>
        </w:rPr>
        <w:t xml:space="preserve">3. </w:t>
      </w:r>
      <w:r>
        <w:rPr>
          <w:sz w:val="28"/>
          <w:szCs w:val="28"/>
          <w:lang w:val="en-US"/>
        </w:rPr>
        <w:t>Chủ sở hữu quyền tác giả không có quyền ngăn cấm tổ chức, cá nhân khác thực hiện các hành vi sau đây:</w:t>
      </w:r>
    </w:p>
    <w:p>
      <w:pPr>
        <w:pStyle w:val="NormalWeb"/>
        <w:widowControl w:val="false"/>
        <w:spacing w:lineRule="exact" w:line="350" w:before="120" w:after="120"/>
        <w:ind w:firstLine="560" w:right="0"/>
        <w:jc w:val="both"/>
        <w:rPr/>
      </w:pPr>
      <w:r>
        <w:rPr>
          <w:sz w:val="28"/>
          <w:szCs w:val="28"/>
          <w:lang w:val="en-US"/>
        </w:rPr>
        <w:t>a) Sao chép tác phẩm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tác phẩm, không có mục đích kinh tế độc lập và bản sao bị tự động xóa bỏ, không có khả năng phục hồi lại;</w:t>
      </w:r>
    </w:p>
    <w:p>
      <w:pPr>
        <w:pStyle w:val="Normal"/>
        <w:spacing w:lineRule="exact" w:line="370" w:before="120" w:after="120"/>
        <w:ind w:firstLine="560" w:right="0"/>
        <w:jc w:val="both"/>
        <w:rPr/>
      </w:pPr>
      <w:r>
        <w:rPr>
          <w:sz w:val="28"/>
          <w:szCs w:val="28"/>
        </w:rPr>
        <w:t>b) Phân phối lần tiếp theo, nhập khẩu để phân phối đối với bản gốc, bản sao tác phẩm đã được chủ sở hữu quyền tác giả thực hiện hoặc cho phép thực hiện việc phân phối.</w:t>
      </w:r>
    </w:p>
    <w:p>
      <w:pPr>
        <w:pStyle w:val="Normal"/>
        <w:spacing w:lineRule="exact" w:line="370" w:before="120" w:after="120"/>
        <w:ind w:firstLine="560" w:right="0"/>
        <w:jc w:val="both"/>
        <w:rPr>
          <w:sz w:val="28"/>
          <w:szCs w:val="28"/>
        </w:rPr>
      </w:pPr>
      <w:bookmarkStart w:id="2" w:name="dieu_21"/>
      <w:r>
        <w:rPr>
          <w:b/>
          <w:bCs/>
          <w:sz w:val="28"/>
          <w:szCs w:val="28"/>
        </w:rPr>
        <w:t>Điều 21. Quyền tác giả đối với tác phẩm điện ảnh, tác phẩm sân khấu</w:t>
      </w:r>
      <w:bookmarkEnd w:id="2"/>
      <w:r>
        <w:rPr>
          <w:rStyle w:val="FootnoteCharacters"/>
          <w:rStyle w:val="FootnoteReference"/>
          <w:bCs/>
          <w:sz w:val="28"/>
          <w:szCs w:val="28"/>
        </w:rPr>
        <w:footnoteReference w:id="38"/>
      </w:r>
    </w:p>
    <w:p>
      <w:pPr>
        <w:pStyle w:val="Normal"/>
        <w:spacing w:lineRule="exact" w:line="370" w:before="120" w:after="120"/>
        <w:ind w:firstLine="560" w:right="0"/>
        <w:jc w:val="both"/>
        <w:rPr>
          <w:sz w:val="28"/>
          <w:szCs w:val="28"/>
        </w:rPr>
      </w:pPr>
      <w:r>
        <w:rPr>
          <w:sz w:val="28"/>
          <w:szCs w:val="28"/>
        </w:rPr>
        <w:t>1. Quyền tác giả đối với tác phẩm điện ảnh được quy định như sau:</w:t>
        <w:tab/>
      </w:r>
    </w:p>
    <w:p>
      <w:pPr>
        <w:pStyle w:val="Normal"/>
        <w:spacing w:lineRule="exact" w:line="370" w:before="120" w:after="120"/>
        <w:ind w:firstLine="560" w:right="0"/>
        <w:jc w:val="both"/>
        <w:rPr/>
      </w:pPr>
      <w:r>
        <w:rPr>
          <w:sz w:val="28"/>
          <w:szCs w:val="28"/>
        </w:rPr>
        <w:t>a) Biên kịch, đạo diễn được hưởng quyền quy định tại các khoản 1, 2 và 4 Điều 19 của Luật này;</w:t>
      </w:r>
    </w:p>
    <w:p>
      <w:pPr>
        <w:pStyle w:val="Normal"/>
        <w:spacing w:before="120" w:after="0"/>
        <w:ind w:firstLine="561" w:right="0"/>
        <w:jc w:val="both"/>
        <w:rPr/>
      </w:pPr>
      <w:r>
        <w:rPr>
          <w:sz w:val="28"/>
          <w:szCs w:val="28"/>
        </w:rPr>
        <w:t xml:space="preserve">b) Quay phim, dựng phim, sáng tác âm nhạc, thiết kế mỹ thuật, thiết kế âm thanh, ánh sáng, kỹ xảo, diễn viên điện ảnh và những người thực hiện các công việc khác có tính sáng tạo đối với tác phẩm điện ảnh được hưởng quyền quy định tại khoản 2 Điều 19 của Luật này; </w:t>
      </w:r>
    </w:p>
    <w:p>
      <w:pPr>
        <w:pStyle w:val="Normal"/>
        <w:spacing w:before="120" w:after="0"/>
        <w:ind w:firstLine="561" w:right="0"/>
        <w:jc w:val="both"/>
        <w:rPr/>
      </w:pPr>
      <w:r>
        <w:rPr>
          <w:sz w:val="28"/>
          <w:szCs w:val="28"/>
        </w:rPr>
        <w:t>c) Tổ chức, cá nhân đầu tư tài chính và cơ sở vật chất - kỹ thuật để sản xuất tác phẩm điện ảnh là chủ sở hữu các quyền quy định tại khoản 3 Điều 19 và khoản 1 Điều 20 của Luật này, trừ trường hợp có thỏa thuận khác bằng văn bản; có nghĩa vụ trả tiền bản quyền, các quyền lợi vật chất khác (nếu có) theo hợp đồng với những người quy định tại điểm a và điểm b khoản này;</w:t>
      </w:r>
    </w:p>
    <w:p>
      <w:pPr>
        <w:pStyle w:val="Normal"/>
        <w:spacing w:before="120" w:after="0"/>
        <w:ind w:firstLine="561" w:right="0"/>
        <w:jc w:val="both"/>
        <w:rPr/>
      </w:pPr>
      <w:r>
        <w:rPr>
          <w:sz w:val="28"/>
          <w:szCs w:val="28"/>
        </w:rPr>
        <w:t>d) Tổ chức, cá nhân đầu tư tài chính và cơ sở vật chất - kỹ thuật để sản xuất tác phẩm điện ảnh có thể thỏa thuận với những người quy định tại điểm a khoản này về việc đặt tên, sửa đổi tác phẩm;</w:t>
      </w:r>
    </w:p>
    <w:p>
      <w:pPr>
        <w:pStyle w:val="Normal"/>
        <w:spacing w:before="120" w:after="0"/>
        <w:ind w:firstLine="561" w:right="0"/>
        <w:jc w:val="both"/>
        <w:rPr/>
      </w:pPr>
      <w:r>
        <w:rPr>
          <w:spacing w:val="-2"/>
          <w:sz w:val="28"/>
          <w:szCs w:val="28"/>
        </w:rPr>
        <w:t>đ) Trường hợp kịch bản, tác phẩm âm nhạc trong tác phẩm điện ảnh được sử dụng độc lập thì tác giả, chủ sở hữu quyền tác giả của kịch bản, tác phẩm âm nhạc được hưởng quyền tác giả một cách độc lập đối với kịch bản, tác phẩm âm nhạc đó, trừ trường hợp có thỏa thuận khác bằng văn bản.</w:t>
      </w:r>
    </w:p>
    <w:p>
      <w:pPr>
        <w:pStyle w:val="Normal"/>
        <w:spacing w:before="120" w:after="0"/>
        <w:ind w:firstLine="561" w:right="0"/>
        <w:jc w:val="both"/>
        <w:rPr>
          <w:sz w:val="28"/>
          <w:szCs w:val="28"/>
        </w:rPr>
      </w:pPr>
      <w:r>
        <w:rPr>
          <w:sz w:val="28"/>
          <w:szCs w:val="28"/>
        </w:rPr>
        <w:t>2. Quyền tác giả đối với tác phẩm sân khấu được quy định như sau:</w:t>
      </w:r>
    </w:p>
    <w:p>
      <w:pPr>
        <w:pStyle w:val="Normal"/>
        <w:spacing w:before="120" w:after="0"/>
        <w:ind w:firstLine="561" w:right="0"/>
        <w:jc w:val="both"/>
        <w:rPr/>
      </w:pPr>
      <w:r>
        <w:rPr>
          <w:sz w:val="28"/>
          <w:szCs w:val="28"/>
        </w:rPr>
        <w:t>a) Tác giả kịch bản sân khấu được hưởng quyền quy định tại các khoản 1, 2 và 4 Điều 19 của Luật này;</w:t>
      </w:r>
    </w:p>
    <w:p>
      <w:pPr>
        <w:pStyle w:val="Normal"/>
        <w:spacing w:before="120" w:after="0"/>
        <w:ind w:firstLine="561" w:right="0"/>
        <w:jc w:val="both"/>
        <w:rPr/>
      </w:pPr>
      <w:r>
        <w:rPr>
          <w:sz w:val="28"/>
          <w:szCs w:val="28"/>
        </w:rPr>
        <w:t>b) Tác giả tác phẩm văn học,</w:t>
      </w:r>
      <w:r>
        <w:rPr>
          <w:sz w:val="27"/>
          <w:szCs w:val="27"/>
        </w:rPr>
        <w:t> </w:t>
      </w:r>
      <w:r>
        <w:rPr>
          <w:sz w:val="28"/>
          <w:szCs w:val="28"/>
        </w:rPr>
        <w:t>tác giả tác phẩm âm nhạc, đạo diễn sân khấu, chỉ huy âm nhạc, biên đạo múa, thiết kế sân khấu, phục trang và những người thực hiện các công việc khác có tính sáng tạo đối với tác phẩm sân khấu được hưởng quyền quy định tại khoản 2 Điều 19 của Luật này;</w:t>
      </w:r>
    </w:p>
    <w:p>
      <w:pPr>
        <w:pStyle w:val="Normal"/>
        <w:spacing w:before="120" w:after="0"/>
        <w:ind w:firstLine="561" w:right="0"/>
        <w:jc w:val="both"/>
        <w:rPr/>
      </w:pPr>
      <w:r>
        <w:rPr>
          <w:sz w:val="28"/>
          <w:szCs w:val="28"/>
        </w:rPr>
        <w:t>c) Tổ chức, cá nhân đầu tư tài chính và cơ sở vật chất - kỹ thuật để xây dựng tác phẩm sân khấu là chủ sở hữu các quyền quy định tại khoản 3 Điều 19 và khoản 1 Điều 20 của Luật này, trừ trường hợp có thỏa thuận khác bằng văn bản; có nghĩa vụ trả tiền bản quyền, các quyền lợi vật chất khác (nếu có) theo hợp đồng với những người quy định tại điểm a và điểm b khoản này;</w:t>
      </w:r>
    </w:p>
    <w:p>
      <w:pPr>
        <w:pStyle w:val="Normal"/>
        <w:spacing w:before="120" w:after="0"/>
        <w:ind w:firstLine="561" w:right="0"/>
        <w:jc w:val="both"/>
        <w:rPr/>
      </w:pPr>
      <w:r>
        <w:rPr>
          <w:sz w:val="28"/>
          <w:szCs w:val="28"/>
        </w:rPr>
        <w:t>d) Tổ chức, cá nhân đầu tư tài chính và cơ sở vật chất - kỹ thuật để xây dựng tác phẩm sân khấu có thể thỏa thuận với những người quy định tại điểm a khoản này về việc đặt tên, sửa đổi tác phẩm;</w:t>
      </w:r>
    </w:p>
    <w:p>
      <w:pPr>
        <w:pStyle w:val="Normal"/>
        <w:widowControl w:val="false"/>
        <w:spacing w:before="120" w:after="0"/>
        <w:ind w:firstLine="561" w:right="0"/>
        <w:jc w:val="both"/>
        <w:rPr>
          <w:sz w:val="28"/>
          <w:szCs w:val="28"/>
        </w:rPr>
      </w:pPr>
      <w:r>
        <w:rPr>
          <w:spacing w:val="-4"/>
          <w:sz w:val="28"/>
          <w:szCs w:val="28"/>
        </w:rPr>
        <w:t>đ) Trường hợp tác phẩm văn học, tác phẩm âm nhạc trong tác phẩm sân khấu được sử dụng độc lập thì tác giả, chủ sở hữu quyền tác giả của tác phẩm văn học, tác phẩm âm nhạc được hưởng quyền tác giả một cách độc lập đối với tác phẩm văn học, tác phẩm âm nhạc đó, trừ trường hợp có thỏa thuận khác bằng văn bản.</w:t>
      </w:r>
    </w:p>
    <w:p>
      <w:pPr>
        <w:pStyle w:val="Normal"/>
        <w:widowControl w:val="false"/>
        <w:spacing w:before="120" w:after="0"/>
        <w:ind w:firstLine="561" w:right="0"/>
        <w:jc w:val="both"/>
        <w:rPr/>
      </w:pPr>
      <w:r>
        <w:rPr>
          <w:b/>
          <w:bCs/>
          <w:sz w:val="28"/>
          <w:szCs w:val="28"/>
        </w:rPr>
        <w:t>Điều 22.</w:t>
      </w:r>
      <w:r>
        <w:rPr>
          <w:b/>
          <w:bCs/>
          <w:iCs/>
          <w:sz w:val="28"/>
          <w:szCs w:val="28"/>
        </w:rPr>
        <w:t xml:space="preserve"> Quyền tác giả đối với chương trình máy tính, sưu tập dữ liệu</w:t>
      </w:r>
    </w:p>
    <w:p>
      <w:pPr>
        <w:pStyle w:val="Normal"/>
        <w:widowControl w:val="false"/>
        <w:spacing w:before="80" w:after="0"/>
        <w:ind w:firstLine="561" w:right="0"/>
        <w:jc w:val="both"/>
        <w:rPr/>
      </w:pPr>
      <w:r>
        <w:rPr>
          <w:sz w:val="28"/>
          <w:szCs w:val="28"/>
        </w:rPr>
        <w:t>1.</w:t>
      </w:r>
      <w:r>
        <w:rPr>
          <w:rStyle w:val="FootnoteCharacters"/>
          <w:rStyle w:val="FootnoteReference"/>
          <w:sz w:val="28"/>
          <w:szCs w:val="28"/>
        </w:rPr>
        <w:footnoteReference w:id="39"/>
      </w:r>
      <w:r>
        <w:rPr>
          <w:sz w:val="28"/>
          <w:szCs w:val="28"/>
        </w:rPr>
        <w:t xml:space="preserve">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p>
    <w:p>
      <w:pPr>
        <w:pStyle w:val="Normal"/>
        <w:widowControl w:val="false"/>
        <w:spacing w:before="80" w:after="0"/>
        <w:ind w:firstLine="560" w:right="0"/>
        <w:jc w:val="both"/>
        <w:rPr>
          <w:sz w:val="28"/>
          <w:szCs w:val="28"/>
        </w:rPr>
      </w:pPr>
      <w:r>
        <w:rPr>
          <w:sz w:val="28"/>
          <w:szCs w:val="28"/>
        </w:rP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w:t>
      </w:r>
    </w:p>
    <w:p>
      <w:pPr>
        <w:pStyle w:val="Normal"/>
        <w:widowControl w:val="false"/>
        <w:spacing w:before="80" w:after="0"/>
        <w:ind w:firstLine="560" w:right="0"/>
        <w:jc w:val="both"/>
        <w:rPr>
          <w:sz w:val="28"/>
          <w:szCs w:val="28"/>
        </w:rPr>
      </w:pPr>
      <w:r>
        <w:rPr>
          <w:sz w:val="28"/>
          <w:szCs w:val="28"/>
        </w:rPr>
        <w:t xml:space="preserve">2. Sưu tập dữ liệu là tập hợp có tính sáng tạo thể hiện ở sự tuyển chọn, sắp xếp các tư liệu dưới dạng điện tử hoặc dạng khác. </w:t>
      </w:r>
    </w:p>
    <w:p>
      <w:pPr>
        <w:pStyle w:val="Normal"/>
        <w:widowControl w:val="false"/>
        <w:spacing w:before="80" w:after="0"/>
        <w:ind w:firstLine="560" w:right="0"/>
        <w:jc w:val="both"/>
        <w:rPr/>
      </w:pPr>
      <w:r>
        <w:rPr>
          <w:sz w:val="28"/>
          <w:szCs w:val="28"/>
        </w:rPr>
        <w:t>Việc bảo hộ quyền tác giả đối với sưu tập dữ liệu không bao hàm chính các tư liệu đó, không gây phương hại đến quyền tác giả của chính tư liệu đó.</w:t>
      </w:r>
    </w:p>
    <w:p>
      <w:pPr>
        <w:pStyle w:val="Normal"/>
        <w:widowControl w:val="false"/>
        <w:spacing w:before="80" w:after="0"/>
        <w:ind w:firstLine="560" w:right="0"/>
        <w:jc w:val="both"/>
        <w:rPr/>
      </w:pPr>
      <w:r>
        <w:rPr>
          <w:b/>
          <w:bCs/>
          <w:sz w:val="28"/>
          <w:szCs w:val="28"/>
        </w:rPr>
        <w:t>Điều 23.</w:t>
      </w:r>
      <w:r>
        <w:rPr>
          <w:b/>
          <w:bCs/>
          <w:iCs/>
          <w:sz w:val="28"/>
          <w:szCs w:val="28"/>
        </w:rPr>
        <w:t xml:space="preserve"> Quyền tác giả đối với tác phẩm văn học, nghệ thuật dân gian</w:t>
      </w:r>
    </w:p>
    <w:p>
      <w:pPr>
        <w:pStyle w:val="Normal"/>
        <w:widowControl w:val="false"/>
        <w:spacing w:before="80" w:after="0"/>
        <w:ind w:firstLine="560" w:right="0"/>
        <w:jc w:val="both"/>
        <w:rPr/>
      </w:pPr>
      <w:r>
        <w:rPr>
          <w:sz w:val="28"/>
          <w:szCs w:val="28"/>
        </w:rPr>
        <w:t>1. Tác phẩm văn học, nghệ thuật dân gian là sáng tạo tập thể trên nền tảng truyền thống của một nhóm hoặc các cá nhân nhằm phản ánh khát vọng của cộng đồng, thể hiện tương xứng đặc điểm văn hoá và xã hội của họ, các tiêu chuẩn và giá trị được lưu truyền bằng cách mô phỏng hoặc bằng cách khác. Tác phẩm văn học, nghệ thuật dân gian bao gồm:</w:t>
      </w:r>
    </w:p>
    <w:p>
      <w:pPr>
        <w:pStyle w:val="Normal"/>
        <w:widowControl w:val="false"/>
        <w:spacing w:before="80" w:after="0"/>
        <w:ind w:firstLine="560" w:right="0"/>
        <w:jc w:val="both"/>
        <w:rPr>
          <w:sz w:val="28"/>
          <w:szCs w:val="28"/>
        </w:rPr>
      </w:pPr>
      <w:r>
        <w:rPr>
          <w:sz w:val="28"/>
          <w:szCs w:val="28"/>
        </w:rPr>
        <w:t>a) Truyện, thơ, câu đố;</w:t>
      </w:r>
    </w:p>
    <w:p>
      <w:pPr>
        <w:pStyle w:val="Normal"/>
        <w:widowControl w:val="false"/>
        <w:spacing w:before="80" w:after="0"/>
        <w:ind w:firstLine="560" w:right="0"/>
        <w:jc w:val="both"/>
        <w:rPr/>
      </w:pPr>
      <w:r>
        <w:rPr>
          <w:sz w:val="28"/>
          <w:szCs w:val="28"/>
        </w:rPr>
        <w:t>b) Điệu hát, làn điệu âm nhạc;</w:t>
      </w:r>
    </w:p>
    <w:p>
      <w:pPr>
        <w:pStyle w:val="Normal"/>
        <w:widowControl w:val="false"/>
        <w:spacing w:before="80" w:after="0"/>
        <w:ind w:firstLine="560" w:right="0"/>
        <w:jc w:val="both"/>
        <w:rPr>
          <w:sz w:val="28"/>
          <w:szCs w:val="28"/>
        </w:rPr>
      </w:pPr>
      <w:r>
        <w:rPr>
          <w:sz w:val="28"/>
          <w:szCs w:val="28"/>
        </w:rPr>
        <w:t>c) Điệu múa, vở diễn, nghi lễ và các trò chơi;</w:t>
      </w:r>
    </w:p>
    <w:p>
      <w:pPr>
        <w:pStyle w:val="Normal"/>
        <w:widowControl w:val="false"/>
        <w:spacing w:before="80" w:after="0"/>
        <w:ind w:firstLine="560" w:right="0"/>
        <w:jc w:val="both"/>
        <w:rPr>
          <w:sz w:val="28"/>
          <w:szCs w:val="28"/>
        </w:rPr>
      </w:pPr>
      <w:r>
        <w:rPr>
          <w:sz w:val="28"/>
          <w:szCs w:val="28"/>
        </w:rPr>
        <w:t>d) Sản phẩm nghệ thuật đồ hoạ, hội hoạ, điêu khắc, nhạc cụ, hình mẫu kiến trúc và các loại hình nghệ thuật khác được thể hiện dưới bất kỳ hình thức vật chất nào.</w:t>
      </w:r>
    </w:p>
    <w:p>
      <w:pPr>
        <w:pStyle w:val="Normal"/>
        <w:widowControl w:val="false"/>
        <w:spacing w:before="80" w:after="0"/>
        <w:ind w:firstLine="560" w:right="0"/>
        <w:jc w:val="both"/>
        <w:rPr/>
      </w:pPr>
      <w:r>
        <w:rPr>
          <w:sz w:val="28"/>
          <w:szCs w:val="28"/>
        </w:rPr>
        <w:t>2. Tổ chức, cá nhân khi sử dụng tác phẩm văn học, nghệ thuật dân gian phải dẫn chiếu xuất xứ của loại hình tác phẩm đó và bảo đảm giữ gìn giá trị đích thực của tác phẩm văn học, nghệ thuật dân gian.</w:t>
      </w:r>
    </w:p>
    <w:p>
      <w:pPr>
        <w:pStyle w:val="Normal"/>
        <w:widowControl w:val="false"/>
        <w:spacing w:before="80" w:after="0"/>
        <w:ind w:firstLine="560" w:right="0"/>
        <w:jc w:val="both"/>
        <w:rPr/>
      </w:pPr>
      <w:r>
        <w:rPr>
          <w:rFonts w:cs="Times New Roman Bold;Times New Roman" w:ascii="Times New Roman Bold;Times New Roman" w:hAnsi="Times New Roman Bold;Times New Roman"/>
          <w:b/>
          <w:bCs/>
          <w:spacing w:val="-4"/>
          <w:sz w:val="28"/>
          <w:szCs w:val="28"/>
        </w:rPr>
        <w:t xml:space="preserve">Điều 24. </w:t>
      </w:r>
      <w:r>
        <w:rPr>
          <w:rFonts w:cs="Times New Roman Bold;Times New Roman" w:ascii="Times New Roman Bold;Times New Roman" w:hAnsi="Times New Roman Bold;Times New Roman"/>
          <w:b/>
          <w:bCs/>
          <w:iCs/>
          <w:spacing w:val="-4"/>
          <w:sz w:val="28"/>
          <w:szCs w:val="28"/>
        </w:rPr>
        <w:t>Quyền tác giả đối với tác phẩm văn học, nghệ thuật và khoa học</w:t>
      </w:r>
    </w:p>
    <w:p>
      <w:pPr>
        <w:pStyle w:val="Normal"/>
        <w:widowControl w:val="false"/>
        <w:spacing w:before="80" w:after="0"/>
        <w:ind w:firstLine="560" w:right="0"/>
        <w:jc w:val="both"/>
        <w:rPr/>
      </w:pPr>
      <w:r>
        <w:rPr>
          <w:sz w:val="28"/>
          <w:szCs w:val="28"/>
        </w:rPr>
        <w:t>Việc bảo hộ quyền tác giả đối với tác phẩm văn học, nghệ thuật và khoa học quy định tại khoản 1 Điều 14 của Luật này do Chính phủ quy định cụ thể.</w:t>
      </w:r>
    </w:p>
    <w:p>
      <w:pPr>
        <w:pStyle w:val="Normal"/>
        <w:widowControl w:val="false"/>
        <w:spacing w:before="80" w:after="0"/>
        <w:ind w:firstLine="561" w:right="0"/>
        <w:jc w:val="both"/>
        <w:rPr/>
      </w:pPr>
      <w:r>
        <w:rPr>
          <w:b/>
          <w:bCs/>
          <w:sz w:val="28"/>
          <w:szCs w:val="28"/>
        </w:rPr>
        <w:t>Điều 25. Các trường hợp ngoại lệ không xâm phạm quyền tác giả</w:t>
      </w:r>
      <w:r>
        <w:rPr>
          <w:rStyle w:val="FootnoteCharacters"/>
          <w:rStyle w:val="FootnoteReference"/>
          <w:bCs/>
          <w:iCs/>
          <w:sz w:val="28"/>
          <w:szCs w:val="28"/>
        </w:rPr>
        <w:footnoteReference w:id="40"/>
      </w:r>
      <w:r>
        <w:rPr>
          <w:b/>
          <w:bCs/>
          <w:iCs/>
          <w:sz w:val="28"/>
          <w:szCs w:val="28"/>
        </w:rPr>
        <w:t xml:space="preserve"> </w:t>
      </w:r>
    </w:p>
    <w:p>
      <w:pPr>
        <w:pStyle w:val="Normal"/>
        <w:widowControl w:val="false"/>
        <w:spacing w:before="120" w:after="0"/>
        <w:ind w:firstLine="561" w:right="0"/>
        <w:jc w:val="both"/>
        <w:rPr/>
      </w:pPr>
      <w:r>
        <w:rPr>
          <w:bCs/>
          <w:iCs/>
          <w:sz w:val="28"/>
          <w:szCs w:val="28"/>
        </w:rPr>
        <w:t>1. Các trường hợp sử dụng tác phẩm đã công bố không phải xin phép, không phải trả tiền bản quyền nhưng phải thông tin về tên tác giả và nguồn gốc, xuất xứ của tác phẩm bao gồm:</w:t>
      </w:r>
    </w:p>
    <w:p>
      <w:pPr>
        <w:pStyle w:val="Normal"/>
        <w:spacing w:before="120" w:after="0"/>
        <w:ind w:firstLine="560" w:right="0"/>
        <w:jc w:val="both"/>
        <w:rPr/>
      </w:pPr>
      <w:r>
        <w:rPr>
          <w:bCs/>
          <w:iCs/>
          <w:sz w:val="28"/>
          <w:szCs w:val="28"/>
        </w:rPr>
        <w:t>a</w:t>
      </w:r>
      <w:r>
        <w:rPr>
          <w:spacing w:val="4"/>
          <w:sz w:val="28"/>
          <w:szCs w:val="28"/>
        </w:rPr>
        <w:t>) Tự sao chép một bản để</w:t>
      </w:r>
      <w:r>
        <w:rPr>
          <w:i/>
          <w:spacing w:val="4"/>
          <w:sz w:val="28"/>
          <w:szCs w:val="28"/>
        </w:rPr>
        <w:t xml:space="preserve"> </w:t>
      </w:r>
      <w:r>
        <w:rPr>
          <w:spacing w:val="4"/>
          <w:sz w:val="28"/>
          <w:szCs w:val="28"/>
        </w:rPr>
        <w:t xml:space="preserve">nghiên cứu khoa học, </w:t>
      </w:r>
      <w:r>
        <w:rPr>
          <w:sz w:val="28"/>
          <w:szCs w:val="28"/>
        </w:rPr>
        <w:t xml:space="preserve">học tập </w:t>
      </w:r>
      <w:r>
        <w:rPr>
          <w:spacing w:val="4"/>
          <w:sz w:val="28"/>
          <w:szCs w:val="28"/>
        </w:rPr>
        <w:t>của cá nhân</w:t>
      </w:r>
      <w:r>
        <w:rPr>
          <w:sz w:val="28"/>
          <w:szCs w:val="28"/>
        </w:rPr>
        <w:t xml:space="preserve"> và không nhằm mục đích thương mại. Quy định này không áp dụng trong trường hợp sao chép bằng thiết bị sao chép;</w:t>
      </w:r>
      <w:bookmarkStart w:id="3" w:name="_GoBack"/>
      <w:bookmarkEnd w:id="3"/>
    </w:p>
    <w:p>
      <w:pPr>
        <w:pStyle w:val="Normal"/>
        <w:spacing w:before="120" w:after="0"/>
        <w:ind w:firstLine="560" w:right="0"/>
        <w:jc w:val="both"/>
        <w:rPr>
          <w:sz w:val="28"/>
          <w:szCs w:val="28"/>
        </w:rPr>
      </w:pPr>
      <w:r>
        <w:rPr>
          <w:sz w:val="28"/>
          <w:szCs w:val="28"/>
        </w:rPr>
        <w:t>b) Sao chép hợp lý một phần tác phẩm bằng thiết bị sao chép để nghiên cứu khoa học, học tập của cá nhân và không nhằm mục đích thương mại;</w:t>
      </w:r>
    </w:p>
    <w:p>
      <w:pPr>
        <w:pStyle w:val="Normal"/>
        <w:spacing w:before="120" w:after="0"/>
        <w:ind w:firstLine="560" w:right="0"/>
        <w:jc w:val="both"/>
        <w:rPr/>
      </w:pPr>
      <w:r>
        <w:rPr>
          <w:bCs/>
          <w:sz w:val="28"/>
          <w:szCs w:val="28"/>
        </w:rPr>
        <w:t>c) Sử dụng hợp lý tác phẩm để minh họa trong bài giảng, ấn phẩm, cuộc biểu diễn, bản ghi âm, ghi hình, chương trình phát sóng nhằm mục đích giảng dạy. Việc sử dụng này có thể bao gồm việc cung cấp trong mạng máy tính nội bộ với điều kiện phải có các biện pháp kỹ thuật để bảo đảm chỉ người học và người dạy trong buổi học đó có thể tiếp cận tác phẩm này;</w:t>
      </w:r>
    </w:p>
    <w:p>
      <w:pPr>
        <w:pStyle w:val="Normal"/>
        <w:spacing w:before="120" w:after="0"/>
        <w:ind w:firstLine="567" w:right="0"/>
        <w:jc w:val="both"/>
        <w:rPr>
          <w:bCs/>
          <w:sz w:val="28"/>
          <w:szCs w:val="28"/>
        </w:rPr>
      </w:pPr>
      <w:r>
        <w:rPr>
          <w:bCs/>
          <w:sz w:val="28"/>
          <w:szCs w:val="28"/>
        </w:rPr>
        <w:t>d) Sử dụng tác phẩm trong hoạt động công vụ của cơ quan nhà nước;</w:t>
      </w:r>
    </w:p>
    <w:p>
      <w:pPr>
        <w:pStyle w:val="Normal"/>
        <w:spacing w:before="120" w:after="0"/>
        <w:ind w:firstLine="567" w:right="0"/>
        <w:jc w:val="both"/>
        <w:rPr/>
      </w:pPr>
      <w:r>
        <w:rPr>
          <w:sz w:val="28"/>
          <w:szCs w:val="28"/>
        </w:rPr>
        <w:t>đ) Trích dẫn hợp lý tác phẩm mà không làm sai ý tác giả để bình luận, giới thiệu hoặc minh họa trong tác phẩm của mình; để viết báo, sử dụng trong ấn phẩm định kỳ, trong chương trình phát sóng, phim tài liệu;</w:t>
      </w:r>
    </w:p>
    <w:p>
      <w:pPr>
        <w:pStyle w:val="Normal"/>
        <w:widowControl w:val="false"/>
        <w:spacing w:before="120" w:after="0"/>
        <w:ind w:firstLine="567" w:right="0"/>
        <w:jc w:val="both"/>
        <w:rPr/>
      </w:pPr>
      <w:r>
        <w:rPr>
          <w:sz w:val="28"/>
          <w:szCs w:val="28"/>
        </w:rPr>
        <w:t xml:space="preserve">e) Sử dụng tác phẩm trong hoạt động thư viện không nhằm mục đích thương mại, bao gồm sao chép tác phẩm lưu trữ trong thư viện để bảo quản, với điều kiện bản sao này phải được đánh dấu là bản sao lưu trữ và giới hạn đối tượng tiếp cận theo quy định của pháp luật về thư viện, lưu trữ; sao chép hợp lý một phần tác phẩm bằng thiết bị sao chép cho người khác phục vụ nghiên cứu, </w:t>
      </w:r>
      <w:r>
        <w:rPr>
          <w:spacing w:val="-2"/>
          <w:sz w:val="28"/>
          <w:szCs w:val="28"/>
        </w:rPr>
        <w:t>học tập; sao chép hoặc truyền tác phẩm được lưu giữ để sử dụng liên thông thư viện thông qua mạng máy tính, với điều kiện số lượng người đọc tại cùng một thời điểm không vượt quá số lượng bản sao của tác phẩm do các thư viện nói trên nắm giữ, trừ trường hợp được chủ sở hữu quyền cho phép và không áp dụng trong trường hợp tác phẩm đã được cung cấp trên thị trường dưới dạng kỹ thuật số;</w:t>
      </w:r>
    </w:p>
    <w:p>
      <w:pPr>
        <w:pStyle w:val="Normal"/>
        <w:spacing w:before="120" w:after="0"/>
        <w:ind w:firstLine="567" w:right="0"/>
        <w:jc w:val="both"/>
        <w:rPr>
          <w:sz w:val="28"/>
          <w:szCs w:val="28"/>
        </w:rPr>
      </w:pPr>
      <w:r>
        <w:rPr>
          <w:sz w:val="28"/>
          <w:szCs w:val="28"/>
        </w:rPr>
        <w:t>g) Biểu diễn tác phẩm sân khấu, âm nhạc, múa và các loại hình biểu diễn nghệ thuật khác trong các buổi sinh hoạt văn hóa, hoạt động tuyên truyền cổ động không nhằm mục đích thương mại;</w:t>
      </w:r>
    </w:p>
    <w:p>
      <w:pPr>
        <w:pStyle w:val="Normal"/>
        <w:spacing w:before="120" w:after="0"/>
        <w:ind w:firstLine="567" w:right="0"/>
        <w:jc w:val="both"/>
        <w:rPr/>
      </w:pPr>
      <w:r>
        <w:rPr>
          <w:spacing w:val="-4"/>
          <w:sz w:val="28"/>
          <w:szCs w:val="28"/>
        </w:rPr>
        <w:t>h)</w:t>
      </w:r>
      <w:r>
        <w:rPr>
          <w:spacing w:val="-4"/>
          <w:sz w:val="28"/>
          <w:szCs w:val="28"/>
          <w:shd w:fill="FFFFFF" w:val="clear"/>
        </w:rPr>
        <w:t xml:space="preserve"> Chụp ảnh, truyền hình tác phẩm mỹ thuật, kiến trúc, nhiếp ảnh, mỹ thuật ứng dụng được trưng bày tại nơi công cộng nhằm giới thiệu hình ảnh của tác phẩm đó, không nhằm mục đích thương mại;</w:t>
      </w:r>
    </w:p>
    <w:p>
      <w:pPr>
        <w:pStyle w:val="Normal"/>
        <w:spacing w:before="120" w:after="0"/>
        <w:ind w:firstLine="567" w:right="0"/>
        <w:jc w:val="both"/>
        <w:rPr>
          <w:sz w:val="28"/>
          <w:szCs w:val="28"/>
        </w:rPr>
      </w:pPr>
      <w:r>
        <w:rPr>
          <w:sz w:val="28"/>
          <w:szCs w:val="28"/>
        </w:rPr>
        <w:t>i) Nhập khẩu bản sao tác phẩm của người khác để sử dụng cá nhân, không nhằm mục đích thương mại;</w:t>
      </w:r>
    </w:p>
    <w:p>
      <w:pPr>
        <w:pStyle w:val="Normal"/>
        <w:spacing w:before="120" w:after="0"/>
        <w:ind w:firstLine="567" w:right="0"/>
        <w:jc w:val="both"/>
        <w:rPr/>
      </w:pPr>
      <w:r>
        <w:rPr>
          <w:sz w:val="28"/>
          <w:szCs w:val="28"/>
        </w:rPr>
        <w:t>k) Sao chép bằng cách đăng tải lại trên báo, ấn phẩm định kỳ, phát sóng hoặc các hình thức truyền thông khác tới công chúng bài giảng, bài phát biểu, bài nói khác được trình bày trước công chúng trong phạm vi phù hợp với mục đích thông tin thời sự, trừ trường hợp tác giả tuyên bố giữ bản quyền;</w:t>
      </w:r>
    </w:p>
    <w:p>
      <w:pPr>
        <w:pStyle w:val="Normal"/>
        <w:spacing w:lineRule="exact" w:line="340" w:before="120" w:after="120"/>
        <w:ind w:firstLine="567" w:right="0"/>
        <w:jc w:val="both"/>
        <w:rPr>
          <w:spacing w:val="-2"/>
          <w:sz w:val="28"/>
          <w:szCs w:val="28"/>
        </w:rPr>
      </w:pPr>
      <w:r>
        <w:rPr>
          <w:spacing w:val="-2"/>
          <w:sz w:val="28"/>
          <w:szCs w:val="28"/>
        </w:rPr>
        <w:t>l) Chụp ảnh, ghi âm, ghi hình, phát sóng sự kiện nhằm mục đích đưa tin thời sự, trong đó có sử dụng tác phẩm được nghe thấy, nhìn thấy trong sự kiện đó;</w:t>
      </w:r>
    </w:p>
    <w:p>
      <w:pPr>
        <w:pStyle w:val="Normal"/>
        <w:spacing w:lineRule="exact" w:line="340" w:before="120" w:after="120"/>
        <w:ind w:firstLine="567" w:right="0"/>
        <w:jc w:val="both"/>
        <w:rPr>
          <w:sz w:val="28"/>
          <w:szCs w:val="28"/>
        </w:rPr>
      </w:pPr>
      <w:r>
        <w:rPr>
          <w:spacing w:val="-6"/>
          <w:sz w:val="28"/>
          <w:szCs w:val="28"/>
        </w:rPr>
        <w:t xml:space="preserve">m) Người khuyết tật </w:t>
      </w:r>
      <w:r>
        <w:rPr>
          <w:bCs/>
          <w:iCs/>
          <w:sz w:val="28"/>
          <w:szCs w:val="28"/>
        </w:rPr>
        <w:t>nhìn, người khuyết tật không có khả năng đọc chữ in và người khuyết tật khác không có khả năng tiếp cận tác phẩm để đọc theo cách thông thường (sau đây gọi là người khuyết tật)</w:t>
      </w:r>
      <w:r>
        <w:rPr>
          <w:spacing w:val="-6"/>
          <w:sz w:val="28"/>
          <w:szCs w:val="28"/>
        </w:rPr>
        <w:t xml:space="preserve">, người </w:t>
      </w:r>
      <w:r>
        <w:rPr>
          <w:sz w:val="28"/>
          <w:szCs w:val="28"/>
        </w:rPr>
        <w:t>nuôi dưỡng,</w:t>
      </w:r>
      <w:r>
        <w:rPr>
          <w:b/>
          <w:bCs/>
          <w:i/>
          <w:iCs/>
          <w:sz w:val="28"/>
          <w:szCs w:val="28"/>
        </w:rPr>
        <w:t xml:space="preserve"> </w:t>
      </w:r>
      <w:r>
        <w:rPr>
          <w:bCs/>
          <w:iCs/>
          <w:sz w:val="28"/>
          <w:szCs w:val="28"/>
        </w:rPr>
        <w:t>chăm sóc cho người khuyết tật, tổ chức đáp ứng điều kiện theo quy định của Chính phủ sử dụng tác phẩm theo quy định tại Điều 25a của Luật này.</w:t>
      </w:r>
    </w:p>
    <w:p>
      <w:pPr>
        <w:pStyle w:val="Normal"/>
        <w:spacing w:lineRule="exact" w:line="340" w:before="120" w:after="120"/>
        <w:ind w:firstLine="567" w:right="0"/>
        <w:jc w:val="both"/>
        <w:rPr>
          <w:bCs/>
          <w:iCs/>
          <w:strike/>
          <w:spacing w:val="-2"/>
          <w:sz w:val="28"/>
          <w:szCs w:val="28"/>
        </w:rPr>
      </w:pPr>
      <w:r>
        <w:rPr>
          <w:bCs/>
          <w:iCs/>
          <w:spacing w:val="-2"/>
          <w:sz w:val="28"/>
          <w:szCs w:val="28"/>
        </w:rPr>
        <w:t xml:space="preserve">2. </w:t>
      </w:r>
      <w:r>
        <w:rPr>
          <w:spacing w:val="-2"/>
          <w:sz w:val="28"/>
          <w:szCs w:val="28"/>
        </w:rPr>
        <w:t xml:space="preserve">Việc </w:t>
      </w:r>
      <w:r>
        <w:rPr>
          <w:bCs/>
          <w:iCs/>
          <w:spacing w:val="-2"/>
          <w:sz w:val="28"/>
          <w:szCs w:val="28"/>
        </w:rPr>
        <w:t>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pPr>
        <w:pStyle w:val="Normal"/>
        <w:spacing w:lineRule="exact" w:line="340" w:before="120" w:after="120"/>
        <w:ind w:firstLine="567" w:right="0"/>
        <w:jc w:val="both"/>
        <w:rPr/>
      </w:pPr>
      <w:r>
        <w:rPr>
          <w:sz w:val="28"/>
          <w:szCs w:val="28"/>
        </w:rPr>
        <w:t>3. Việc sao chép quy định tại khoản 1 Điều này không áp dụng đối với tác phẩm kiến trúc, tác phẩm mỹ thuật, chương trình máy tính; việc làm tuyển tập, hợp tuyển các tác phẩm.</w:t>
      </w:r>
    </w:p>
    <w:p>
      <w:pPr>
        <w:pStyle w:val="Normal"/>
        <w:spacing w:lineRule="exact" w:line="340" w:before="120" w:after="120"/>
        <w:ind w:firstLine="567" w:right="0"/>
        <w:jc w:val="both"/>
        <w:rPr>
          <w:sz w:val="28"/>
          <w:szCs w:val="28"/>
        </w:rPr>
      </w:pPr>
      <w:r>
        <w:rPr>
          <w:sz w:val="28"/>
          <w:szCs w:val="28"/>
        </w:rPr>
        <w:t>4. Chính phủ quy định chi tiết Điều này.</w:t>
      </w:r>
    </w:p>
    <w:p>
      <w:pPr>
        <w:pStyle w:val="Normal"/>
        <w:spacing w:lineRule="exact" w:line="340" w:before="120" w:after="120"/>
        <w:ind w:firstLine="567" w:right="0"/>
        <w:jc w:val="both"/>
        <w:rPr>
          <w:rFonts w:ascii="Times New Roman Bold;Times New Roman" w:hAnsi="Times New Roman Bold;Times New Roman" w:cs="Times New Roman Bold;Times New Roman"/>
          <w:b/>
          <w:iCs/>
          <w:sz w:val="28"/>
          <w:szCs w:val="28"/>
        </w:rPr>
      </w:pPr>
      <w:r>
        <w:rPr>
          <w:rFonts w:cs="Times New Roman Bold;Times New Roman" w:ascii="Times New Roman Bold;Times New Roman" w:hAnsi="Times New Roman Bold;Times New Roman"/>
          <w:b/>
          <w:iCs/>
          <w:sz w:val="28"/>
          <w:szCs w:val="28"/>
        </w:rPr>
        <w:t>Điều 25a. Các trường hợp ngoại lệ không xâm phạm quyền tác giả dành cho người khuyết tật</w:t>
      </w:r>
      <w:r>
        <w:rPr>
          <w:rStyle w:val="FootnoteCharacters"/>
          <w:rStyle w:val="FootnoteReference"/>
          <w:iCs/>
          <w:sz w:val="28"/>
          <w:szCs w:val="28"/>
        </w:rPr>
        <w:footnoteReference w:id="41"/>
      </w:r>
    </w:p>
    <w:p>
      <w:pPr>
        <w:pStyle w:val="Normal"/>
        <w:spacing w:lineRule="exact" w:line="340" w:before="120" w:after="120"/>
        <w:ind w:firstLine="567" w:right="0"/>
        <w:jc w:val="both"/>
        <w:rPr/>
      </w:pPr>
      <w:r>
        <w:rPr>
          <w:spacing w:val="-2"/>
          <w:sz w:val="28"/>
          <w:szCs w:val="28"/>
        </w:rPr>
        <w:t xml:space="preserve">1. </w:t>
      </w:r>
      <w:r>
        <w:rPr>
          <w:bCs/>
          <w:iCs/>
          <w:spacing w:val="-2"/>
          <w:sz w:val="28"/>
          <w:szCs w:val="28"/>
        </w:rPr>
        <w:t xml:space="preserve">Người khuyết tật, người nuôi dưỡng, chăm sóc cho người khuyết tật được quyền sao chép, biểu diễn, truyền đạt tác phẩm dưới định dạng bản sao dễ tiếp cận của tác phẩm khi có quyền tiếp cận hợp pháp với bản gốc hoặc bản sao tác phẩm. </w:t>
      </w:r>
      <w:r>
        <w:rPr>
          <w:spacing w:val="-2"/>
          <w:sz w:val="28"/>
          <w:szCs w:val="28"/>
        </w:rPr>
        <w:t>Bản sao dưới định dạng dễ tiếp cận là bản sao của tác phẩm được thể hiện bằng một phương thức hay định dạng khác dành cho người khuyết tật;</w:t>
      </w:r>
      <w:r>
        <w:rPr>
          <w:rFonts w:eastAsia="MS Mincho;ＭＳ 明朝"/>
          <w:spacing w:val="-2"/>
          <w:sz w:val="28"/>
          <w:szCs w:val="28"/>
          <w:lang w:eastAsia="ja-JP"/>
        </w:rPr>
        <w:t xml:space="preserve"> chỉ được sử dụng cho mục đích cá nhân của người khuyết tật và có thể có những điều chỉnh kỹ thuật phù hợp, cần thiết để người khuyết tật có thể tiếp cận tác phẩm.</w:t>
      </w:r>
    </w:p>
    <w:p>
      <w:pPr>
        <w:pStyle w:val="Normal"/>
        <w:spacing w:lineRule="exact" w:line="340" w:before="120" w:after="120"/>
        <w:ind w:firstLine="567" w:right="0"/>
        <w:jc w:val="both"/>
        <w:rPr/>
      </w:pPr>
      <w:r>
        <w:rPr>
          <w:sz w:val="28"/>
          <w:szCs w:val="28"/>
        </w:rPr>
        <w:t>2. Tổ chức đáp ứng điều kiện theo quy định của Chính phủ có quyền sao chép, phân phối, biểu diễn, truyền đạt tác phẩm dưới định dạng bản sao dễ tiếp cận của tác phẩm khi có quyền tiếp cận hợp pháp bản gốc hoặc bản sao tác phẩm và hoạt động không vì mục đích lợi nhuận.</w:t>
      </w:r>
    </w:p>
    <w:p>
      <w:pPr>
        <w:pStyle w:val="Normal"/>
        <w:spacing w:lineRule="exact" w:line="340" w:before="120" w:after="120"/>
        <w:ind w:firstLine="567" w:right="0"/>
        <w:jc w:val="both"/>
        <w:rPr/>
      </w:pPr>
      <w:r>
        <w:rPr>
          <w:sz w:val="28"/>
          <w:szCs w:val="28"/>
        </w:rPr>
        <w:t>3. Tổ chức đáp ứng điều kiện theo quy định của Chính phủ có quyền phân phối hoặc truyền đạt bản sao dưới định dạng dễ tiếp cận của tác phẩm tới tổ chức tương ứng theo quy định tại điều ước quốc tế mà nước Cộng hòa xã hội chủ nghĩa Việt Nam là thành viên mà không cần sự cho phép của chủ sở hữu quyền tác giả.</w:t>
      </w:r>
    </w:p>
    <w:p>
      <w:pPr>
        <w:pStyle w:val="Normal"/>
        <w:spacing w:lineRule="exact" w:line="340" w:before="120" w:after="120"/>
        <w:ind w:firstLine="567" w:right="0"/>
        <w:jc w:val="both"/>
        <w:rPr/>
      </w:pPr>
      <w:r>
        <w:rPr>
          <w:sz w:val="28"/>
          <w:szCs w:val="28"/>
        </w:rPr>
        <w:t>4. Tổ chức đáp ứng điều kiện theo quy định của Chính phủ có quyền phân phối hoặc truyền đạt bản sao dưới định dạng dễ tiếp cận của tác phẩm tới người khuyết tật ở nước ngoài theo quy định tại điều ước quốc tế mà nước Cộng hòa xã hội chủ nghĩa Việt Nam là thành viên mà không cần sự cho phép của chủ sở hữu quyền tác giả với điều kiện trước khi phân phối hoặc truyền đạt, tổ chức này không biết hoặc không có cơ sở để biết bản sao dưới định dạng dễ tiếp cận này sẽ được sử dụng cho bất cứ đối tượng nào khác ngoài người khuyết tật.</w:t>
      </w:r>
    </w:p>
    <w:p>
      <w:pPr>
        <w:pStyle w:val="Normal"/>
        <w:spacing w:lineRule="exact" w:line="340" w:before="120" w:after="120"/>
        <w:ind w:firstLine="567" w:right="0"/>
        <w:jc w:val="both"/>
        <w:rPr/>
      </w:pPr>
      <w:r>
        <w:rPr>
          <w:sz w:val="28"/>
          <w:szCs w:val="28"/>
        </w:rPr>
        <w:t>5. Người khuyết tật hoặc người nuôi dưỡng, chăm sóc cho người khuyết tật hoặc tổ chức đáp ứng điều kiện theo quy định của Chính phủ có quyền nhập khẩu bản sao dưới định dạng dễ tiếp cận của tác phẩm từ tổ chức tương ứng theo quy định tại điều ước quốc tế mà nước Cộng hòa xã hội chủ nghĩa Việt Nam là thành viên vì lợi ích của người khuyết tật mà không cần sự cho phép của chủ sở hữu quyền tác giả.</w:t>
      </w:r>
    </w:p>
    <w:p>
      <w:pPr>
        <w:pStyle w:val="Normal"/>
        <w:spacing w:lineRule="exact" w:line="340" w:before="120" w:after="120"/>
        <w:ind w:firstLine="567" w:right="0"/>
        <w:jc w:val="both"/>
        <w:rPr>
          <w:sz w:val="28"/>
          <w:szCs w:val="28"/>
        </w:rPr>
      </w:pPr>
      <w:r>
        <w:rPr>
          <w:sz w:val="28"/>
          <w:szCs w:val="28"/>
        </w:rPr>
        <w:t>6. Chính phủ quy định chi tiết Điều này.</w:t>
      </w:r>
    </w:p>
    <w:p>
      <w:pPr>
        <w:pStyle w:val="Normal"/>
        <w:spacing w:lineRule="exact" w:line="340" w:before="120" w:after="120"/>
        <w:ind w:firstLine="567" w:right="0"/>
        <w:jc w:val="both"/>
        <w:rPr>
          <w:sz w:val="28"/>
          <w:szCs w:val="28"/>
        </w:rPr>
      </w:pPr>
      <w:r>
        <w:rPr>
          <w:b/>
          <w:bCs/>
          <w:sz w:val="28"/>
          <w:szCs w:val="28"/>
        </w:rPr>
        <w:t>Điều 26. Giới hạn quyền tác giả</w:t>
      </w:r>
      <w:r>
        <w:rPr>
          <w:rStyle w:val="FootnoteCharacters"/>
          <w:rStyle w:val="FootnoteReference"/>
          <w:bCs/>
          <w:sz w:val="28"/>
          <w:szCs w:val="28"/>
        </w:rPr>
        <w:footnoteReference w:id="42"/>
      </w:r>
    </w:p>
    <w:p>
      <w:pPr>
        <w:pStyle w:val="Normal"/>
        <w:spacing w:lineRule="exact" w:line="340" w:before="120" w:after="120"/>
        <w:ind w:firstLine="567" w:right="0"/>
        <w:jc w:val="both"/>
        <w:rPr/>
      </w:pPr>
      <w:r>
        <w:rPr>
          <w:sz w:val="28"/>
          <w:szCs w:val="28"/>
        </w:rPr>
        <w:t>1. Các trường hợp sử dụng tác phẩm đã công bố không phải xin phép nhưng phải trả tiền bản quyền, phải thông tin về tên tác giả và nguồn gốc, xuất xứ của tác phẩm bao gồm:</w:t>
      </w:r>
    </w:p>
    <w:p>
      <w:pPr>
        <w:pStyle w:val="Normal"/>
        <w:spacing w:lineRule="exact" w:line="330" w:before="120" w:after="120"/>
        <w:ind w:firstLine="567" w:right="0"/>
        <w:jc w:val="both"/>
        <w:rPr/>
      </w:pPr>
      <w:r>
        <w:rPr>
          <w:sz w:val="28"/>
          <w:szCs w:val="28"/>
        </w:rPr>
        <w:t xml:space="preserve">a) Tổ chức phát sóng sử dụng tác phẩm đã công bố, tác phẩm đã được chủ sở hữu quyền tác giả cho phép định hình trên bản ghi âm, ghi hình công bố nhằm mục đích thương mại để phát sóng có tài trợ, quảng cáo hoặc thu tiền dưới bất kỳ hình thức nào không phải xin phép nhưng phải trả tiền bản quyền cho chủ sở hữu quyền tác giả kể từ khi sử dụng. Mức tiền bản quyền và phương thức thanh toán do các bên thỏa thuận; trường hợp không đạt được thỏa thuận thì thực hiện theo quy định của Chính phủ. </w:t>
      </w:r>
    </w:p>
    <w:p>
      <w:pPr>
        <w:pStyle w:val="Normal"/>
        <w:spacing w:lineRule="exact" w:line="330" w:before="120" w:after="120"/>
        <w:ind w:firstLine="567" w:right="0"/>
        <w:jc w:val="both"/>
        <w:rPr/>
      </w:pPr>
      <w:r>
        <w:rPr>
          <w:spacing w:val="-2"/>
          <w:sz w:val="28"/>
          <w:szCs w:val="28"/>
        </w:rPr>
        <w:t xml:space="preserve"> </w:t>
      </w:r>
      <w:r>
        <w:rPr>
          <w:spacing w:val="-2"/>
          <w:sz w:val="28"/>
          <w:szCs w:val="28"/>
        </w:rPr>
        <w:t>Tổ chức phát sóng sử dụng tác phẩm đã công bố, tác phẩm đã được chủ sở hữu quyền tác giả cho phép định hình trên bản ghi âm, ghi hình công bố nhằm mục đích thương mại để phát sóng không có tài trợ, quảng cáo hoặc không thu tiền dưới bất kỳ hình thức nào không phải xin phép nhưng phải trả tiền bản quyền cho chủ sở hữu quyền tác giả kể từ khi sử dụng theo quy định của Chính phủ;</w:t>
      </w:r>
    </w:p>
    <w:p>
      <w:pPr>
        <w:pStyle w:val="Normal"/>
        <w:spacing w:lineRule="exact" w:line="330" w:before="120" w:after="120"/>
        <w:ind w:firstLine="567" w:right="0"/>
        <w:jc w:val="both"/>
        <w:rPr/>
      </w:pPr>
      <w:r>
        <w:rPr>
          <w:spacing w:val="2"/>
          <w:sz w:val="28"/>
          <w:szCs w:val="28"/>
        </w:rPr>
        <w:t xml:space="preserve">b) Trường hợp tác phẩm đã được chủ sở hữu quyền tác giả cho phép định hình trên bản ghi âm, ghi hình công bố nhằm mục đích thương mại thì tổ chức, cá nhân sử dụng bản ghi âm, ghi hình này trong hoạt động kinh doanh, thương mại không phải xin phép nhưng phải trả tiền bản quyền cho chủ sở hữu quyền tác giả của tác phẩm đó theo thỏa thuận kể từ khi sử dụng; trường hợp không đạt được thỏa thuận thì thực hiện theo quy định của Chính phủ. </w:t>
      </w:r>
      <w:r>
        <w:rPr>
          <w:sz w:val="28"/>
          <w:szCs w:val="28"/>
        </w:rPr>
        <w:t xml:space="preserve">Chính phủ quy định chi tiết các hoạt động kinh doanh, thương mại quy định tại điểm này. </w:t>
      </w:r>
      <w:r>
        <w:rPr>
          <w:spacing w:val="2"/>
          <w:sz w:val="28"/>
          <w:szCs w:val="28"/>
        </w:rPr>
        <w:t xml:space="preserve"> </w:t>
      </w:r>
    </w:p>
    <w:p>
      <w:pPr>
        <w:pStyle w:val="Normal"/>
        <w:spacing w:lineRule="exact" w:line="330" w:before="120" w:after="120"/>
        <w:ind w:firstLine="567" w:right="0"/>
        <w:jc w:val="both"/>
        <w:rPr/>
      </w:pPr>
      <w:r>
        <w:rPr>
          <w:sz w:val="28"/>
          <w:szCs w:val="28"/>
        </w:rPr>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pPr>
        <w:pStyle w:val="Normal"/>
        <w:spacing w:lineRule="exact" w:line="330" w:before="120" w:after="120"/>
        <w:ind w:firstLine="567" w:right="0"/>
        <w:jc w:val="both"/>
        <w:rPr>
          <w:sz w:val="28"/>
          <w:szCs w:val="28"/>
        </w:rPr>
      </w:pPr>
      <w:r>
        <w:rPr>
          <w:sz w:val="28"/>
          <w:szCs w:val="28"/>
        </w:rPr>
        <w:t>3. Việc sử dụng tác phẩm trong các trường hợp quy định tại khoản 1 Điều này không áp dụng đối với tác phẩm điện ảnh.</w:t>
      </w:r>
    </w:p>
    <w:p>
      <w:pPr>
        <w:pStyle w:val="Normal"/>
        <w:spacing w:lineRule="exact" w:line="340" w:before="120" w:after="0"/>
        <w:ind w:firstLine="567" w:right="0"/>
        <w:jc w:val="both"/>
        <w:rPr/>
      </w:pPr>
      <w:r>
        <w:rPr>
          <w:sz w:val="28"/>
          <w:szCs w:val="28"/>
        </w:rPr>
        <w:t>4. Tổ chức, cá nhân Việt Nam hưởng ưu đãi dành cho các nước đang phát triển đối với quyền dịch tác phẩm từ tiếng nước ngoài sang tiếng Việt và quyền sao chép để giảng dạy, nghiên cứu không nhằm mục đích thương mại</w:t>
      </w:r>
      <w:r>
        <w:rPr>
          <w:bCs/>
          <w:iCs/>
          <w:sz w:val="28"/>
          <w:szCs w:val="28"/>
        </w:rPr>
        <w:t xml:space="preserve"> theo quy định tại các điều ước quốc tế mà nước Cộng hòa xã hội chủ nghĩa Việt Nam là thành viên</w:t>
      </w:r>
      <w:r>
        <w:rPr>
          <w:sz w:val="28"/>
          <w:szCs w:val="28"/>
        </w:rPr>
        <w:t xml:space="preserve"> thì thực hiện theo quy định của Chính phủ.</w:t>
      </w:r>
    </w:p>
    <w:p>
      <w:pPr>
        <w:pStyle w:val="Normal"/>
        <w:widowControl w:val="false"/>
        <w:spacing w:lineRule="exact" w:line="340" w:before="120" w:after="0"/>
        <w:ind w:firstLine="567" w:right="0"/>
        <w:jc w:val="both"/>
        <w:rPr>
          <w:spacing w:val="-2"/>
          <w:sz w:val="28"/>
          <w:szCs w:val="28"/>
        </w:rPr>
      </w:pPr>
      <w:r>
        <w:rPr>
          <w:spacing w:val="-2"/>
          <w:sz w:val="28"/>
          <w:szCs w:val="28"/>
        </w:rPr>
        <w:t>5. Tổ chức, cá nhân có nhu cầu khai thác, sử dụng tác phẩm đã công bố của tổ chức, cá nhân Việt Nam nhưng không thể tìm được hoặc không xác định được chủ sở hữu quyền tác giả thì thực hiện theo quy định của Chính phủ.</w:t>
      </w:r>
    </w:p>
    <w:p>
      <w:pPr>
        <w:pStyle w:val="Normal"/>
        <w:widowControl w:val="false"/>
        <w:spacing w:lineRule="exact" w:line="340" w:before="120" w:after="0"/>
        <w:ind w:firstLine="567" w:right="0"/>
        <w:jc w:val="both"/>
        <w:rPr/>
      </w:pPr>
      <w:r>
        <w:rPr>
          <w:b/>
          <w:bCs/>
          <w:sz w:val="28"/>
          <w:szCs w:val="28"/>
        </w:rPr>
        <w:t>Điều 27. Thời hạn bảo hộ quyền tác giả</w:t>
      </w:r>
      <w:r>
        <w:rPr>
          <w:rStyle w:val="FootnoteCharacters"/>
          <w:rStyle w:val="FootnoteReference"/>
          <w:bCs/>
        </w:rPr>
        <w:footnoteReference w:id="43"/>
      </w:r>
      <w:r>
        <w:rPr>
          <w:b/>
          <w:bCs/>
          <w:sz w:val="28"/>
          <w:szCs w:val="28"/>
        </w:rPr>
        <w:tab/>
        <w:t xml:space="preserve"> </w:t>
      </w:r>
    </w:p>
    <w:p>
      <w:pPr>
        <w:pStyle w:val="Normal"/>
        <w:widowControl w:val="false"/>
        <w:spacing w:lineRule="exact" w:line="340" w:before="120" w:after="0"/>
        <w:ind w:firstLine="567" w:right="0"/>
        <w:jc w:val="both"/>
        <w:rPr>
          <w:sz w:val="28"/>
          <w:szCs w:val="28"/>
        </w:rPr>
      </w:pPr>
      <w:r>
        <w:rPr>
          <w:sz w:val="28"/>
          <w:szCs w:val="28"/>
        </w:rPr>
        <w:t>1. Quyền nhân thân quy định tại các khoản 1, 2 và 4 Điều 19 của Luật này được bảo hộ vô thời hạn.</w:t>
      </w:r>
    </w:p>
    <w:p>
      <w:pPr>
        <w:pStyle w:val="Normal"/>
        <w:widowControl w:val="false"/>
        <w:spacing w:lineRule="exact" w:line="340" w:before="120" w:after="0"/>
        <w:ind w:firstLine="567" w:right="0"/>
        <w:jc w:val="both"/>
        <w:rPr/>
      </w:pPr>
      <w:r>
        <w:rPr>
          <w:sz w:val="28"/>
          <w:szCs w:val="28"/>
        </w:rPr>
        <w:t>2. Quyền nhân thân quy định tại khoản 3 Điều 19 và quyền tài sản quy định tại Điều 20 của Luật này có thời hạn bảo hộ như sau:</w:t>
      </w:r>
    </w:p>
    <w:p>
      <w:pPr>
        <w:pStyle w:val="Normal"/>
        <w:spacing w:lineRule="exact" w:line="340" w:before="120" w:after="0"/>
        <w:ind w:firstLine="567" w:right="0"/>
        <w:jc w:val="both"/>
        <w:rPr/>
      </w:pPr>
      <w:r>
        <w:rPr>
          <w:sz w:val="28"/>
          <w:szCs w:val="28"/>
        </w:rPr>
        <w:t>a) Tác phẩm điện ảnh, nhiếp ảnh, mỹ thuật ứng dụng, tác phẩm khuyết danh có thời hạn bảo hộ là bảy mươi lăm năm, kể từ khi tác phẩm được công bố lần đầu tiên; đối với tác phẩm điện ảnh, nhiếp ảnh, mỹ thuật ứng dụng chưa được công bố trong thời hạn hai mươi lăm năm, kể từ khi tác phẩm được định hình thì thời hạn bảo hộ là một trăm năm, kể từ khi tác phẩm được định hình; đối với tác phẩm khuyết danh, khi các thông tin về tác giả xuất hiện thì thời hạn bảo hộ được tính theo quy định tại điểm b khoản này;</w:t>
      </w:r>
    </w:p>
    <w:p>
      <w:pPr>
        <w:pStyle w:val="Normal"/>
        <w:widowControl w:val="false"/>
        <w:spacing w:lineRule="exact" w:line="340" w:before="120" w:after="0"/>
        <w:ind w:firstLine="567" w:right="0"/>
        <w:jc w:val="both"/>
        <w:rPr/>
      </w:pPr>
      <w:r>
        <w:rPr>
          <w:sz w:val="28"/>
          <w:szCs w:val="28"/>
        </w:rPr>
        <w:t>b) Tác phẩm không thuộc loại hình quy định tại điểm a khoản này có thời hạn bảo hộ là suốt cuộc đời tác giả và năm mươi năm tiếp theo năm tác giả chết; trường hợp tác phẩm có đồng tác giả thì thời hạn bảo hộ chấm dứt vào năm thứ năm mươi sau năm đồng tác giả cuối cùng chết;</w:t>
      </w:r>
    </w:p>
    <w:p>
      <w:pPr>
        <w:pStyle w:val="Normal"/>
        <w:widowControl w:val="false"/>
        <w:spacing w:lineRule="exact" w:line="340" w:before="120" w:after="0"/>
        <w:ind w:firstLine="567" w:right="0"/>
        <w:jc w:val="both"/>
        <w:rPr>
          <w:spacing w:val="2"/>
          <w:sz w:val="28"/>
          <w:szCs w:val="28"/>
        </w:rPr>
      </w:pPr>
      <w:r>
        <w:rPr>
          <w:spacing w:val="2"/>
          <w:sz w:val="28"/>
          <w:szCs w:val="28"/>
        </w:rPr>
        <w:t>c) Thời hạn bảo hộ quy định tại điểm a và điểm b khoản này chấm dứt vào thời điểm 24 giờ ngày 31 tháng 12 của năm chấm dứt thời hạn bảo hộ quyền tác giả.</w:t>
      </w:r>
    </w:p>
    <w:p>
      <w:pPr>
        <w:pStyle w:val="Normal"/>
        <w:spacing w:lineRule="exact" w:line="340" w:before="120" w:after="0"/>
        <w:ind w:firstLine="567" w:right="0"/>
        <w:jc w:val="both"/>
        <w:rPr>
          <w:sz w:val="28"/>
          <w:szCs w:val="28"/>
        </w:rPr>
      </w:pPr>
      <w:r>
        <w:rPr>
          <w:b/>
          <w:bCs/>
          <w:sz w:val="28"/>
          <w:szCs w:val="28"/>
        </w:rPr>
        <w:t>Điều 28. Hành vi xâm phạm quyền tác giả</w:t>
      </w:r>
      <w:r>
        <w:rPr>
          <w:rStyle w:val="FootnoteCharacters"/>
          <w:rStyle w:val="FootnoteReference"/>
          <w:bCs/>
          <w:sz w:val="28"/>
          <w:szCs w:val="28"/>
        </w:rPr>
        <w:footnoteReference w:id="44"/>
      </w:r>
    </w:p>
    <w:p>
      <w:pPr>
        <w:pStyle w:val="Normal"/>
        <w:spacing w:lineRule="exact" w:line="340" w:before="120" w:after="0"/>
        <w:ind w:firstLine="567" w:right="0"/>
        <w:jc w:val="both"/>
        <w:rPr/>
      </w:pPr>
      <w:r>
        <w:rPr>
          <w:sz w:val="28"/>
          <w:szCs w:val="28"/>
        </w:rPr>
        <w:t>1. Xâm phạm quyền nhân thân quy định tại Điều 19 của Luật này.</w:t>
      </w:r>
    </w:p>
    <w:p>
      <w:pPr>
        <w:pStyle w:val="Normal"/>
        <w:spacing w:lineRule="exact" w:line="340" w:before="120" w:after="0"/>
        <w:ind w:firstLine="567" w:right="0"/>
        <w:jc w:val="both"/>
        <w:rPr>
          <w:sz w:val="28"/>
          <w:szCs w:val="28"/>
        </w:rPr>
      </w:pPr>
      <w:r>
        <w:rPr>
          <w:sz w:val="28"/>
          <w:szCs w:val="28"/>
        </w:rPr>
        <w:t>2. Xâm phạm quyền tài sản quy định tại Điều 20 của Luật này.</w:t>
      </w:r>
    </w:p>
    <w:p>
      <w:pPr>
        <w:pStyle w:val="Normal"/>
        <w:spacing w:lineRule="exact" w:line="340" w:before="120" w:after="0"/>
        <w:ind w:firstLine="567" w:right="0"/>
        <w:jc w:val="both"/>
        <w:rPr>
          <w:sz w:val="28"/>
          <w:szCs w:val="28"/>
        </w:rPr>
      </w:pPr>
      <w:r>
        <w:rPr>
          <w:sz w:val="28"/>
          <w:szCs w:val="28"/>
        </w:rPr>
        <w:t>3. Không thực hiện hoặc thực hiện không đầy đủ nghĩa vụ quy định tại các điều 25, 25a và 26 của Luật này.</w:t>
      </w:r>
    </w:p>
    <w:p>
      <w:pPr>
        <w:pStyle w:val="Normal"/>
        <w:spacing w:lineRule="exact" w:line="340" w:before="120" w:after="0"/>
        <w:ind w:firstLine="567" w:right="0"/>
        <w:jc w:val="both"/>
        <w:rPr/>
      </w:pPr>
      <w:r>
        <w:rPr>
          <w:sz w:val="28"/>
          <w:szCs w:val="28"/>
        </w:rPr>
        <w:t>4. Cố ý hủy bỏ hoặc làm vô hiệu biện pháp công nghệ hữu hiệu do tác giả, chủ sở hữu quyền tác giả thực hiện để bảo vệ quyền tác giả đối với tác phẩm của mình nhằm thực hiện hành vi quy định tại Điều này và Điều 35 của Luật này.</w:t>
      </w:r>
    </w:p>
    <w:p>
      <w:pPr>
        <w:pStyle w:val="Normal"/>
        <w:spacing w:lineRule="exact" w:line="360" w:before="120" w:after="120"/>
        <w:ind w:firstLine="567" w:right="0"/>
        <w:jc w:val="both"/>
        <w:rPr/>
      </w:pPr>
      <w:r>
        <w:rPr>
          <w:sz w:val="28"/>
          <w:szCs w:val="28"/>
        </w:rPr>
        <w:t xml:space="preserve">5.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tác giả. </w:t>
      </w:r>
    </w:p>
    <w:p>
      <w:pPr>
        <w:pStyle w:val="Normal"/>
        <w:spacing w:lineRule="exact" w:line="360" w:before="120" w:after="120"/>
        <w:ind w:firstLine="567" w:right="0"/>
        <w:jc w:val="both"/>
        <w:rPr/>
      </w:pPr>
      <w:r>
        <w:rPr>
          <w:sz w:val="28"/>
          <w:szCs w:val="28"/>
        </w:rPr>
        <w:t>6. Cố ý xóa, gỡ bỏ hoặc thay đổi thông tin quản lý quyền mà không được phép của tác giả,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pPr>
        <w:pStyle w:val="Normal"/>
        <w:spacing w:lineRule="exact" w:line="360" w:before="120" w:after="120"/>
        <w:ind w:firstLine="567" w:right="0"/>
        <w:jc w:val="both"/>
        <w:rPr/>
      </w:pPr>
      <w:r>
        <w:rPr>
          <w:sz w:val="28"/>
          <w:szCs w:val="28"/>
        </w:rPr>
        <w:t>7. Cố ý phân phối, nhập khẩu để phân phối, phát sóng, truyền đạt hoặc cung cấp đến công chúng bản sao tác phẩm khi biết hoặc có cơ sở để biết thông tin quản lý quyền đã bị xóa, gỡ bỏ, thay đổi mà không được phép của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pPr>
        <w:pStyle w:val="Normal"/>
        <w:widowControl w:val="false"/>
        <w:spacing w:before="120" w:after="120"/>
        <w:ind w:firstLine="567" w:right="0"/>
        <w:jc w:val="both"/>
        <w:rPr>
          <w:sz w:val="28"/>
          <w:szCs w:val="28"/>
        </w:rPr>
      </w:pPr>
      <w:r>
        <w:rPr>
          <w:sz w:val="28"/>
          <w:szCs w:val="28"/>
        </w:rPr>
        <w:t>8. Không thực hiện hoặc thực hiện không đầy đủ quy định để được miễn trừ trách nhiệm pháp lý của doanh nghiệp cung cấp dịch vụ trung gian quy định tại khoản 3 Điều 198b của Luật này.</w:t>
      </w:r>
    </w:p>
    <w:p>
      <w:pPr>
        <w:pStyle w:val="Normal"/>
        <w:spacing w:before="360" w:after="120"/>
        <w:jc w:val="center"/>
        <w:rPr>
          <w:b/>
          <w:bCs/>
          <w:iCs/>
          <w:sz w:val="28"/>
          <w:szCs w:val="28"/>
        </w:rPr>
      </w:pPr>
      <w:r>
        <w:rPr>
          <w:b/>
          <w:bCs/>
          <w:iCs/>
          <w:sz w:val="28"/>
          <w:szCs w:val="28"/>
        </w:rPr>
        <w:t>Mục 2</w:t>
      </w:r>
    </w:p>
    <w:p>
      <w:pPr>
        <w:pStyle w:val="Normal"/>
        <w:spacing w:before="120" w:after="0"/>
        <w:jc w:val="center"/>
        <w:rPr>
          <w:b/>
          <w:sz w:val="28"/>
          <w:szCs w:val="28"/>
        </w:rPr>
      </w:pPr>
      <w:r>
        <w:rPr>
          <w:b/>
          <w:sz w:val="28"/>
          <w:szCs w:val="28"/>
        </w:rPr>
        <w:t>NỘI DUNG, GIỚI HẠN QUYỀN, THỜI HẠN</w:t>
      </w:r>
    </w:p>
    <w:p>
      <w:pPr>
        <w:pStyle w:val="Normal"/>
        <w:spacing w:before="120" w:after="0"/>
        <w:jc w:val="center"/>
        <w:rPr>
          <w:b/>
          <w:sz w:val="28"/>
          <w:szCs w:val="28"/>
        </w:rPr>
      </w:pPr>
      <w:r>
        <w:rPr>
          <w:b/>
          <w:sz w:val="28"/>
          <w:szCs w:val="28"/>
        </w:rPr>
        <w:t>BẢO HỘ QUYỀN LIÊN QUAN</w:t>
      </w:r>
    </w:p>
    <w:p>
      <w:pPr>
        <w:pStyle w:val="Normal"/>
        <w:spacing w:lineRule="exact" w:line="340" w:before="120" w:after="0"/>
        <w:ind w:firstLine="567" w:right="0"/>
        <w:jc w:val="both"/>
        <w:rPr>
          <w:sz w:val="28"/>
          <w:szCs w:val="28"/>
        </w:rPr>
      </w:pPr>
      <w:bookmarkStart w:id="4" w:name="dieu_29"/>
      <w:r>
        <w:rPr>
          <w:b/>
          <w:bCs/>
          <w:sz w:val="28"/>
          <w:szCs w:val="28"/>
        </w:rPr>
        <w:t>Điều 29. Quyền của người biểu diễn</w:t>
      </w:r>
      <w:bookmarkEnd w:id="4"/>
      <w:r>
        <w:rPr>
          <w:rStyle w:val="FootnoteCharacters"/>
          <w:rStyle w:val="FootnoteReference"/>
          <w:sz w:val="28"/>
          <w:szCs w:val="28"/>
        </w:rPr>
        <w:footnoteReference w:id="45"/>
      </w:r>
    </w:p>
    <w:p>
      <w:pPr>
        <w:pStyle w:val="Normal"/>
        <w:spacing w:lineRule="exact" w:line="340" w:before="120" w:after="0"/>
        <w:ind w:firstLine="567" w:right="0"/>
        <w:jc w:val="both"/>
        <w:rPr>
          <w:sz w:val="28"/>
          <w:szCs w:val="28"/>
        </w:rPr>
      </w:pPr>
      <w:r>
        <w:rPr>
          <w:sz w:val="28"/>
          <w:szCs w:val="28"/>
        </w:rPr>
        <w:t>1. Người biểu diễn có các quyền nhân thân và các quyền tài sản đối với cuộc biểu diễn theo quy định của Luật này.</w:t>
      </w:r>
    </w:p>
    <w:p>
      <w:pPr>
        <w:pStyle w:val="Normal"/>
        <w:spacing w:lineRule="exact" w:line="340" w:before="120" w:after="0"/>
        <w:ind w:firstLine="567" w:right="0"/>
        <w:jc w:val="both"/>
        <w:rPr/>
      </w:pPr>
      <w:r>
        <w:rPr>
          <w:sz w:val="28"/>
          <w:szCs w:val="28"/>
        </w:rPr>
        <w:t>Trường hợp người biểu diễn không đồng thời là chủ sở hữu quyền đối với cuộc biểu diễn thì người biểu diễn được hưởng các quyền nhân thân quy định tại khoản 2 Điều này; chủ sở hữu quyền đối với cuộc biểu diễn được hưởng các quyền tài sản quy định tại khoản 3 Điều này.</w:t>
      </w:r>
    </w:p>
    <w:p>
      <w:pPr>
        <w:pStyle w:val="Normal"/>
        <w:widowControl w:val="false"/>
        <w:spacing w:lineRule="exact" w:line="340" w:before="120" w:after="0"/>
        <w:ind w:firstLine="567" w:right="0"/>
        <w:jc w:val="both"/>
        <w:rPr>
          <w:sz w:val="28"/>
          <w:szCs w:val="28"/>
        </w:rPr>
      </w:pPr>
      <w:r>
        <w:rPr>
          <w:sz w:val="28"/>
          <w:szCs w:val="28"/>
        </w:rPr>
        <w:t>2. Quyền nhân thân bao gồm:</w:t>
      </w:r>
    </w:p>
    <w:p>
      <w:pPr>
        <w:pStyle w:val="Normal"/>
        <w:widowControl w:val="false"/>
        <w:spacing w:lineRule="exact" w:line="340" w:before="120" w:after="0"/>
        <w:ind w:firstLine="567" w:right="0"/>
        <w:jc w:val="both"/>
        <w:rPr/>
      </w:pPr>
      <w:r>
        <w:rPr>
          <w:sz w:val="28"/>
          <w:szCs w:val="28"/>
        </w:rPr>
        <w:t xml:space="preserve">a) Được giới thiệu tên khi biểu diễn, khi phát hành bản ghi âm, ghi hình, phát sóng cuộc biểu diễn; </w:t>
      </w:r>
    </w:p>
    <w:p>
      <w:pPr>
        <w:pStyle w:val="Normal"/>
        <w:widowControl w:val="false"/>
        <w:spacing w:lineRule="exact" w:line="360" w:before="120" w:after="120"/>
        <w:ind w:firstLine="567" w:right="0"/>
        <w:jc w:val="both"/>
        <w:rPr>
          <w:sz w:val="28"/>
          <w:szCs w:val="28"/>
        </w:rPr>
      </w:pPr>
      <w:r>
        <w:rPr>
          <w:sz w:val="28"/>
          <w:szCs w:val="28"/>
        </w:rPr>
        <w:t>b) Bảo vệ sự toàn vẹn của hình tượng biểu diễn không cho người khác xuyên tạc; không cho người khác sửa đổi, cắt xén dưới bất kỳ hình thức nào gây phương hại đến danh dự và uy tín của người biểu diễn.</w:t>
      </w:r>
    </w:p>
    <w:p>
      <w:pPr>
        <w:pStyle w:val="Normal"/>
        <w:widowControl w:val="false"/>
        <w:spacing w:lineRule="exact" w:line="360" w:before="120" w:after="120"/>
        <w:ind w:firstLine="567" w:right="0"/>
        <w:jc w:val="both"/>
        <w:rPr/>
      </w:pPr>
      <w:r>
        <w:rPr>
          <w:sz w:val="28"/>
          <w:szCs w:val="28"/>
        </w:rPr>
        <w:t xml:space="preserve">3. Quyền tài sản bao gồm độc quyền thực hiện hoặc cho phép tổ chức, cá nhân khác thực hiện các quyền sau đây: </w:t>
      </w:r>
    </w:p>
    <w:p>
      <w:pPr>
        <w:pStyle w:val="Normal"/>
        <w:widowControl w:val="false"/>
        <w:spacing w:lineRule="exact" w:line="360" w:before="120" w:after="120"/>
        <w:ind w:firstLine="567" w:right="0"/>
        <w:jc w:val="both"/>
        <w:rPr>
          <w:sz w:val="28"/>
          <w:szCs w:val="28"/>
        </w:rPr>
      </w:pPr>
      <w:r>
        <w:rPr>
          <w:sz w:val="28"/>
          <w:szCs w:val="28"/>
        </w:rPr>
        <w:t xml:space="preserve">a) Định hình cuộc biểu diễn trực tiếp của mình trên bản ghi âm, ghi hình; </w:t>
      </w:r>
    </w:p>
    <w:p>
      <w:pPr>
        <w:pStyle w:val="Normal"/>
        <w:widowControl w:val="false"/>
        <w:spacing w:lineRule="exact" w:line="360" w:before="120" w:after="120"/>
        <w:ind w:firstLine="567" w:right="0"/>
        <w:jc w:val="both"/>
        <w:rPr/>
      </w:pPr>
      <w:r>
        <w:rPr>
          <w:sz w:val="28"/>
          <w:szCs w:val="28"/>
        </w:rPr>
        <w:t>b) Sao chép trực tiếp hoặc gián tiếp toàn bộ hoặc một phần cuộc biểu diễn của mình đã được định hình trên bản ghi âm, ghi hình bằng bất kỳ phương tiện hay hình thức nào, trừ trường hợp quy định tại điểm a khoản 5 Điều này;</w:t>
      </w:r>
    </w:p>
    <w:p>
      <w:pPr>
        <w:pStyle w:val="Normal"/>
        <w:spacing w:lineRule="exact" w:line="330" w:before="120" w:after="120"/>
        <w:ind w:firstLine="567" w:right="0"/>
        <w:jc w:val="both"/>
        <w:rPr/>
      </w:pPr>
      <w:r>
        <w:rPr>
          <w:sz w:val="28"/>
          <w:szCs w:val="28"/>
        </w:rPr>
        <w:t>c) Phát sóng, truyền đạt đến công chúng cuộc biểu diễn chưa được định hình của mình theo cách mà công chúng có thể tiếp cận được, trừ trường hợp cuộc biểu diễn đó nhằm mục đích phát sóng;</w:t>
      </w:r>
    </w:p>
    <w:p>
      <w:pPr>
        <w:pStyle w:val="Normal"/>
        <w:widowControl w:val="false"/>
        <w:spacing w:lineRule="exact" w:line="330" w:before="120" w:after="120"/>
        <w:ind w:firstLine="567" w:right="0"/>
        <w:jc w:val="both"/>
        <w:rPr/>
      </w:pPr>
      <w:r>
        <w:rPr>
          <w:sz w:val="28"/>
          <w:szCs w:val="28"/>
        </w:rPr>
        <w:t xml:space="preserve">d) Phân phối, nhập khẩu để phân phối đến công chúng thông qua bán hoặc hình thức chuyển giao quyền sở hữu khác đối với bản gốc, bản sao bản định hình cuộc biểu diễn của mình dưới dạng hữu hình, trừ trường hợp quy định tại điểm b khoản 5 Điều này; </w:t>
      </w:r>
    </w:p>
    <w:p>
      <w:pPr>
        <w:pStyle w:val="Normal"/>
        <w:spacing w:lineRule="exact" w:line="330" w:before="120" w:after="120"/>
        <w:ind w:firstLine="567" w:right="0"/>
        <w:jc w:val="both"/>
        <w:rPr/>
      </w:pPr>
      <w:r>
        <w:rPr>
          <w:sz w:val="28"/>
          <w:szCs w:val="28"/>
        </w:rPr>
        <w:t xml:space="preserve">đ) Cho </w:t>
      </w:r>
      <w:r>
        <w:rPr>
          <w:sz w:val="28"/>
        </w:rPr>
        <w:t xml:space="preserve">thuê </w:t>
      </w:r>
      <w:r>
        <w:rPr>
          <w:sz w:val="28"/>
          <w:szCs w:val="28"/>
        </w:rPr>
        <w:t>thương mại tới công chúng bản gốc, bản sao cuộc biểu diễn của mình đã được định hình trong bản ghi âm, ghi hình, kể cả sau khi được phân phối bởi người biểu diễn hoặc với sự cho phép của người biểu diễn;</w:t>
      </w:r>
    </w:p>
    <w:p>
      <w:pPr>
        <w:pStyle w:val="Normal"/>
        <w:spacing w:lineRule="exact" w:line="330" w:before="120" w:after="120"/>
        <w:ind w:firstLine="567" w:right="0"/>
        <w:jc w:val="both"/>
        <w:rPr>
          <w:spacing w:val="-2"/>
          <w:sz w:val="28"/>
          <w:szCs w:val="28"/>
        </w:rPr>
      </w:pPr>
      <w:r>
        <w:rPr>
          <w:spacing w:val="-2"/>
          <w:sz w:val="28"/>
          <w:szCs w:val="28"/>
        </w:rPr>
        <w:t>e) Phát sóng, truyền đạt đến công chúng bản định hình cuộc biểu diễn của mình, bao gồm cả cung cấp đến công chúng bản định hình cuộc biểu diễn theo cách mà công chúng có thể tiếp cận được tại địa điểm và thời gian do họ lựa chọn.</w:t>
      </w:r>
    </w:p>
    <w:p>
      <w:pPr>
        <w:pStyle w:val="Normal"/>
        <w:spacing w:lineRule="exact" w:line="330" w:before="120" w:after="120"/>
        <w:ind w:firstLine="567" w:right="0"/>
        <w:jc w:val="both"/>
        <w:rPr/>
      </w:pPr>
      <w:r>
        <w:rPr>
          <w:sz w:val="28"/>
          <w:szCs w:val="28"/>
        </w:rPr>
        <w:t>4. Tổ chức, cá nhân khi khai thác, sử dụng một, một số hoặc toàn bộ các quyền quy định tại khoản 3 Điều này phải được sự cho phép của chủ sở hữu quyền đối với cuộc biểu diễn và trả tiền bản quyền, các quyền lợi vật chất khác (nếu có)  cho chủ sở hữu quyền đối với cuộc biểu diễn theo quy định của pháp luật hoặc theo thỏa thuận trong trường hợp pháp luật không quy định, trừ trường hợp quy định tại khoản 5 Điều này, các điều 25, 25a, 26, 32 và 33 của Luật này.</w:t>
      </w:r>
    </w:p>
    <w:p>
      <w:pPr>
        <w:pStyle w:val="Normal"/>
        <w:spacing w:lineRule="exact" w:line="330" w:before="120" w:after="120"/>
        <w:ind w:firstLine="567" w:right="0"/>
        <w:jc w:val="both"/>
        <w:rPr>
          <w:spacing w:val="-4"/>
          <w:sz w:val="28"/>
          <w:szCs w:val="28"/>
        </w:rPr>
      </w:pPr>
      <w:r>
        <w:rPr>
          <w:spacing w:val="-4"/>
          <w:sz w:val="28"/>
          <w:szCs w:val="28"/>
        </w:rPr>
        <w:t xml:space="preserve">5. Chủ sở hữu quyền đối với cuộc biểu diễn </w:t>
      </w:r>
      <w:r>
        <w:rPr>
          <w:sz w:val="28"/>
          <w:szCs w:val="28"/>
        </w:rPr>
        <w:t>không có quyền ngăn cấm tổ chức, cá nhân khác thực hiện các hành vi sau đây:</w:t>
      </w:r>
    </w:p>
    <w:p>
      <w:pPr>
        <w:pStyle w:val="Normal"/>
        <w:spacing w:lineRule="exact" w:line="330" w:before="120" w:after="120"/>
        <w:ind w:firstLine="567" w:right="0"/>
        <w:jc w:val="both"/>
        <w:rPr/>
      </w:pPr>
      <w:r>
        <w:rPr>
          <w:sz w:val="28"/>
          <w:szCs w:val="28"/>
        </w:rPr>
        <w:t>a) Sao chép cuộc biểu diễn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cuộc biểu diễn của mình đã được định hình trên bản ghi âm, ghi hình, không có mục đích kinh tế độc lập và bản sao bị tự động xóa bỏ, không có khả năng phục hồi lại;</w:t>
      </w:r>
    </w:p>
    <w:p>
      <w:pPr>
        <w:pStyle w:val="Normal"/>
        <w:widowControl w:val="false"/>
        <w:spacing w:before="120" w:after="120"/>
        <w:ind w:firstLine="567" w:right="0"/>
        <w:jc w:val="both"/>
        <w:rPr>
          <w:sz w:val="28"/>
          <w:szCs w:val="28"/>
        </w:rPr>
      </w:pPr>
      <w:r>
        <w:rPr>
          <w:sz w:val="28"/>
          <w:szCs w:val="28"/>
        </w:rPr>
        <w:t>b) Phân phối lần tiếp theo, nhập khẩu để phân phối đối với bản gốc, bản sao bản định hình cuộc biểu diễn đã được chủ sở hữu quyền thực hiện hoặc cho phép thực hiện việc phân phối.</w:t>
      </w:r>
    </w:p>
    <w:p>
      <w:pPr>
        <w:pStyle w:val="Normal"/>
        <w:widowControl w:val="false"/>
        <w:spacing w:before="120" w:after="120"/>
        <w:ind w:firstLine="567" w:right="0"/>
        <w:rPr>
          <w:b/>
          <w:bCs/>
          <w:sz w:val="28"/>
          <w:szCs w:val="28"/>
        </w:rPr>
      </w:pPr>
      <w:r>
        <w:rPr>
          <w:b/>
          <w:bCs/>
          <w:iCs/>
          <w:sz w:val="28"/>
          <w:szCs w:val="28"/>
        </w:rPr>
        <w:t>Điều 30. Quyền của nhà sản xuất bản ghi âm, ghi hình</w:t>
      </w:r>
      <w:r>
        <w:rPr>
          <w:rStyle w:val="FootnoteCharacters"/>
          <w:rStyle w:val="FootnoteReference"/>
          <w:bCs/>
        </w:rPr>
        <w:footnoteReference w:id="46"/>
      </w:r>
    </w:p>
    <w:p>
      <w:pPr>
        <w:pStyle w:val="Normal"/>
        <w:widowControl w:val="false"/>
        <w:spacing w:lineRule="exact" w:line="330" w:before="120" w:after="120"/>
        <w:ind w:firstLine="567" w:right="0"/>
        <w:jc w:val="both"/>
        <w:rPr/>
      </w:pPr>
      <w:r>
        <w:rPr>
          <w:sz w:val="28"/>
          <w:szCs w:val="28"/>
        </w:rPr>
        <w:t>1. Nhà sản xuất bản ghi âm, ghi hình có độc quyền thực hiện hoặc cho phép tổ chức, cá nhân khác thực hiện các quyền sau đây:</w:t>
      </w:r>
    </w:p>
    <w:p>
      <w:pPr>
        <w:pStyle w:val="Normal"/>
        <w:widowControl w:val="false"/>
        <w:spacing w:lineRule="exact" w:line="330" w:before="120" w:after="120"/>
        <w:ind w:firstLine="567" w:right="0"/>
        <w:jc w:val="both"/>
        <w:rPr>
          <w:sz w:val="28"/>
          <w:szCs w:val="28"/>
        </w:rPr>
      </w:pPr>
      <w:r>
        <w:rPr>
          <w:sz w:val="28"/>
          <w:szCs w:val="28"/>
        </w:rPr>
        <w:t>a) Sao chép toàn bộ hoặc một phần bản ghi âm, ghi hình của mình bằng bất kỳ phương tiện hay hình thức nào, trừ trường hợp quy định tại điểm a khoản 3 Điều này;</w:t>
      </w:r>
    </w:p>
    <w:p>
      <w:pPr>
        <w:pStyle w:val="Normal"/>
        <w:spacing w:lineRule="exact" w:line="340" w:before="120" w:after="120"/>
        <w:ind w:firstLine="567" w:right="0"/>
        <w:jc w:val="both"/>
        <w:rPr/>
      </w:pPr>
      <w:r>
        <w:rPr>
          <w:sz w:val="28"/>
          <w:szCs w:val="28"/>
        </w:rPr>
        <w:t xml:space="preserve">b) Phân phối, nhập khẩu để phân phối đến công chúng thông qua bán hoặc hình thức chuyển giao quyền sở hữu khác đối với bản gốc, bản sao bản ghi âm, ghi hình của mình dưới dạng hữu hình, trừ trường hợp quy định tại điểm b khoản 3 Điều này; </w:t>
      </w:r>
    </w:p>
    <w:p>
      <w:pPr>
        <w:pStyle w:val="Normal"/>
        <w:spacing w:lineRule="exact" w:line="340" w:before="120" w:after="120"/>
        <w:ind w:firstLine="567" w:right="0"/>
        <w:jc w:val="both"/>
        <w:rPr/>
      </w:pPr>
      <w:r>
        <w:rPr>
          <w:sz w:val="28"/>
          <w:szCs w:val="28"/>
        </w:rPr>
        <w:t>c) Cho thuê thương mại tới công chúng bản gốc, bản sao bản ghi âm, ghi hình của mình, kể cả sau khi được phân phối bởi nhà sản xuất hoặc với sự cho phép của nhà sản xuất;</w:t>
      </w:r>
    </w:p>
    <w:p>
      <w:pPr>
        <w:pStyle w:val="Normal"/>
        <w:spacing w:lineRule="exact" w:line="340" w:before="120" w:after="120"/>
        <w:ind w:firstLine="567" w:right="0"/>
        <w:jc w:val="both"/>
        <w:rPr/>
      </w:pPr>
      <w:r>
        <w:rPr>
          <w:sz w:val="28"/>
          <w:szCs w:val="28"/>
        </w:rPr>
        <w:t>d) Phát sóng, truyền đạt đến công chúng bản ghi âm, ghi hình của mình, bao gồm cả cung cấp tới công chúng bản ghi âm, ghi hình theo cách mà công chúng có thể tiếp cận tại địa điểm và thời gian do họ lựa chọn.</w:t>
      </w:r>
    </w:p>
    <w:p>
      <w:pPr>
        <w:pStyle w:val="Normal"/>
        <w:spacing w:lineRule="exact" w:line="350" w:before="120" w:after="120"/>
        <w:ind w:firstLine="567" w:right="0"/>
        <w:jc w:val="both"/>
        <w:rPr/>
      </w:pPr>
      <w:r>
        <w:rPr>
          <w:sz w:val="28"/>
          <w:szCs w:val="28"/>
        </w:rPr>
        <w:t>2. Tổ chức, cá nhân khi khai thác, sử dụng một, một số hoặc toàn bộ các quyền quy định tại khoản 1 Điều này phải được sự cho phép của chủ sở hữu quyền đối với bản ghi âm, ghi hình và trả tiền bản quyền, các quyền lợi vật chất khác (nếu có) cho chủ sở hữu quyền đối với bản ghi âm, ghi hình theo quy định của pháp luật hoặc theo thỏa thuận trong trường hợp pháp luật không quy định, trừ trường hợp quy định tại khoản 3 Điều này, các điều 25, 25a, 26, 32 và 33 của Luật này.</w:t>
      </w:r>
    </w:p>
    <w:p>
      <w:pPr>
        <w:pStyle w:val="Normal"/>
        <w:spacing w:lineRule="exact" w:line="340" w:before="120" w:after="120"/>
        <w:ind w:firstLine="567" w:right="0"/>
        <w:jc w:val="both"/>
        <w:rPr>
          <w:spacing w:val="-4"/>
          <w:sz w:val="28"/>
          <w:szCs w:val="28"/>
        </w:rPr>
      </w:pPr>
      <w:r>
        <w:rPr>
          <w:spacing w:val="-4"/>
          <w:sz w:val="28"/>
          <w:szCs w:val="28"/>
        </w:rPr>
        <w:t xml:space="preserve">3. </w:t>
      </w:r>
      <w:r>
        <w:rPr>
          <w:bCs/>
          <w:spacing w:val="-4"/>
          <w:sz w:val="28"/>
          <w:szCs w:val="28"/>
        </w:rPr>
        <w:t>Chủ sở hữu quyền đối với bản ghi âm, ghi hình</w:t>
      </w:r>
      <w:r>
        <w:rPr>
          <w:sz w:val="28"/>
          <w:szCs w:val="28"/>
        </w:rPr>
        <w:t xml:space="preserve"> không có quyền ngăn cấm tổ chức, cá nhân khác thực hiện các hành vi sau đây:</w:t>
      </w:r>
    </w:p>
    <w:p>
      <w:pPr>
        <w:pStyle w:val="Normal"/>
        <w:spacing w:lineRule="exact" w:line="340" w:before="120" w:after="120"/>
        <w:ind w:firstLine="567" w:right="0"/>
        <w:jc w:val="both"/>
        <w:rPr/>
      </w:pPr>
      <w:r>
        <w:rPr>
          <w:sz w:val="28"/>
          <w:szCs w:val="28"/>
        </w:rPr>
        <w:t>a) Sao chép bản ghi âm, ghi hình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bản ghi âm, ghi hình, không có mục đích kinh tế độc lập và bản sao bị tự động xóa bỏ, không có khả năng phục hồi lại;</w:t>
      </w:r>
    </w:p>
    <w:p>
      <w:pPr>
        <w:pStyle w:val="Normal"/>
        <w:widowControl w:val="false"/>
        <w:spacing w:before="120" w:after="120"/>
        <w:ind w:firstLine="567" w:right="0"/>
        <w:jc w:val="both"/>
        <w:rPr>
          <w:sz w:val="28"/>
          <w:szCs w:val="28"/>
        </w:rPr>
      </w:pPr>
      <w:r>
        <w:rPr>
          <w:sz w:val="28"/>
          <w:szCs w:val="28"/>
        </w:rPr>
        <w:t>b) Phân phối lần tiếp theo, nhập khẩu để phân phối đối với bản gốc, bản sao bản ghi âm, ghi hình đã được chủ sở hữu quyền thực hiện hoặc cho phép thực hiện việc phân phối.</w:t>
      </w:r>
    </w:p>
    <w:p>
      <w:pPr>
        <w:pStyle w:val="Normal"/>
        <w:widowControl w:val="false"/>
        <w:spacing w:lineRule="exact" w:line="340" w:before="120" w:after="0"/>
        <w:ind w:firstLine="567" w:right="0"/>
        <w:jc w:val="both"/>
        <w:rPr>
          <w:sz w:val="28"/>
          <w:szCs w:val="28"/>
        </w:rPr>
      </w:pPr>
      <w:r>
        <w:rPr>
          <w:b/>
          <w:bCs/>
          <w:iCs/>
          <w:sz w:val="28"/>
          <w:szCs w:val="28"/>
        </w:rPr>
        <w:t>Điều 31. Quyền của tổ chức phát sóng</w:t>
      </w:r>
      <w:r>
        <w:rPr>
          <w:rStyle w:val="FootnoteCharacters"/>
          <w:rStyle w:val="FootnoteReference"/>
          <w:bCs/>
          <w:iCs/>
          <w:sz w:val="28"/>
          <w:szCs w:val="28"/>
        </w:rPr>
        <w:footnoteReference w:id="47"/>
      </w:r>
    </w:p>
    <w:p>
      <w:pPr>
        <w:pStyle w:val="Normal"/>
        <w:widowControl w:val="false"/>
        <w:spacing w:lineRule="exact" w:line="340" w:before="120" w:after="0"/>
        <w:ind w:firstLine="567" w:right="0"/>
        <w:jc w:val="both"/>
        <w:rPr>
          <w:sz w:val="28"/>
          <w:szCs w:val="28"/>
        </w:rPr>
      </w:pPr>
      <w:r>
        <w:rPr>
          <w:sz w:val="28"/>
          <w:szCs w:val="28"/>
        </w:rPr>
        <w:t>1. Tổ chức phát sóng có độc quyền thực hiện hoặc cho phép tổ chức, cá nhân khác thực hiện các quyền sau đây:</w:t>
      </w:r>
    </w:p>
    <w:p>
      <w:pPr>
        <w:pStyle w:val="Normal"/>
        <w:spacing w:lineRule="exact" w:line="340" w:before="120" w:after="0"/>
        <w:ind w:firstLine="567" w:right="0"/>
        <w:jc w:val="both"/>
        <w:rPr>
          <w:sz w:val="28"/>
          <w:szCs w:val="28"/>
        </w:rPr>
      </w:pPr>
      <w:r>
        <w:rPr>
          <w:sz w:val="28"/>
          <w:szCs w:val="28"/>
        </w:rPr>
        <w:t>a) Phát sóng, tái phát sóng chương trình phát sóng của mình;</w:t>
      </w:r>
    </w:p>
    <w:p>
      <w:pPr>
        <w:pStyle w:val="Normal"/>
        <w:widowControl w:val="false"/>
        <w:spacing w:lineRule="exact" w:line="340" w:before="120" w:after="0"/>
        <w:ind w:firstLine="567" w:right="0"/>
        <w:jc w:val="both"/>
        <w:rPr/>
      </w:pPr>
      <w:r>
        <w:rPr>
          <w:sz w:val="28"/>
          <w:szCs w:val="28"/>
        </w:rPr>
        <w:t xml:space="preserve">b) Sao chép trực tiếp hoặc gián tiếp toàn bộ hoặc một phần bản định hình chương trình phát sóng của mình bằng bất kỳ phương tiện hay hình thức nào, trừ trường hợp quy định tại điểm a khoản 3 Điều này; </w:t>
      </w:r>
    </w:p>
    <w:p>
      <w:pPr>
        <w:pStyle w:val="Normal"/>
        <w:widowControl w:val="false"/>
        <w:spacing w:lineRule="exact" w:line="340" w:before="120" w:after="0"/>
        <w:ind w:firstLine="567" w:right="0"/>
        <w:jc w:val="both"/>
        <w:rPr>
          <w:sz w:val="28"/>
          <w:szCs w:val="28"/>
        </w:rPr>
      </w:pPr>
      <w:r>
        <w:rPr>
          <w:sz w:val="28"/>
          <w:szCs w:val="28"/>
        </w:rPr>
        <w:t>c) Định hình chương trình phát sóng của mình;</w:t>
      </w:r>
    </w:p>
    <w:p>
      <w:pPr>
        <w:pStyle w:val="Normal"/>
        <w:widowControl w:val="false"/>
        <w:spacing w:lineRule="exact" w:line="340" w:before="120" w:after="0"/>
        <w:ind w:firstLine="567" w:right="0"/>
        <w:jc w:val="both"/>
        <w:rPr/>
      </w:pPr>
      <w:r>
        <w:rPr>
          <w:sz w:val="28"/>
          <w:szCs w:val="28"/>
        </w:rPr>
        <w:t>d) Phân phối, nhập khẩu để phân phối đến công chúng thông qua bán hoặc hình thức chuyển giao quyền sở hữu khác đối với bản định hình chương trình phát sóng của mình dưới dạng hữu hình, trừ trường hợp quy định tại điểm b khoản 3 Điều này.</w:t>
      </w:r>
    </w:p>
    <w:p>
      <w:pPr>
        <w:pStyle w:val="Normal"/>
        <w:snapToGrid w:val="false"/>
        <w:spacing w:lineRule="exact" w:line="340" w:before="120" w:after="0"/>
        <w:ind w:firstLine="567" w:right="0"/>
        <w:jc w:val="both"/>
        <w:rPr/>
      </w:pPr>
      <w:r>
        <w:rPr>
          <w:spacing w:val="2"/>
          <w:sz w:val="28"/>
          <w:szCs w:val="28"/>
        </w:rPr>
        <w:t>2. Tổ chức, cá nhân khi khai thác, sử dụng một, một số hoặc toàn bộ các quyền quy định tại khoản 1 Điều này phải được sự cho phép của chủ sở hữu quyền đối với chương trình phát sóng và trả tiền bản quyền, các quyền lợi vật chất khác (nếu có) cho chủ sở hữu quyền đối với chương trình phát sóng theo quy định của pháp luật hoặc theo thỏa thuận trong trường hợp pháp luật không quy định, trừ trường hợp quy định tại khoản 3 Điều này, các điều 25, 25a, 26, 32 và 33 của Luật này.</w:t>
      </w:r>
    </w:p>
    <w:p>
      <w:pPr>
        <w:pStyle w:val="Normal"/>
        <w:snapToGrid w:val="false"/>
        <w:spacing w:lineRule="exact" w:line="340" w:before="120" w:after="0"/>
        <w:ind w:firstLine="567" w:right="0"/>
        <w:jc w:val="both"/>
        <w:rPr/>
      </w:pPr>
      <w:r>
        <w:rPr>
          <w:sz w:val="28"/>
          <w:szCs w:val="28"/>
        </w:rPr>
        <w:t>3. Chủ sở hữu quyền đối với chương trình phát sóng không có quyền ngăn cấm tổ chức, cá nhân khác thực hiện các hành vi sau đây:</w:t>
      </w:r>
    </w:p>
    <w:p>
      <w:pPr>
        <w:pStyle w:val="Normal"/>
        <w:snapToGrid w:val="false"/>
        <w:spacing w:lineRule="exact" w:line="340" w:before="120" w:after="0"/>
        <w:ind w:firstLine="567" w:right="0"/>
        <w:jc w:val="both"/>
        <w:rPr/>
      </w:pPr>
      <w:r>
        <w:rPr>
          <w:sz w:val="28"/>
          <w:szCs w:val="28"/>
        </w:rPr>
        <w:t>a) Sao chép chương trình phát sóng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chương trình phát sóng, không có mục đích kinh tế độc lập và bản sao bị tự động xóa bỏ, không có khả năng phục hồi lại;</w:t>
      </w:r>
    </w:p>
    <w:p>
      <w:pPr>
        <w:pStyle w:val="Normal"/>
        <w:widowControl w:val="false"/>
        <w:spacing w:lineRule="exact" w:line="340" w:before="120" w:after="0"/>
        <w:ind w:firstLine="567" w:right="0"/>
        <w:jc w:val="both"/>
        <w:rPr>
          <w:sz w:val="28"/>
          <w:szCs w:val="28"/>
        </w:rPr>
      </w:pPr>
      <w:r>
        <w:rPr>
          <w:sz w:val="28"/>
          <w:szCs w:val="28"/>
        </w:rPr>
        <w:t>b) Phân phối lần tiếp theo, nhập khẩu để phân phối đối với bản định hình chương trình phát sóng đã được chủ sở hữu quyền thực hiện hoặc cho phép thực hiện việc phân phối.</w:t>
      </w:r>
    </w:p>
    <w:p>
      <w:pPr>
        <w:pStyle w:val="Normal"/>
        <w:snapToGrid w:val="false"/>
        <w:spacing w:lineRule="exact" w:line="340" w:before="120" w:after="0"/>
        <w:ind w:firstLine="567" w:right="0"/>
        <w:jc w:val="both"/>
        <w:rPr>
          <w:sz w:val="28"/>
          <w:szCs w:val="28"/>
        </w:rPr>
      </w:pPr>
      <w:r>
        <w:rPr>
          <w:b/>
          <w:bCs/>
          <w:iCs/>
          <w:sz w:val="28"/>
          <w:szCs w:val="28"/>
        </w:rPr>
        <w:t xml:space="preserve">Điều 32. </w:t>
      </w:r>
      <w:bookmarkStart w:id="5" w:name="_Hlk105227601"/>
      <w:r>
        <w:rPr>
          <w:b/>
          <w:bCs/>
          <w:iCs/>
          <w:sz w:val="28"/>
          <w:szCs w:val="28"/>
        </w:rPr>
        <w:t>Các trường hợp ngoại lệ không xâm phạm quyền liên quan</w:t>
      </w:r>
      <w:r>
        <w:rPr>
          <w:rStyle w:val="FootnoteCharacters"/>
          <w:rStyle w:val="FootnoteReference"/>
          <w:bCs/>
          <w:iCs/>
          <w:sz w:val="28"/>
          <w:szCs w:val="28"/>
        </w:rPr>
        <w:footnoteReference w:id="48"/>
      </w:r>
    </w:p>
    <w:p>
      <w:pPr>
        <w:pStyle w:val="Normal"/>
        <w:snapToGrid w:val="false"/>
        <w:spacing w:lineRule="exact" w:line="340" w:before="120" w:after="0"/>
        <w:ind w:firstLine="567" w:right="0"/>
        <w:jc w:val="both"/>
        <w:rPr/>
      </w:pPr>
      <w:bookmarkEnd w:id="5"/>
      <w:r>
        <w:rPr>
          <w:sz w:val="28"/>
          <w:szCs w:val="28"/>
        </w:rPr>
        <w:t>1. Các trường hợp sử dụng cuộc biểu diễn, bản ghi âm, ghi hình, chương trình phát sóng đã công bố không phải xin phép, không phải trả tiền bản quyền nhưng phải thông tin về cuộc biểu diễn, bản ghi âm, ghi hình, chương trình phát sóng bao gồm:</w:t>
      </w:r>
    </w:p>
    <w:p>
      <w:pPr>
        <w:pStyle w:val="Normal"/>
        <w:snapToGrid w:val="false"/>
        <w:spacing w:lineRule="exact" w:line="330" w:before="120" w:after="120"/>
        <w:ind w:firstLine="567" w:right="0"/>
        <w:jc w:val="both"/>
        <w:rPr>
          <w:sz w:val="28"/>
          <w:szCs w:val="28"/>
        </w:rPr>
      </w:pPr>
      <w:r>
        <w:rPr>
          <w:sz w:val="28"/>
          <w:szCs w:val="28"/>
        </w:rPr>
        <w:t>a) Ghi âm, ghi hình trực tiếp một phần cuộc biểu diễn để giảng dạy không nhằm mục đích thương mại hoặc để đưa tin thời sự;</w:t>
      </w:r>
    </w:p>
    <w:p>
      <w:pPr>
        <w:pStyle w:val="Normal"/>
        <w:snapToGrid w:val="false"/>
        <w:spacing w:lineRule="exact" w:line="330" w:before="120" w:after="120"/>
        <w:ind w:firstLine="567" w:right="0"/>
        <w:jc w:val="both"/>
        <w:rPr/>
      </w:pPr>
      <w:r>
        <w:rPr>
          <w:sz w:val="28"/>
          <w:szCs w:val="28"/>
        </w:rPr>
        <w:t>b) Tự sao chép hoặc hỗ trợ người khuyết tật sao chép một phần cuộc biểu diễn, bản ghi âm, ghi hình, chương trình phát sóng nhằm mục đích nghiên cứu khoa học, học tập của cá nhân và không nhằm mục đích thương mại;</w:t>
      </w:r>
    </w:p>
    <w:p>
      <w:pPr>
        <w:pStyle w:val="Normal"/>
        <w:snapToGrid w:val="false"/>
        <w:spacing w:lineRule="exact" w:line="330" w:before="120" w:after="120"/>
        <w:ind w:firstLine="567" w:right="0"/>
        <w:jc w:val="both"/>
        <w:rPr/>
      </w:pPr>
      <w:r>
        <w:rPr>
          <w:sz w:val="28"/>
          <w:szCs w:val="28"/>
        </w:rPr>
        <w:t>c) Sao chép hợp lý một phần cuộc biểu diễn, bản ghi âm, ghi hình, chương trình phát sóng để giảng dạy trực tiếp của cá nhân và không nhằm mục đích thương mại, trừ trường hợp cuộc biểu diễn, bản ghi âm, ghi hình, chương trình phát sóng này đã được công bố để giảng dạy;</w:t>
      </w:r>
    </w:p>
    <w:p>
      <w:pPr>
        <w:pStyle w:val="Normal"/>
        <w:snapToGrid w:val="false"/>
        <w:spacing w:lineRule="exact" w:line="320" w:before="120" w:after="120"/>
        <w:ind w:firstLine="567" w:right="0"/>
        <w:jc w:val="both"/>
        <w:rPr/>
      </w:pPr>
      <w:r>
        <w:rPr>
          <w:sz w:val="28"/>
          <w:szCs w:val="28"/>
        </w:rPr>
        <w:t>d) Trích dẫn hợp lý nhằm mục đích đưa tin thời sự;</w:t>
      </w:r>
    </w:p>
    <w:p>
      <w:pPr>
        <w:pStyle w:val="Normal"/>
        <w:snapToGrid w:val="false"/>
        <w:spacing w:lineRule="exact" w:line="320" w:before="120" w:after="120"/>
        <w:ind w:firstLine="567" w:right="0"/>
        <w:jc w:val="both"/>
        <w:rPr>
          <w:sz w:val="28"/>
          <w:szCs w:val="28"/>
        </w:rPr>
      </w:pPr>
      <w:r>
        <w:rPr>
          <w:sz w:val="28"/>
          <w:szCs w:val="28"/>
        </w:rPr>
        <w:t>đ) Tổ chức phát sóng tự làm bản sao tạm thời để phát sóng khi được hưởng quyền phát sóng.</w:t>
      </w:r>
    </w:p>
    <w:p>
      <w:pPr>
        <w:pStyle w:val="Normal"/>
        <w:snapToGrid w:val="false"/>
        <w:spacing w:lineRule="exact" w:line="320" w:before="120" w:after="120"/>
        <w:ind w:firstLine="567" w:right="0"/>
        <w:jc w:val="both"/>
        <w:rPr/>
      </w:pPr>
      <w:r>
        <w:rPr>
          <w:sz w:val="28"/>
          <w:szCs w:val="28"/>
        </w:rPr>
        <w:t xml:space="preserve">2. Việc sử dụng cuộc biểu diễn, bản ghi âm, ghi hình, chương trình phát sóng quy định tại khoản 1 Điều này không được mâu thuẫn với việc khai thác bình thường cuộc biểu diễn, bản ghi âm, ghi hình, chương trình phát sóng và </w:t>
      </w:r>
      <w:bookmarkStart w:id="6" w:name="OLE_LINK2"/>
      <w:bookmarkStart w:id="7" w:name="OLE_LINK1"/>
      <w:r>
        <w:rPr>
          <w:sz w:val="28"/>
          <w:szCs w:val="28"/>
        </w:rPr>
        <w:t xml:space="preserve">không gây thiệt hại một cách bất hợp lý đến lợi ích hợp pháp </w:t>
      </w:r>
      <w:bookmarkEnd w:id="6"/>
      <w:bookmarkEnd w:id="7"/>
      <w:r>
        <w:rPr>
          <w:sz w:val="28"/>
          <w:szCs w:val="28"/>
        </w:rPr>
        <w:t>của người biểu diễn, nhà sản xuất bản ghi âm, ghi hình, tổ chức phát sóng.</w:t>
      </w:r>
    </w:p>
    <w:p>
      <w:pPr>
        <w:pStyle w:val="Normal"/>
        <w:widowControl w:val="false"/>
        <w:spacing w:before="120" w:after="120"/>
        <w:ind w:firstLine="567" w:right="0"/>
        <w:jc w:val="both"/>
        <w:rPr>
          <w:sz w:val="28"/>
          <w:szCs w:val="28"/>
        </w:rPr>
      </w:pPr>
      <w:r>
        <w:rPr>
          <w:sz w:val="28"/>
          <w:szCs w:val="28"/>
        </w:rPr>
        <w:t>3. Chính phủ quy định chi tiết Điều này.</w:t>
      </w:r>
    </w:p>
    <w:p>
      <w:pPr>
        <w:pStyle w:val="Normal"/>
        <w:widowControl w:val="false"/>
        <w:spacing w:before="120" w:after="120"/>
        <w:ind w:firstLine="567" w:right="0"/>
        <w:jc w:val="both"/>
        <w:rPr/>
      </w:pPr>
      <w:r>
        <w:rPr>
          <w:b/>
          <w:bCs/>
          <w:iCs/>
          <w:sz w:val="28"/>
          <w:szCs w:val="28"/>
        </w:rPr>
        <w:t>Điều 33. Giới hạn quyền liên quan</w:t>
      </w:r>
      <w:r>
        <w:rPr>
          <w:rStyle w:val="FootnoteCharacters"/>
          <w:rStyle w:val="FootnoteReference"/>
          <w:bCs/>
          <w:iCs/>
        </w:rPr>
        <w:footnoteReference w:id="49"/>
      </w:r>
      <w:r>
        <w:rPr>
          <w:b/>
          <w:bCs/>
          <w:iCs/>
          <w:sz w:val="28"/>
          <w:szCs w:val="28"/>
        </w:rPr>
        <w:tab/>
        <w:t xml:space="preserve"> </w:t>
      </w:r>
    </w:p>
    <w:p>
      <w:pPr>
        <w:pStyle w:val="Normal"/>
        <w:snapToGrid w:val="false"/>
        <w:spacing w:lineRule="exact" w:line="340" w:before="120" w:after="120"/>
        <w:ind w:firstLine="567" w:right="0"/>
        <w:jc w:val="both"/>
        <w:rPr>
          <w:spacing w:val="2"/>
          <w:sz w:val="28"/>
          <w:szCs w:val="28"/>
        </w:rPr>
      </w:pPr>
      <w:r>
        <w:rPr>
          <w:spacing w:val="2"/>
          <w:sz w:val="28"/>
          <w:szCs w:val="28"/>
        </w:rPr>
        <w:t>1. Các trường hợp sử dụng bản ghi âm, ghi hình đã công bố không phải xin phép nhưng phải trả tiền bản quyền, phải thông tin về bản ghi âm, ghi hình bao gồm:</w:t>
      </w:r>
    </w:p>
    <w:p>
      <w:pPr>
        <w:pStyle w:val="Normal"/>
        <w:snapToGrid w:val="false"/>
        <w:spacing w:lineRule="exact" w:line="340" w:before="120" w:after="120"/>
        <w:ind w:firstLine="567" w:right="0"/>
        <w:jc w:val="both"/>
        <w:rPr/>
      </w:pPr>
      <w:r>
        <w:rPr>
          <w:sz w:val="28"/>
          <w:szCs w:val="28"/>
        </w:rPr>
        <w:t>a) Tổ chức, cá nhân sử dụng bản ghi âm, ghi hình đã công bố nhằm mục đích thương mại để phát sóng có tài trợ, quảng cáo hoặc thu tiền dưới bất kỳ hình thức nào không phải xin phép nhưng phải trả tiền bản quyền cho người biểu diễn, nhà sản xuất bản ghi âm, ghi hình, tổ chức phát sóng kể từ khi sử dụng. Mức tiền bản quyền và phương thức thanh toán do các bên thỏa thuận; trường hợp không đạt được thỏa thuận thì thực hiện theo quy định của Chính phủ.</w:t>
      </w:r>
    </w:p>
    <w:p>
      <w:pPr>
        <w:pStyle w:val="Normal"/>
        <w:snapToGrid w:val="false"/>
        <w:spacing w:lineRule="exact" w:line="340" w:before="120" w:after="120"/>
        <w:ind w:firstLine="567" w:right="0"/>
        <w:jc w:val="both"/>
        <w:rPr/>
      </w:pPr>
      <w:r>
        <w:rPr>
          <w:sz w:val="28"/>
          <w:szCs w:val="28"/>
        </w:rPr>
        <w:t>Tổ chức, cá nhân sử dụng bản ghi âm, ghi hình đã công bố nhằm mục đích thương mại để phát sóng không có tài trợ, quảng cáo hoặc không thu tiền dưới bất kỳ hình thức nào không phải xin phép nhưng phải trả tiền bản quyền cho người biểu diễn, nhà sản xuất bản ghi âm, ghi hình, tổ chức phát sóng kể từ khi sử dụng theo quy định của Chính phủ;</w:t>
      </w:r>
    </w:p>
    <w:p>
      <w:pPr>
        <w:pStyle w:val="Normal"/>
        <w:snapToGrid w:val="false"/>
        <w:spacing w:lineRule="exact" w:line="340" w:before="120" w:after="120"/>
        <w:ind w:firstLine="567" w:right="0"/>
        <w:jc w:val="both"/>
        <w:rPr/>
      </w:pPr>
      <w:r>
        <w:rPr>
          <w:sz w:val="28"/>
          <w:szCs w:val="28"/>
        </w:rPr>
        <w:t>b) Tổ chức, cá nhân sử dụng bản ghi âm, ghi hình đã công bố nhằm mục đích thương mại trong hoạt động kinh doanh, thương mại không phải xin phép nhưng phải trả tiền bản quyền theo thỏa thuận cho người biểu diễn, nhà sản xuất bản ghi âm, ghi hình, tổ chức phát sóng kể từ khi sử dụng; trường hợp không đạt được thỏa thuận thì thực hiện theo quy định của Chính phủ. Chính phủ quy định chi tiết các hoạt động kinh doanh, thương mại quy định tại điểm này.</w:t>
      </w:r>
    </w:p>
    <w:p>
      <w:pPr>
        <w:pStyle w:val="Normal"/>
        <w:snapToGrid w:val="false"/>
        <w:spacing w:lineRule="exact" w:line="340" w:before="120" w:after="120"/>
        <w:ind w:firstLine="567" w:right="0"/>
        <w:jc w:val="both"/>
        <w:rPr/>
      </w:pPr>
      <w:r>
        <w:rPr>
          <w:spacing w:val="4"/>
          <w:sz w:val="28"/>
          <w:szCs w:val="28"/>
        </w:rPr>
        <w:t>2. Việc sử dụng bản ghi âm, ghi hình quy định tại khoản 1 Điều này không được mâu thuẫn với việc khai thác bình thường cuộc biểu diễn, bản ghi âm, ghi hình, chương trình phát sóng và không gây thiệt hại một cách bất hợp lý đến lợi ích hợp pháp của người biểu diễn, nhà sản xuất bản ghi âm, ghi hình, tổ chức phát sóng.</w:t>
      </w:r>
    </w:p>
    <w:p>
      <w:pPr>
        <w:pStyle w:val="Normal"/>
        <w:widowControl w:val="false"/>
        <w:spacing w:before="120" w:after="120"/>
        <w:ind w:firstLine="567" w:right="0"/>
        <w:jc w:val="both"/>
        <w:rPr>
          <w:bCs/>
          <w:spacing w:val="-4"/>
          <w:sz w:val="28"/>
          <w:szCs w:val="28"/>
        </w:rPr>
      </w:pPr>
      <w:r>
        <w:rPr>
          <w:spacing w:val="-4"/>
          <w:sz w:val="28"/>
          <w:szCs w:val="28"/>
        </w:rPr>
        <w:t>3. Tổ chức, cá nhân có nhu cầu khai thác, sử dụng bản ghi âm, ghi hình đã công bố của tổ chức, cá nhân Việt Nam nhưng không thể tìm được hoặc không xác định được chủ sở hữu quyền liên quan thì thực hiện theo quy định của Chính phủ.</w:t>
      </w:r>
    </w:p>
    <w:p>
      <w:pPr>
        <w:pStyle w:val="Normal"/>
        <w:widowControl w:val="false"/>
        <w:spacing w:before="120" w:after="120"/>
        <w:ind w:firstLine="567" w:right="0"/>
        <w:rPr/>
      </w:pPr>
      <w:r>
        <w:rPr>
          <w:b/>
          <w:bCs/>
          <w:sz w:val="28"/>
          <w:szCs w:val="28"/>
        </w:rPr>
        <w:t xml:space="preserve">Điều 34. </w:t>
      </w:r>
      <w:r>
        <w:rPr>
          <w:b/>
          <w:bCs/>
          <w:iCs/>
          <w:sz w:val="28"/>
          <w:szCs w:val="28"/>
        </w:rPr>
        <w:t>Thời hạn bảo hộ quyền liên quan</w:t>
        <w:tab/>
      </w:r>
    </w:p>
    <w:p>
      <w:pPr>
        <w:pStyle w:val="Normal"/>
        <w:widowControl w:val="false"/>
        <w:spacing w:before="120" w:after="120"/>
        <w:ind w:firstLine="567" w:right="0"/>
        <w:jc w:val="both"/>
        <w:rPr/>
      </w:pPr>
      <w:r>
        <w:rPr>
          <w:sz w:val="28"/>
          <w:szCs w:val="28"/>
        </w:rPr>
        <w:t>1. Quyền của người biểu diễn được bảo hộ năm mươi năm tính từ năm tiếp theo năm cuộc biểu diễn được định hình.</w:t>
      </w:r>
    </w:p>
    <w:p>
      <w:pPr>
        <w:pStyle w:val="Normal"/>
        <w:widowControl w:val="false"/>
        <w:spacing w:before="120" w:after="120"/>
        <w:ind w:firstLine="567" w:right="0"/>
        <w:jc w:val="both"/>
        <w:rPr/>
      </w:pPr>
      <w:r>
        <w:rPr>
          <w:sz w:val="28"/>
          <w:szCs w:val="28"/>
        </w:rPr>
        <w:t>2. Quyền của nhà sản xuất bản ghi âm, ghi hình được bảo hộ năm mươi năm tính từ năm tiếp theo năm công bố hoặc năm mươi năm kể từ năm tiếp theo năm bản ghi âm, ghi hình được định hình nếu bản ghi âm, ghi hình chưa được công bố.</w:t>
      </w:r>
    </w:p>
    <w:p>
      <w:pPr>
        <w:pStyle w:val="Normal"/>
        <w:widowControl w:val="false"/>
        <w:spacing w:before="120" w:after="120"/>
        <w:ind w:firstLine="567" w:right="0"/>
        <w:jc w:val="both"/>
        <w:rPr>
          <w:sz w:val="28"/>
          <w:szCs w:val="28"/>
        </w:rPr>
      </w:pPr>
      <w:r>
        <w:rPr>
          <w:sz w:val="28"/>
          <w:szCs w:val="28"/>
        </w:rPr>
        <w:t>3. Quyền của tổ chức phát sóng được bảo hộ năm mươi năm tính từ năm tiếp theo năm chương trình phát sóng được thực hiện.</w:t>
      </w:r>
    </w:p>
    <w:p>
      <w:pPr>
        <w:pStyle w:val="Normal"/>
        <w:widowControl w:val="false"/>
        <w:spacing w:before="120" w:after="120"/>
        <w:ind w:firstLine="567" w:right="0"/>
        <w:jc w:val="both"/>
        <w:rPr/>
      </w:pPr>
      <w:r>
        <w:rPr>
          <w:sz w:val="28"/>
          <w:szCs w:val="28"/>
        </w:rPr>
        <w:t xml:space="preserve">4. Thời hạn bảo hộ quy định tại các khoản 1, 2 và 3 Điều này chấm dứt vào thời điểm 24 giờ ngày 31 tháng 12 của năm chấm dứt thời hạn bảo hộ các quyền liên quan. </w:t>
      </w:r>
    </w:p>
    <w:p>
      <w:pPr>
        <w:pStyle w:val="Normal"/>
        <w:snapToGrid w:val="false"/>
        <w:spacing w:lineRule="exact" w:line="340" w:before="120" w:after="120"/>
        <w:ind w:firstLine="567" w:right="0"/>
        <w:jc w:val="both"/>
        <w:rPr>
          <w:sz w:val="28"/>
          <w:szCs w:val="28"/>
        </w:rPr>
      </w:pPr>
      <w:r>
        <w:rPr>
          <w:b/>
          <w:bCs/>
          <w:iCs/>
          <w:sz w:val="28"/>
          <w:szCs w:val="28"/>
        </w:rPr>
        <w:t>Điều 35. Hành vi xâm phạm quyền liên quan</w:t>
      </w:r>
      <w:r>
        <w:rPr>
          <w:rStyle w:val="FootnoteCharacters"/>
          <w:rStyle w:val="FootnoteReference"/>
          <w:bCs/>
          <w:iCs/>
          <w:sz w:val="28"/>
          <w:szCs w:val="28"/>
        </w:rPr>
        <w:footnoteReference w:id="50"/>
      </w:r>
    </w:p>
    <w:p>
      <w:pPr>
        <w:pStyle w:val="Normal"/>
        <w:snapToGrid w:val="false"/>
        <w:spacing w:lineRule="exact" w:line="340" w:before="120" w:after="120"/>
        <w:ind w:firstLine="567" w:right="0"/>
        <w:jc w:val="both"/>
        <w:rPr>
          <w:spacing w:val="-2"/>
          <w:sz w:val="28"/>
          <w:szCs w:val="28"/>
        </w:rPr>
      </w:pPr>
      <w:r>
        <w:rPr>
          <w:spacing w:val="-2"/>
          <w:sz w:val="28"/>
          <w:szCs w:val="28"/>
        </w:rPr>
        <w:t>1. Xâm phạm quyền của người biểu diễn quy định tại Điều 29 của Luật này.</w:t>
      </w:r>
    </w:p>
    <w:p>
      <w:pPr>
        <w:pStyle w:val="Normal"/>
        <w:snapToGrid w:val="false"/>
        <w:spacing w:lineRule="exact" w:line="340" w:before="120" w:after="120"/>
        <w:ind w:firstLine="567" w:right="0"/>
        <w:jc w:val="both"/>
        <w:rPr/>
      </w:pPr>
      <w:r>
        <w:rPr>
          <w:sz w:val="28"/>
          <w:szCs w:val="28"/>
        </w:rPr>
        <w:t xml:space="preserve">2. Xâm phạm quyền của nhà sản xuất bản ghi âm, ghi hình quy định tại Điều 30 của Luật này. </w:t>
      </w:r>
    </w:p>
    <w:p>
      <w:pPr>
        <w:pStyle w:val="Normal"/>
        <w:snapToGrid w:val="false"/>
        <w:spacing w:lineRule="exact" w:line="340" w:before="120" w:after="120"/>
        <w:ind w:firstLine="567" w:right="0"/>
        <w:jc w:val="both"/>
        <w:rPr/>
      </w:pPr>
      <w:r>
        <w:rPr>
          <w:spacing w:val="-4"/>
          <w:sz w:val="28"/>
          <w:szCs w:val="28"/>
        </w:rPr>
        <w:t>3. Xâm phạm quyền của tổ chức phát sóng quy định tại Điều 31 của Luật này.</w:t>
      </w:r>
    </w:p>
    <w:p>
      <w:pPr>
        <w:pStyle w:val="Normal"/>
        <w:widowControl w:val="false"/>
        <w:snapToGrid w:val="false"/>
        <w:spacing w:lineRule="exact" w:line="340" w:before="120" w:after="120"/>
        <w:ind w:firstLine="567" w:right="0"/>
        <w:jc w:val="both"/>
        <w:rPr/>
      </w:pPr>
      <w:r>
        <w:rPr>
          <w:sz w:val="28"/>
          <w:szCs w:val="28"/>
        </w:rPr>
        <w:t>4. Không thực hiện hoặc thực hiện không đầy đủ nghĩa vụ quy định tại Điều 32 và Điều 33 của Luật này.</w:t>
      </w:r>
    </w:p>
    <w:p>
      <w:pPr>
        <w:pStyle w:val="Normal"/>
        <w:snapToGrid w:val="false"/>
        <w:spacing w:lineRule="exact" w:line="340" w:before="120" w:after="120"/>
        <w:ind w:firstLine="567" w:right="0"/>
        <w:jc w:val="both"/>
        <w:rPr/>
      </w:pPr>
      <w:r>
        <w:rPr>
          <w:sz w:val="28"/>
          <w:szCs w:val="28"/>
        </w:rPr>
        <w:t>5. Cố ý hủy bỏ hoặc làm vô hiệu biện pháp công nghệ hữu hiệu do chủ sở hữu quyền liên quan thực hiện để bảo vệ quyền của mình nhằm thực hiện hành vi quy định tại Điều này và Điều 28 của Luật này.</w:t>
      </w:r>
    </w:p>
    <w:p>
      <w:pPr>
        <w:pStyle w:val="Normal"/>
        <w:snapToGrid w:val="false"/>
        <w:spacing w:lineRule="exact" w:line="350" w:before="120" w:after="120"/>
        <w:ind w:firstLine="567" w:right="0"/>
        <w:jc w:val="both"/>
        <w:rPr/>
      </w:pPr>
      <w:r>
        <w:rPr>
          <w:sz w:val="28"/>
          <w:szCs w:val="28"/>
        </w:rPr>
        <w:t xml:space="preserve">6.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liên quan. </w:t>
      </w:r>
    </w:p>
    <w:p>
      <w:pPr>
        <w:pStyle w:val="Normal"/>
        <w:snapToGrid w:val="false"/>
        <w:spacing w:lineRule="exact" w:line="350" w:before="120" w:after="120"/>
        <w:ind w:firstLine="567" w:right="0"/>
        <w:jc w:val="both"/>
        <w:rPr/>
      </w:pPr>
      <w:r>
        <w:rPr>
          <w:sz w:val="28"/>
          <w:szCs w:val="28"/>
        </w:rPr>
        <w:t xml:space="preserve">7. Cố ý xóa, gỡ bỏ hoặc thay đổi thông tin quản lý quyền mà không được phép của chủ sở hữu quyền liên quan </w:t>
      </w:r>
      <w:bookmarkStart w:id="8" w:name="_Hlk78274489"/>
      <w:r>
        <w:rPr>
          <w:sz w:val="28"/>
          <w:szCs w:val="28"/>
        </w:rPr>
        <w:t>khi biết hoặc có cơ sở để biết việc thực hiện  hành vi đó sẽ xúi giục, tạo khả năng, tạo điều kiện thuận lợi hoặc che giấu hành vi xâm phạm quyền liên quan theo quy định của pháp luật</w:t>
      </w:r>
      <w:bookmarkEnd w:id="8"/>
      <w:r>
        <w:rPr>
          <w:sz w:val="28"/>
          <w:szCs w:val="28"/>
        </w:rPr>
        <w:t>.</w:t>
      </w:r>
    </w:p>
    <w:p>
      <w:pPr>
        <w:pStyle w:val="Normal"/>
        <w:snapToGrid w:val="false"/>
        <w:spacing w:lineRule="exact" w:line="350" w:before="120" w:after="120"/>
        <w:ind w:firstLine="567" w:right="0"/>
        <w:jc w:val="both"/>
        <w:rPr/>
      </w:pPr>
      <w:r>
        <w:rPr>
          <w:sz w:val="28"/>
          <w:szCs w:val="28"/>
        </w:rPr>
        <w:t>8. Cố ý phân phối, nhập khẩu để phân phối, phát sóng, truyền đạt hoặc cung cấp đến công chúng cuộc biểu diễn, bản sao cuộc biểu diễn đã được định hình hoặc bản ghi âm, ghi hình, chương trình phát sóng khi biết hoặc có cơ sở để biết thông tin quản lý quyền đã bị xóa, gỡ bỏ, thay đổi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pPr>
        <w:pStyle w:val="Normal"/>
        <w:snapToGrid w:val="false"/>
        <w:spacing w:lineRule="exact" w:line="350" w:before="120" w:after="120"/>
        <w:ind w:firstLine="567" w:right="0"/>
        <w:jc w:val="both"/>
        <w:rPr/>
      </w:pPr>
      <w:r>
        <w:rPr>
          <w:sz w:val="28"/>
          <w:szCs w:val="28"/>
        </w:rPr>
        <w:t>9. Sản xuất, lắp ráp, biến đổi, phân phối, nhập khẩu, xuất khẩu, chào bán, bán hoặc cho thuê thiết bị, hệ thống khi biết hoặc có cơ sở để biết thiết bị, hệ thống đó giải mã trái phép hoặc chủ yếu để giúp cho việc giải mã trái phép tín hiệu vệ tinh mang chương trình được mã hóa.</w:t>
      </w:r>
    </w:p>
    <w:p>
      <w:pPr>
        <w:pStyle w:val="Normal"/>
        <w:widowControl w:val="false"/>
        <w:snapToGrid w:val="false"/>
        <w:spacing w:lineRule="exact" w:line="350" w:before="120" w:after="120"/>
        <w:ind w:firstLine="567" w:right="0"/>
        <w:jc w:val="both"/>
        <w:rPr>
          <w:sz w:val="28"/>
          <w:szCs w:val="28"/>
        </w:rPr>
      </w:pPr>
      <w:r>
        <w:rPr>
          <w:sz w:val="28"/>
          <w:szCs w:val="28"/>
        </w:rPr>
        <w:t>10. Cố ý thu hoặc tiếp tục phân phối tín hiệu vệ tinh mang chương trình được mã hóa khi tín hiệu đã được giải mã mà không được phép của người phân phối hợp pháp.</w:t>
      </w:r>
    </w:p>
    <w:p>
      <w:pPr>
        <w:pStyle w:val="Normal"/>
        <w:widowControl w:val="false"/>
        <w:spacing w:before="120" w:after="120"/>
        <w:ind w:firstLine="567" w:right="0"/>
        <w:jc w:val="both"/>
        <w:rPr>
          <w:sz w:val="28"/>
          <w:szCs w:val="28"/>
        </w:rPr>
      </w:pPr>
      <w:r>
        <w:rPr>
          <w:sz w:val="28"/>
          <w:szCs w:val="28"/>
        </w:rPr>
        <w:t>11. Không thực hiện hoặc thực hiện không đầy đủ quy định để được miễn trừ trách nhiệm pháp lý của doanh nghiệp cung cấp dịch vụ trung gian quy định tại khoản 3 Điều 198b của Luật này.</w:t>
      </w:r>
    </w:p>
    <w:p>
      <w:pPr>
        <w:pStyle w:val="Normal"/>
        <w:widowControl w:val="false"/>
        <w:spacing w:before="120" w:after="120"/>
        <w:jc w:val="center"/>
        <w:rPr>
          <w:bCs/>
          <w:iCs/>
          <w:sz w:val="28"/>
          <w:szCs w:val="28"/>
        </w:rPr>
      </w:pPr>
      <w:r>
        <w:rPr>
          <w:bCs/>
          <w:iCs/>
          <w:sz w:val="28"/>
          <w:szCs w:val="28"/>
        </w:rPr>
      </w:r>
    </w:p>
    <w:p>
      <w:pPr>
        <w:pStyle w:val="Normal"/>
        <w:widowControl w:val="false"/>
        <w:spacing w:before="120" w:after="120"/>
        <w:jc w:val="center"/>
        <w:rPr>
          <w:bCs/>
          <w:iCs/>
        </w:rPr>
      </w:pPr>
      <w:r>
        <w:rPr>
          <w:b/>
          <w:bCs/>
          <w:iCs/>
          <w:sz w:val="28"/>
          <w:szCs w:val="28"/>
        </w:rPr>
        <w:t>Chương III</w:t>
      </w:r>
    </w:p>
    <w:p>
      <w:pPr>
        <w:pStyle w:val="Normal"/>
        <w:widowControl w:val="false"/>
        <w:spacing w:before="120" w:after="120"/>
        <w:jc w:val="center"/>
        <w:rPr>
          <w:b/>
          <w:bCs/>
          <w:sz w:val="28"/>
          <w:szCs w:val="28"/>
        </w:rPr>
      </w:pPr>
      <w:r>
        <w:rPr>
          <w:b/>
          <w:bCs/>
          <w:sz w:val="28"/>
          <w:szCs w:val="28"/>
        </w:rPr>
        <w:t>CHỦ SỞ HỮU QUYỀN TÁC GIẢ, QUYỀN LIÊN QUAN</w:t>
      </w:r>
    </w:p>
    <w:p>
      <w:pPr>
        <w:pStyle w:val="NormalWeb"/>
        <w:widowControl w:val="false"/>
        <w:snapToGrid w:val="false"/>
        <w:spacing w:lineRule="exact" w:line="350" w:before="120" w:after="120"/>
        <w:ind w:firstLine="567" w:right="0"/>
        <w:jc w:val="both"/>
        <w:rPr>
          <w:sz w:val="28"/>
          <w:szCs w:val="28"/>
          <w:lang w:val="en-US"/>
        </w:rPr>
      </w:pPr>
      <w:r>
        <w:rPr>
          <w:b/>
          <w:bCs/>
          <w:iCs/>
          <w:sz w:val="28"/>
          <w:szCs w:val="28"/>
          <w:lang w:val="en-US"/>
        </w:rPr>
        <w:t>Điều 36. Chủ sở hữu quyền tác giả</w:t>
      </w:r>
      <w:r>
        <w:rPr>
          <w:rStyle w:val="FootnoteCharacters"/>
          <w:rStyle w:val="FootnoteReference"/>
          <w:bCs/>
          <w:iCs/>
          <w:sz w:val="28"/>
          <w:szCs w:val="28"/>
          <w:lang w:val="en-US"/>
        </w:rPr>
        <w:footnoteReference w:id="51"/>
      </w:r>
    </w:p>
    <w:p>
      <w:pPr>
        <w:pStyle w:val="Normal"/>
        <w:widowControl w:val="false"/>
        <w:spacing w:before="120" w:after="120"/>
        <w:ind w:firstLine="567" w:right="0"/>
        <w:jc w:val="both"/>
        <w:rPr>
          <w:sz w:val="28"/>
          <w:szCs w:val="28"/>
        </w:rPr>
      </w:pPr>
      <w:r>
        <w:rPr>
          <w:sz w:val="28"/>
          <w:szCs w:val="28"/>
        </w:rPr>
        <w:t>Chủ sở hữu quyền tác giả là tổ chức, cá nhân nắm giữ một, một số hoặc toàn bộ quyền quy định tại khoản 3 Điều 19 và khoản 1 Điều 20 của Luật này.</w:t>
      </w:r>
    </w:p>
    <w:p>
      <w:pPr>
        <w:pStyle w:val="Normal"/>
        <w:widowControl w:val="false"/>
        <w:spacing w:lineRule="exact" w:line="340" w:before="120" w:after="0"/>
        <w:ind w:firstLine="567" w:right="0"/>
        <w:rPr/>
      </w:pPr>
      <w:r>
        <w:rPr>
          <w:b/>
          <w:bCs/>
          <w:sz w:val="28"/>
          <w:szCs w:val="28"/>
        </w:rPr>
        <w:t xml:space="preserve">Điều 37. </w:t>
      </w:r>
      <w:r>
        <w:rPr>
          <w:b/>
          <w:bCs/>
          <w:iCs/>
          <w:sz w:val="28"/>
          <w:szCs w:val="28"/>
        </w:rPr>
        <w:t xml:space="preserve">Chủ sở hữu quyền tác giả là tác giả </w:t>
      </w:r>
    </w:p>
    <w:p>
      <w:pPr>
        <w:pStyle w:val="Normal"/>
        <w:widowControl w:val="false"/>
        <w:spacing w:lineRule="exact" w:line="340" w:before="120" w:after="0"/>
        <w:ind w:firstLine="567" w:right="0"/>
        <w:jc w:val="both"/>
        <w:rPr/>
      </w:pPr>
      <w:r>
        <w:rPr>
          <w:sz w:val="28"/>
          <w:szCs w:val="28"/>
        </w:rPr>
        <w:t>Tác giả sử dụng thời gian, tài chính, cơ sở vật chất - kỹ thuật của mình để sáng tạo ra tác phẩm có các quyền nhân thân quy định tại Điều 19 và các quyền tài sản quy định tại Điều 20 của Luật này.</w:t>
      </w:r>
    </w:p>
    <w:p>
      <w:pPr>
        <w:pStyle w:val="Normal"/>
        <w:widowControl w:val="false"/>
        <w:spacing w:lineRule="exact" w:line="340" w:before="120" w:after="0"/>
        <w:ind w:firstLine="567" w:right="0"/>
        <w:rPr/>
      </w:pPr>
      <w:r>
        <w:rPr>
          <w:b/>
          <w:bCs/>
          <w:sz w:val="28"/>
          <w:szCs w:val="28"/>
        </w:rPr>
        <w:t xml:space="preserve">Điều 38. </w:t>
      </w:r>
      <w:r>
        <w:rPr>
          <w:b/>
          <w:bCs/>
          <w:iCs/>
          <w:sz w:val="28"/>
          <w:szCs w:val="28"/>
        </w:rPr>
        <w:t>Chủ sở hữu quyền tác giả là các đồng tác giả</w:t>
      </w:r>
    </w:p>
    <w:p>
      <w:pPr>
        <w:pStyle w:val="Normal"/>
        <w:widowControl w:val="false"/>
        <w:spacing w:lineRule="exact" w:line="340" w:before="120" w:after="0"/>
        <w:ind w:firstLine="567" w:right="0"/>
        <w:jc w:val="both"/>
        <w:rPr/>
      </w:pPr>
      <w:r>
        <w:rPr>
          <w:sz w:val="28"/>
          <w:szCs w:val="28"/>
        </w:rPr>
        <w:t>1. Các đồng tác giả sử dụng thời gian, tài chính, cơ sở vật chất - kỹ thuật của mình để cùng sáng tạo ra tác phẩm có chung các quyền quy định tại Điều 19 và Điều 20 của Luật này đối với tác phẩm đó.</w:t>
      </w:r>
    </w:p>
    <w:p>
      <w:pPr>
        <w:pStyle w:val="Normal"/>
        <w:widowControl w:val="false"/>
        <w:spacing w:lineRule="exact" w:line="340" w:before="120" w:after="0"/>
        <w:ind w:firstLine="567" w:right="0"/>
        <w:jc w:val="both"/>
        <w:rPr/>
      </w:pPr>
      <w:r>
        <w:rPr>
          <w:sz w:val="28"/>
          <w:szCs w:val="28"/>
        </w:rPr>
        <w:t>2. Các đồng tác giả sáng tạo ra tác phẩm quy định tại khoản 1 Điều này, nếu có phần riêng biệt có thể tách ra sử dụng độc lập mà không làm phương hại đến phần của các đồng tác giả khác thì có các quyền quy định tại Điều 19 và Điều 20 của Luật này đối với phần riêng biệt đó.</w:t>
      </w:r>
    </w:p>
    <w:p>
      <w:pPr>
        <w:pStyle w:val="Normal"/>
        <w:widowControl w:val="false"/>
        <w:spacing w:lineRule="exact" w:line="340" w:before="120" w:after="0"/>
        <w:ind w:firstLine="567" w:left="70" w:right="0"/>
        <w:jc w:val="both"/>
        <w:rPr/>
      </w:pPr>
      <w:r>
        <w:rPr>
          <w:b/>
          <w:bCs/>
          <w:sz w:val="28"/>
          <w:szCs w:val="28"/>
        </w:rPr>
        <w:t xml:space="preserve">Điều 39. </w:t>
      </w:r>
      <w:r>
        <w:rPr>
          <w:b/>
          <w:bCs/>
          <w:iCs/>
          <w:sz w:val="28"/>
          <w:szCs w:val="28"/>
        </w:rPr>
        <w:t>Chủ sở hữu quyền tác giả là tổ chức, cá nhân giao nhiệm vụ cho tác giả hoặc giao kết hợp đồng với tác giả</w:t>
      </w:r>
    </w:p>
    <w:p>
      <w:pPr>
        <w:pStyle w:val="Normal"/>
        <w:widowControl w:val="false"/>
        <w:spacing w:lineRule="exact" w:line="340" w:before="120" w:after="0"/>
        <w:ind w:firstLine="567" w:right="0"/>
        <w:jc w:val="both"/>
        <w:rPr>
          <w:sz w:val="28"/>
          <w:szCs w:val="28"/>
        </w:rPr>
      </w:pPr>
      <w:r>
        <w:rPr>
          <w:sz w:val="28"/>
          <w:szCs w:val="28"/>
        </w:rPr>
        <w:t>1. Tổ chức giao nhiệm vụ sáng tạo tác phẩm cho tác giả là người thuộc tổ chức mình là chủ sở hữu các quyền quy định tại Điều 20 và khoản 3 Điều 19 của Luật này, trừ trường hợp có thoả thuận khác.</w:t>
      </w:r>
    </w:p>
    <w:p>
      <w:pPr>
        <w:pStyle w:val="Normal"/>
        <w:widowControl w:val="false"/>
        <w:spacing w:lineRule="exact" w:line="340" w:before="120" w:after="0"/>
        <w:ind w:firstLine="567" w:right="0"/>
        <w:jc w:val="both"/>
        <w:rPr/>
      </w:pPr>
      <w:r>
        <w:rPr>
          <w:sz w:val="28"/>
          <w:szCs w:val="28"/>
        </w:rPr>
        <w:t>2. Tổ chức, cá nhân giao kết hợp đồng với tác giả sáng tạo ra tác phẩm là chủ sở hữu các quyền quy định tại Điều 20 và khoản 3 Điều 19 của Luật này, trừ trường hợp có thoả thuận khác.</w:t>
      </w:r>
    </w:p>
    <w:p>
      <w:pPr>
        <w:pStyle w:val="Normal"/>
        <w:widowControl w:val="false"/>
        <w:spacing w:lineRule="exact" w:line="340" w:before="120" w:after="0"/>
        <w:ind w:firstLine="567" w:right="0"/>
        <w:rPr/>
      </w:pPr>
      <w:r>
        <w:rPr>
          <w:b/>
          <w:bCs/>
          <w:sz w:val="28"/>
          <w:szCs w:val="28"/>
        </w:rPr>
        <w:t xml:space="preserve">Điều 40. </w:t>
      </w:r>
      <w:r>
        <w:rPr>
          <w:b/>
          <w:bCs/>
          <w:iCs/>
          <w:sz w:val="28"/>
          <w:szCs w:val="28"/>
        </w:rPr>
        <w:t>Chủ sở hữu quyền tác giả là người thừa kế</w:t>
      </w:r>
    </w:p>
    <w:p>
      <w:pPr>
        <w:pStyle w:val="Normal"/>
        <w:widowControl w:val="false"/>
        <w:spacing w:lineRule="exact" w:line="340" w:before="120" w:after="0"/>
        <w:ind w:firstLine="567" w:right="0"/>
        <w:jc w:val="both"/>
        <w:rPr/>
      </w:pPr>
      <w:r>
        <w:rPr>
          <w:sz w:val="28"/>
          <w:szCs w:val="28"/>
        </w:rPr>
        <w:t>Tổ chức, cá nhân được thừa kế quyền tác giả theo quy định của pháp luật về thừa kế là chủ sở hữu các quyền quy định tại Điều 20 và khoản 3 Điều 19 của Luật này.</w:t>
      </w:r>
    </w:p>
    <w:p>
      <w:pPr>
        <w:pStyle w:val="Normal"/>
        <w:widowControl w:val="false"/>
        <w:spacing w:lineRule="exact" w:line="340" w:before="120" w:after="0"/>
        <w:ind w:firstLine="567" w:right="0"/>
        <w:jc w:val="both"/>
        <w:rPr>
          <w:b/>
          <w:bCs/>
          <w:sz w:val="28"/>
          <w:szCs w:val="28"/>
        </w:rPr>
      </w:pPr>
      <w:r>
        <w:rPr>
          <w:b/>
          <w:bCs/>
          <w:sz w:val="28"/>
          <w:szCs w:val="28"/>
        </w:rPr>
        <w:t>Điều 41. Chủ sở hữu quyền tác giả là người được chuyển giao quyền</w:t>
      </w:r>
      <w:r>
        <w:rPr>
          <w:rStyle w:val="FootnoteCharacters"/>
          <w:rStyle w:val="FootnoteReference"/>
          <w:bCs/>
        </w:rPr>
        <w:footnoteReference w:id="52"/>
      </w:r>
    </w:p>
    <w:p>
      <w:pPr>
        <w:pStyle w:val="Normal"/>
        <w:snapToGrid w:val="false"/>
        <w:spacing w:lineRule="exact" w:line="340" w:before="120" w:after="0"/>
        <w:ind w:firstLine="567" w:right="0"/>
        <w:jc w:val="both"/>
        <w:rPr/>
      </w:pPr>
      <w:r>
        <w:rPr>
          <w:sz w:val="28"/>
          <w:szCs w:val="28"/>
        </w:rPr>
        <w:t>1. Tổ chức, cá nhân được chuyển giao một, một số hoặc toàn bộ quyền quy định tại khoản 3 Điều 19 và khoản 1 Điều 20 của Luật này theo thỏa thuận trong hợp đồng là chủ sở hữu quyền tác giả.</w:t>
      </w:r>
    </w:p>
    <w:p>
      <w:pPr>
        <w:pStyle w:val="Normal"/>
        <w:widowControl w:val="false"/>
        <w:spacing w:lineRule="exact" w:line="340" w:before="120" w:after="0"/>
        <w:ind w:firstLine="567" w:right="0"/>
        <w:jc w:val="both"/>
        <w:rPr>
          <w:spacing w:val="2"/>
          <w:sz w:val="28"/>
          <w:szCs w:val="28"/>
        </w:rPr>
      </w:pPr>
      <w:r>
        <w:rPr>
          <w:spacing w:val="2"/>
          <w:sz w:val="28"/>
          <w:szCs w:val="28"/>
        </w:rPr>
        <w:t>2. Tổ chức, cá nhân đang quản lý hoặc nhận chuyển nhượng quyền đối với tác phẩm khuyết danh được hưởng quyền của chủ sở hữu cho đến khi danh tính của tác giả, đồng tác giả được xác định. Khi danh tính của tác giả, đồng tác giả được xác định thì chủ sở hữu quyền tác giả đối với tác phẩm này, các quyền và nghĩa vụ liên quan đến quyền tác giả của tổ chức, cá nhân đang quản lý hoặc nhận chuyển nhượng được xác định theo quy định của Luật này và quy định khác của pháp luật có liên quan.</w:t>
      </w:r>
    </w:p>
    <w:p>
      <w:pPr>
        <w:pStyle w:val="Normal"/>
        <w:widowControl w:val="false"/>
        <w:spacing w:before="120" w:after="120"/>
        <w:ind w:firstLine="567" w:right="0"/>
        <w:jc w:val="both"/>
        <w:rPr>
          <w:b/>
          <w:bCs/>
          <w:sz w:val="28"/>
          <w:szCs w:val="28"/>
        </w:rPr>
      </w:pPr>
      <w:r>
        <w:rPr>
          <w:rFonts w:cs="Times New Roman Bold;Times New Roman" w:ascii="Times New Roman Bold;Times New Roman" w:hAnsi="Times New Roman Bold;Times New Roman"/>
          <w:b/>
          <w:bCs/>
          <w:iCs/>
          <w:spacing w:val="4"/>
          <w:sz w:val="28"/>
          <w:szCs w:val="28"/>
        </w:rPr>
        <w:t>Điều 42. Chủ sở hữu quyền tác giả, chủ sở hữu quyền liên quan là Nhà nước</w:t>
      </w:r>
      <w:r>
        <w:rPr>
          <w:rStyle w:val="FootnoteCharacters"/>
          <w:rStyle w:val="FootnoteReference"/>
          <w:bCs/>
        </w:rPr>
        <w:footnoteReference w:id="53"/>
      </w:r>
      <w:r>
        <w:rPr>
          <w:bCs/>
        </w:rPr>
        <w:t xml:space="preserve"> </w:t>
      </w:r>
    </w:p>
    <w:p>
      <w:pPr>
        <w:pStyle w:val="Normal"/>
        <w:snapToGrid w:val="false"/>
        <w:spacing w:lineRule="exact" w:line="340" w:before="120" w:after="120"/>
        <w:ind w:firstLine="567" w:right="0"/>
        <w:jc w:val="both"/>
        <w:rPr>
          <w:sz w:val="28"/>
          <w:szCs w:val="28"/>
        </w:rPr>
      </w:pPr>
      <w:r>
        <w:rPr>
          <w:sz w:val="28"/>
          <w:szCs w:val="28"/>
        </w:rPr>
        <w:t>1. Nhà nước là đại diện chủ sở hữu quyền tác giả, chủ sở hữu quyền liên quan trong các trường hợp sau đây:</w:t>
      </w:r>
    </w:p>
    <w:p>
      <w:pPr>
        <w:pStyle w:val="Normal"/>
        <w:snapToGrid w:val="false"/>
        <w:spacing w:lineRule="exact" w:line="340" w:before="120" w:after="120"/>
        <w:ind w:firstLine="567" w:right="0"/>
        <w:jc w:val="both"/>
        <w:rPr/>
      </w:pPr>
      <w:r>
        <w:rPr>
          <w:sz w:val="28"/>
          <w:szCs w:val="28"/>
        </w:rPr>
        <w:t>a) Tác phẩm, cuộc biểu diễn, bản ghi âm, ghi hình, chương trình phát sóng được sáng tạo do cơ quan sử dụng ngân sách nhà nước đặt hàng, giao nhiệm vụ, đấu thầu;</w:t>
      </w:r>
    </w:p>
    <w:p>
      <w:pPr>
        <w:pStyle w:val="Normal"/>
        <w:snapToGrid w:val="false"/>
        <w:spacing w:lineRule="exact" w:line="340" w:before="120" w:after="120"/>
        <w:ind w:firstLine="567" w:right="0"/>
        <w:jc w:val="both"/>
        <w:rPr/>
      </w:pPr>
      <w:r>
        <w:rPr>
          <w:sz w:val="28"/>
          <w:szCs w:val="28"/>
        </w:rPr>
        <w:t>b) Tác phẩm, cuộc biểu diễn, bản ghi âm, ghi hình, chương trình phát sóng được chủ sở hữu quyền tác giả, chủ sở hữu quyền liên quan, đồng chủ sở hữu quyền tác giả, đồng chủ sở hữu quyền liên quan chuyển giao quyền tác giả, quyền liên quan cho Nhà nước;</w:t>
      </w:r>
    </w:p>
    <w:p>
      <w:pPr>
        <w:pStyle w:val="Normal"/>
        <w:snapToGrid w:val="false"/>
        <w:spacing w:lineRule="exact" w:line="340" w:before="120" w:after="120"/>
        <w:ind w:firstLine="567" w:right="0"/>
        <w:jc w:val="both"/>
        <w:rPr/>
      </w:pPr>
      <w:r>
        <w:rPr>
          <w:sz w:val="28"/>
          <w:szCs w:val="28"/>
        </w:rPr>
        <w:t xml:space="preserve">c) Tác phẩm, cuộc biểu diễn, bản ghi âm, ghi hình, chương trình phát sóng trong thời hạn bảo hộ mà chủ sở hữu quyền tác giả, chủ sở hữu quyền liên quan, đồng chủ sở hữu quyền tác giả, đồng chủ sở hữu quyền liên quan chết không có người thừa kế; người thừa kế từ chối nhận di sản hoặc không được quyền hưởng di sản. </w:t>
      </w:r>
    </w:p>
    <w:p>
      <w:pPr>
        <w:pStyle w:val="Normal"/>
        <w:snapToGrid w:val="false"/>
        <w:spacing w:lineRule="exact" w:line="350" w:before="120" w:after="120"/>
        <w:ind w:firstLine="567" w:right="0"/>
        <w:jc w:val="both"/>
        <w:rPr/>
      </w:pPr>
      <w:r>
        <w:rPr>
          <w:sz w:val="28"/>
          <w:szCs w:val="28"/>
        </w:rPr>
        <w:t>2. Nhà nước đại diện quản lý quyền tác giả, quyền liên quan trong các trường hợp sau đây:</w:t>
      </w:r>
    </w:p>
    <w:p>
      <w:pPr>
        <w:pStyle w:val="Normal"/>
        <w:snapToGrid w:val="false"/>
        <w:spacing w:lineRule="exact" w:line="350" w:before="120" w:after="120"/>
        <w:ind w:firstLine="567" w:right="0"/>
        <w:jc w:val="both"/>
        <w:rPr/>
      </w:pPr>
      <w:r>
        <w:rPr>
          <w:sz w:val="28"/>
          <w:szCs w:val="28"/>
        </w:rPr>
        <w:t>a) Tác phẩm, cuộc biểu diễn, bản ghi âm, ghi hình, chương trình phát sóng mà không thể tìm được hoặc không xác định được chủ sở hữu quyền tác giả, chủ sở hữu quyền liên quan, đồng chủ sở hữu quyền tác giả, đồng chủ sở hữu quyền liên quan theo quy định của Luật này;</w:t>
      </w:r>
    </w:p>
    <w:p>
      <w:pPr>
        <w:pStyle w:val="Normal"/>
        <w:snapToGrid w:val="false"/>
        <w:spacing w:lineRule="exact" w:line="350" w:before="120" w:after="120"/>
        <w:ind w:firstLine="567" w:right="0"/>
        <w:jc w:val="both"/>
        <w:rPr>
          <w:sz w:val="28"/>
          <w:szCs w:val="28"/>
        </w:rPr>
      </w:pPr>
      <w:r>
        <w:rPr>
          <w:sz w:val="28"/>
          <w:szCs w:val="28"/>
        </w:rPr>
        <w:t>b) Tác phẩm khuyết danh cho đến khi danh tính của tác giả, đồng tác giả, chủ sở hữu quyền tác giả, đồng chủ sở hữu quyền tác giả được xác định, trừ trường hợp quy định tại khoản 2 Điều 41 của Luật này.</w:t>
      </w:r>
    </w:p>
    <w:p>
      <w:pPr>
        <w:pStyle w:val="Normal"/>
        <w:snapToGrid w:val="false"/>
        <w:spacing w:lineRule="exact" w:line="350" w:before="120" w:after="120"/>
        <w:ind w:firstLine="567" w:right="0"/>
        <w:jc w:val="both"/>
        <w:rPr/>
      </w:pPr>
      <w:r>
        <w:rPr>
          <w:spacing w:val="-2"/>
          <w:sz w:val="28"/>
          <w:szCs w:val="28"/>
        </w:rPr>
        <w:t>3. Cơ quan sử dụng ngân sách nhà nước để đặt hàng, giao nhiệm vụ, đấu thầu để sáng tạo tác phẩm, cuộc biểu diễn, bản ghi âm, ghi hình, chương trình phát sóng là đại diện Nhà nước thực hiện quyền của chủ sở hữu quyền tác giả, chủ sở hữu quyền liên quan trong trường hợp quy định tại điểm a khoản 1 Điều này.</w:t>
      </w:r>
    </w:p>
    <w:p>
      <w:pPr>
        <w:pStyle w:val="Normal"/>
        <w:snapToGrid w:val="false"/>
        <w:spacing w:lineRule="exact" w:line="350" w:before="120" w:after="120"/>
        <w:ind w:firstLine="567" w:right="0"/>
        <w:jc w:val="both"/>
        <w:rPr/>
      </w:pPr>
      <w:r>
        <w:rPr>
          <w:spacing w:val="-2"/>
          <w:sz w:val="28"/>
          <w:szCs w:val="28"/>
        </w:rPr>
        <w:t>Cơ quan quản lý nhà nước về quyền tác giả, quyền liên quan là đại diện Nhà nước thực hiện quyền của chủ sở hữu quyền tác giả, chủ sở hữu quyền liên quan trong trường hợp quy định tại điểm b, điểm c khoản 1 và khoản 2 Điều này.</w:t>
      </w:r>
    </w:p>
    <w:p>
      <w:pPr>
        <w:pStyle w:val="Normal"/>
        <w:snapToGrid w:val="false"/>
        <w:spacing w:lineRule="exact" w:line="350" w:before="120" w:after="120"/>
        <w:ind w:firstLine="567" w:right="0"/>
        <w:jc w:val="both"/>
        <w:rPr>
          <w:sz w:val="28"/>
          <w:szCs w:val="28"/>
        </w:rPr>
      </w:pPr>
      <w:r>
        <w:rPr>
          <w:sz w:val="28"/>
          <w:szCs w:val="28"/>
        </w:rPr>
        <w:t>4. Chính phủ quy định chi tiết khoản 1 và khoản 2 Điều này; quy định biểu mức và phương thức thanh toán tiền bản quyền trong các trường hợp quy định tại khoản 1 và khoản 2 Điều này.</w:t>
      </w:r>
    </w:p>
    <w:p>
      <w:pPr>
        <w:pStyle w:val="Normal"/>
        <w:snapToGrid w:val="false"/>
        <w:spacing w:lineRule="exact" w:line="350" w:before="120" w:after="120"/>
        <w:ind w:firstLine="567" w:right="0"/>
        <w:jc w:val="both"/>
        <w:rPr>
          <w:sz w:val="28"/>
          <w:szCs w:val="28"/>
        </w:rPr>
      </w:pPr>
      <w:r>
        <w:rPr>
          <w:b/>
          <w:bCs/>
          <w:iCs/>
          <w:sz w:val="28"/>
          <w:szCs w:val="28"/>
        </w:rPr>
        <w:t>Điều 43. Tác phẩm, cuộc biểu diễn, bản ghi âm, ghi hình, chương trình phát sóng thuộc về công chúng</w:t>
      </w:r>
      <w:r>
        <w:rPr>
          <w:rStyle w:val="FootnoteCharacters"/>
          <w:rStyle w:val="FootnoteReference"/>
          <w:bCs/>
          <w:iCs/>
          <w:sz w:val="28"/>
          <w:szCs w:val="28"/>
        </w:rPr>
        <w:footnoteReference w:id="54"/>
      </w:r>
    </w:p>
    <w:p>
      <w:pPr>
        <w:pStyle w:val="Normal"/>
        <w:snapToGrid w:val="false"/>
        <w:spacing w:lineRule="exact" w:line="350" w:before="120" w:after="120"/>
        <w:ind w:firstLine="567" w:right="0"/>
        <w:jc w:val="both"/>
        <w:rPr/>
      </w:pPr>
      <w:r>
        <w:rPr>
          <w:sz w:val="28"/>
          <w:szCs w:val="28"/>
        </w:rPr>
        <w:t>1. Tác phẩm đã kết thúc thời hạn bảo hộ theo quy định tại khoản 2 Điều 27 của Luật này và cuộc biểu diễn, bản ghi âm, ghi hình, chương trình phát sóng đã kết thúc thời hạn bảo hộ theo quy định tại Điều 34 của Luật này thì thuộc về công chúng.</w:t>
      </w:r>
    </w:p>
    <w:p>
      <w:pPr>
        <w:pStyle w:val="Normal"/>
        <w:snapToGrid w:val="false"/>
        <w:spacing w:lineRule="exact" w:line="350" w:before="120" w:after="120"/>
        <w:ind w:firstLine="567" w:right="0"/>
        <w:jc w:val="both"/>
        <w:rPr/>
      </w:pPr>
      <w:r>
        <w:rPr>
          <w:sz w:val="28"/>
          <w:szCs w:val="28"/>
        </w:rPr>
        <w:t>2. Mọi tổ chức, cá nhân đều có quyền sử dụng tác phẩm, cuộc biểu diễn, bản ghi âm, ghi hình, chương trình phát sóng quy định tại khoản 1 Điều này nhưng phải tôn trọng các quyền nhân thân của tác giả, người biểu diễn quy định tại Luật này và quy định khác của pháp luật có liên quan.</w:t>
      </w:r>
    </w:p>
    <w:p>
      <w:pPr>
        <w:pStyle w:val="Normal"/>
        <w:widowControl w:val="false"/>
        <w:spacing w:before="120" w:after="120"/>
        <w:ind w:firstLine="567" w:right="0"/>
        <w:jc w:val="both"/>
        <w:rPr>
          <w:sz w:val="28"/>
          <w:szCs w:val="28"/>
        </w:rPr>
      </w:pPr>
      <w:r>
        <w:rPr>
          <w:sz w:val="28"/>
          <w:szCs w:val="28"/>
        </w:rPr>
        <w:t>3. Chính phủ quy định chi tiết việc sử dụng tác phẩm, cuộc biểu diễn, bản ghi âm, ghi hình, chương trình phát sóng thuộc về công chúng.</w:t>
      </w:r>
    </w:p>
    <w:p>
      <w:pPr>
        <w:pStyle w:val="Normal"/>
        <w:snapToGrid w:val="false"/>
        <w:spacing w:lineRule="exact" w:line="350" w:before="120" w:after="120"/>
        <w:ind w:firstLine="567" w:right="0"/>
        <w:jc w:val="both"/>
        <w:rPr>
          <w:sz w:val="28"/>
          <w:szCs w:val="28"/>
        </w:rPr>
      </w:pPr>
      <w:r>
        <w:rPr>
          <w:b/>
          <w:bCs/>
          <w:iCs/>
          <w:sz w:val="28"/>
          <w:szCs w:val="28"/>
        </w:rPr>
        <w:t>Điều 44. Chủ sở hữu quyền liên quan</w:t>
      </w:r>
      <w:r>
        <w:rPr>
          <w:rStyle w:val="FootnoteCharacters"/>
          <w:rStyle w:val="FootnoteReference"/>
          <w:bCs/>
          <w:iCs/>
          <w:sz w:val="28"/>
          <w:szCs w:val="28"/>
        </w:rPr>
        <w:footnoteReference w:id="55"/>
      </w:r>
    </w:p>
    <w:p>
      <w:pPr>
        <w:pStyle w:val="Normal"/>
        <w:snapToGrid w:val="false"/>
        <w:spacing w:lineRule="exact" w:line="350" w:before="120" w:after="120"/>
        <w:ind w:firstLine="567" w:right="0"/>
        <w:jc w:val="both"/>
        <w:rPr/>
      </w:pPr>
      <w:r>
        <w:rPr>
          <w:sz w:val="28"/>
          <w:szCs w:val="28"/>
        </w:rPr>
        <w:t>1. Chủ sở hữu quyền liên quan bao gồm:</w:t>
      </w:r>
    </w:p>
    <w:p>
      <w:pPr>
        <w:pStyle w:val="Normal"/>
        <w:snapToGrid w:val="false"/>
        <w:spacing w:lineRule="exact" w:line="350" w:before="120" w:after="120"/>
        <w:ind w:firstLine="567" w:right="0"/>
        <w:jc w:val="both"/>
        <w:rPr>
          <w:sz w:val="28"/>
          <w:szCs w:val="28"/>
        </w:rPr>
      </w:pPr>
      <w:r>
        <w:rPr>
          <w:sz w:val="28"/>
          <w:szCs w:val="28"/>
        </w:rPr>
        <w:t>a) Người biểu diễn sử dụng thời gian, đầu tư tài chính và cơ sở vật chất - kỹ thuật của mình để thực hiện cuộc biểu diễn là chủ sở hữu quyền đối với cuộc biểu diễn đó, trừ trường hợp có thỏa thuận khác với bên liên quan;</w:t>
      </w:r>
    </w:p>
    <w:p>
      <w:pPr>
        <w:pStyle w:val="Normal"/>
        <w:snapToGrid w:val="false"/>
        <w:spacing w:lineRule="exact" w:line="350" w:before="120" w:after="120"/>
        <w:ind w:firstLine="567" w:right="0"/>
        <w:jc w:val="both"/>
        <w:rPr/>
      </w:pPr>
      <w:r>
        <w:rPr>
          <w:sz w:val="28"/>
          <w:szCs w:val="28"/>
        </w:rPr>
        <w:t>b) Nhà sản xuất bản ghi âm, ghi hình sử dụng thời gian, đầu tư tài chính và cơ sở vật chất - kỹ thuật của mình để sản xuất bản ghi âm, ghi hình là chủ sở hữu quyền đối với bản ghi âm, ghi hình đó, trừ trường hợp có thỏa thuận khác với bên liên quan;</w:t>
      </w:r>
    </w:p>
    <w:p>
      <w:pPr>
        <w:pStyle w:val="Normal"/>
        <w:snapToGrid w:val="false"/>
        <w:spacing w:lineRule="exact" w:line="350" w:before="120" w:after="120"/>
        <w:ind w:firstLine="567" w:right="0"/>
        <w:jc w:val="both"/>
        <w:rPr/>
      </w:pPr>
      <w:r>
        <w:rPr>
          <w:sz w:val="28"/>
          <w:szCs w:val="28"/>
        </w:rPr>
        <w:t>c) Tổ chức phát sóng là chủ sở hữu quyền đối với chương trình phát sóng của mình, trừ trường hợp có thỏa thuận khác với bên liên quan.</w:t>
      </w:r>
    </w:p>
    <w:p>
      <w:pPr>
        <w:pStyle w:val="Normal"/>
        <w:snapToGrid w:val="false"/>
        <w:spacing w:lineRule="exact" w:line="360" w:before="80" w:after="0"/>
        <w:ind w:firstLine="567" w:right="0"/>
        <w:jc w:val="both"/>
        <w:rPr/>
      </w:pPr>
      <w:r>
        <w:rPr>
          <w:sz w:val="28"/>
          <w:szCs w:val="28"/>
        </w:rPr>
        <w:t>2. Chủ sở hữu quyền liên quan là tổ chức giao nhiệm vụ cho tổ chức, cá nhân thuộc tổ chức của mình thực hiện cuộc biểu diễn, bản ghi âm, ghi hình, chương trình phát sóng là chủ sở hữu các quyền tương ứng quy định tại khoản 3 Điều 29, khoản 1 Điều 30 và khoản 1 Điều 31 của Luật này, trừ trường hợp có thỏa thuận khác.</w:t>
      </w:r>
    </w:p>
    <w:p>
      <w:pPr>
        <w:pStyle w:val="Normal"/>
        <w:snapToGrid w:val="false"/>
        <w:spacing w:lineRule="exact" w:line="360" w:before="80" w:after="0"/>
        <w:ind w:firstLine="567" w:right="0"/>
        <w:jc w:val="both"/>
        <w:rPr/>
      </w:pPr>
      <w:r>
        <w:rPr>
          <w:spacing w:val="2"/>
          <w:sz w:val="28"/>
          <w:szCs w:val="28"/>
        </w:rPr>
        <w:t>3. Chủ sở hữu quyền liên quan là tổ chức, cá nhân giao kết hợp đồng với tổ chức, cá nhân khác thực hiện cuộc biểu diễn, bản ghi âm, ghi hình, chương trình phát sóng là chủ sở hữu các quyền tương ứng quy định tại khoản 3 Điều 29, khoản 1 Điều 30 và khoản 1 Điều 31 của Luật này, trừ trường hợp có thỏa thuận khác.</w:t>
      </w:r>
    </w:p>
    <w:p>
      <w:pPr>
        <w:pStyle w:val="Normal"/>
        <w:snapToGrid w:val="false"/>
        <w:spacing w:lineRule="exact" w:line="360" w:before="80" w:after="0"/>
        <w:ind w:firstLine="567" w:right="0"/>
        <w:jc w:val="both"/>
        <w:rPr/>
      </w:pPr>
      <w:r>
        <w:rPr>
          <w:sz w:val="28"/>
          <w:szCs w:val="28"/>
        </w:rPr>
        <w:t>4. Tổ chức, cá nhân được thừa kế quyền liên quan theo quy định của pháp luật về thừa kế là chủ sở hữu các quyền tương ứng quy định tại khoản 3 Điều 29, khoản 1 Điều 30 và khoản 1 Điều 31 của Luật này.</w:t>
      </w:r>
    </w:p>
    <w:p>
      <w:pPr>
        <w:pStyle w:val="Normal"/>
        <w:widowControl w:val="false"/>
        <w:spacing w:before="80" w:after="0"/>
        <w:ind w:firstLine="567" w:right="0"/>
        <w:jc w:val="both"/>
        <w:rPr>
          <w:sz w:val="28"/>
          <w:szCs w:val="28"/>
        </w:rPr>
      </w:pPr>
      <w:r>
        <w:rPr>
          <w:sz w:val="28"/>
          <w:szCs w:val="28"/>
        </w:rPr>
        <w:t>5. Tổ chức, cá nhân được chuyển giao một, một số hoặc toàn bộ các quyền theo thỏa thuận trong hợp đồng là chủ sở hữu một, một số hoặc toàn bộ các quyền tương ứng quy định tại khoản 3 Điều 29, khoản 1 Điều 30 và khoản 1 Điều 31 của Luật này.</w:t>
      </w:r>
    </w:p>
    <w:p>
      <w:pPr>
        <w:pStyle w:val="Normal"/>
        <w:snapToGrid w:val="false"/>
        <w:spacing w:lineRule="exact" w:line="350" w:before="80" w:after="0"/>
        <w:ind w:firstLine="567" w:right="0"/>
        <w:jc w:val="both"/>
        <w:rPr>
          <w:b/>
          <w:bCs/>
          <w:iCs/>
          <w:sz w:val="28"/>
          <w:szCs w:val="28"/>
        </w:rPr>
      </w:pPr>
      <w:r>
        <w:rPr>
          <w:b/>
          <w:bCs/>
          <w:iCs/>
          <w:sz w:val="28"/>
          <w:szCs w:val="28"/>
        </w:rPr>
        <w:t>Điều 44a. Nguyên tắc xác định và phân chia tiền bản quyền</w:t>
      </w:r>
      <w:r>
        <w:rPr>
          <w:rStyle w:val="FootnoteCharacters"/>
          <w:rStyle w:val="FootnoteReference"/>
          <w:bCs/>
          <w:iCs/>
          <w:sz w:val="28"/>
          <w:szCs w:val="28"/>
        </w:rPr>
        <w:footnoteReference w:id="56"/>
      </w:r>
    </w:p>
    <w:p>
      <w:pPr>
        <w:pStyle w:val="Normal"/>
        <w:snapToGrid w:val="false"/>
        <w:spacing w:lineRule="exact" w:line="350" w:before="80" w:after="0"/>
        <w:ind w:firstLine="567" w:right="0"/>
        <w:jc w:val="both"/>
        <w:rPr/>
      </w:pPr>
      <w:r>
        <w:rPr>
          <w:sz w:val="28"/>
          <w:szCs w:val="28"/>
        </w:rPr>
        <w:t>1. Các đồng chủ sở hữu quyền tác giả, đồng chủ sở hữu quyền liên quan thỏa thuận về tỷ lệ phân chia tiền bản quyền theo phần tham gia sáng tạo đối với toàn bộ tác phẩm, cuộc biểu diễn, bản ghi âm, ghi hình, chương trình phát sóng, phần vốn góp và phù hợp với hình thức khai thác, sử dụng.</w:t>
      </w:r>
    </w:p>
    <w:p>
      <w:pPr>
        <w:pStyle w:val="Normal"/>
        <w:snapToGrid w:val="false"/>
        <w:spacing w:lineRule="exact" w:line="350" w:before="80" w:after="0"/>
        <w:ind w:firstLine="567" w:right="0"/>
        <w:jc w:val="both"/>
        <w:rPr/>
      </w:pPr>
      <w:r>
        <w:rPr>
          <w:sz w:val="28"/>
          <w:szCs w:val="28"/>
        </w:rPr>
        <w:t>2. Tỷ lệ phân chia tiền bản quyền khi bản ghi âm, ghi hình được sử dụng theo quy định tại khoản 1 Điều 26 và khoản 1 Điều 33 của Luật này thực hiện theo thỏa thuận của chủ sở hữu quyền tác giả, người biểu diễn, chủ sở hữu quyền liên quan đối với bản ghi âm, ghi hình đó; trường hợp không đạt được thỏa thuận thì thực hiện theo quy định của Chính phủ.</w:t>
      </w:r>
    </w:p>
    <w:p>
      <w:pPr>
        <w:pStyle w:val="Normal"/>
        <w:widowControl w:val="false"/>
        <w:spacing w:before="80" w:after="0"/>
        <w:ind w:firstLine="567" w:right="0"/>
        <w:jc w:val="both"/>
        <w:rPr/>
      </w:pPr>
      <w:r>
        <w:rPr>
          <w:sz w:val="28"/>
          <w:szCs w:val="28"/>
        </w:rPr>
        <w:t>3. Tiền bản quyền được xác định theo khung và biểu mức căn cứ vào loại hình, hình thức, chất lượng, số lượng hoặc tần suất khai thác, sử dụng; hài hòa lợi ích của người sáng tạo, tổ chức, cá nhân khai thác, sử dụng và công chúng hưởng thụ, phù hợp với điều kiện kinh tế - xã hội theo thời gian và địa điểm diễn ra hành vi khai thác, sử dụng đó.</w:t>
      </w:r>
    </w:p>
    <w:p>
      <w:pPr>
        <w:pStyle w:val="Normal"/>
        <w:widowControl w:val="false"/>
        <w:spacing w:before="240" w:after="0"/>
        <w:jc w:val="center"/>
        <w:rPr>
          <w:bCs/>
          <w:iCs/>
        </w:rPr>
      </w:pPr>
      <w:r>
        <w:rPr>
          <w:b/>
          <w:bCs/>
          <w:iCs/>
          <w:sz w:val="28"/>
          <w:szCs w:val="28"/>
        </w:rPr>
        <w:t>Chương IV</w:t>
      </w:r>
    </w:p>
    <w:p>
      <w:pPr>
        <w:pStyle w:val="Normal"/>
        <w:widowControl w:val="false"/>
        <w:spacing w:before="80" w:after="0"/>
        <w:jc w:val="center"/>
        <w:rPr>
          <w:b/>
          <w:bCs/>
          <w:sz w:val="28"/>
          <w:szCs w:val="28"/>
        </w:rPr>
      </w:pPr>
      <w:r>
        <w:rPr>
          <w:b/>
          <w:bCs/>
          <w:sz w:val="28"/>
          <w:szCs w:val="28"/>
        </w:rPr>
        <w:t>CHUYỂN GIAO QUYỀN TÁC GIẢ, QUYỀN LIÊN QUAN</w:t>
      </w:r>
    </w:p>
    <w:p>
      <w:pPr>
        <w:pStyle w:val="Normal"/>
        <w:spacing w:before="80" w:after="0"/>
        <w:jc w:val="center"/>
        <w:rPr>
          <w:b/>
          <w:bCs/>
          <w:iCs/>
          <w:sz w:val="28"/>
          <w:szCs w:val="28"/>
        </w:rPr>
      </w:pPr>
      <w:r>
        <w:rPr>
          <w:b/>
          <w:bCs/>
          <w:iCs/>
          <w:sz w:val="28"/>
          <w:szCs w:val="28"/>
        </w:rPr>
        <w:t>Mục 1</w:t>
      </w:r>
    </w:p>
    <w:p>
      <w:pPr>
        <w:pStyle w:val="Normal"/>
        <w:spacing w:before="80" w:after="0"/>
        <w:jc w:val="center"/>
        <w:rPr>
          <w:b/>
          <w:sz w:val="28"/>
          <w:szCs w:val="28"/>
        </w:rPr>
      </w:pPr>
      <w:r>
        <w:rPr>
          <w:b/>
          <w:sz w:val="28"/>
          <w:szCs w:val="28"/>
        </w:rPr>
        <w:t>CHUYỂN NHƯỢNG QUYỀN TÁC GIẢ, QUYỀN LIÊN QUAN</w:t>
      </w:r>
    </w:p>
    <w:p>
      <w:pPr>
        <w:pStyle w:val="Normal"/>
        <w:widowControl w:val="false"/>
        <w:spacing w:before="120" w:after="120"/>
        <w:ind w:firstLine="561" w:right="0"/>
        <w:jc w:val="both"/>
        <w:rPr/>
      </w:pPr>
      <w:r>
        <w:rPr>
          <w:rFonts w:cs="Times New Roman Bold;Times New Roman" w:ascii="Times New Roman Bold;Times New Roman" w:hAnsi="Times New Roman Bold;Times New Roman"/>
          <w:b/>
          <w:bCs/>
          <w:spacing w:val="-8"/>
          <w:sz w:val="28"/>
          <w:szCs w:val="28"/>
        </w:rPr>
        <w:t xml:space="preserve">Điều 45. </w:t>
      </w:r>
      <w:r>
        <w:rPr>
          <w:rFonts w:cs="Times New Roman Bold;Times New Roman" w:ascii="Times New Roman Bold;Times New Roman" w:hAnsi="Times New Roman Bold;Times New Roman"/>
          <w:b/>
          <w:bCs/>
          <w:iCs/>
          <w:spacing w:val="-8"/>
          <w:sz w:val="28"/>
          <w:szCs w:val="28"/>
        </w:rPr>
        <w:t>Quy định chung về chuyển nhượng quyền tác giả, quyền liên quan</w:t>
      </w:r>
    </w:p>
    <w:p>
      <w:pPr>
        <w:pStyle w:val="Normal"/>
        <w:widowControl w:val="false"/>
        <w:spacing w:before="120" w:after="120"/>
        <w:ind w:firstLine="561" w:right="0"/>
        <w:jc w:val="both"/>
        <w:rPr/>
      </w:pPr>
      <w:r>
        <w:rPr>
          <w:sz w:val="28"/>
          <w:szCs w:val="28"/>
        </w:rPr>
        <w:t>1. Chuyển nhượng quyền tác giả, quyền liên quan là việc chủ sở hữu quyền tác giả, chủ sở hữu quyền liên quan chuyển giao quyền sở hữu đối với các quyền quy định tại khoản 3 Điều 19, Điều 20, khoản 3 Điều 29, Điều 30 và Điều 31 của Luật này cho tổ chức, cá nhân khác theo hợp đồng hoặc theo quy định của pháp luật có liên quan.</w:t>
      </w:r>
    </w:p>
    <w:p>
      <w:pPr>
        <w:pStyle w:val="Normal"/>
        <w:widowControl w:val="false"/>
        <w:spacing w:before="120" w:after="120"/>
        <w:ind w:firstLine="560" w:right="0"/>
        <w:jc w:val="both"/>
        <w:rPr/>
      </w:pPr>
      <w:r>
        <w:rPr>
          <w:sz w:val="28"/>
          <w:szCs w:val="28"/>
        </w:rPr>
        <w:t>2. Tác giả không được chuyển nhượng các quyền nhân thân quy định tại Điều 19, trừ quyền công bố tác phẩm; người biểu diễn không được chuyển nhượng các quyền nhân thân quy định tại khoản 2 Điều 29 của Luật này.</w:t>
      </w:r>
    </w:p>
    <w:p>
      <w:pPr>
        <w:pStyle w:val="Normal"/>
        <w:widowControl w:val="false"/>
        <w:spacing w:before="120" w:after="120"/>
        <w:ind w:firstLine="560" w:right="0"/>
        <w:jc w:val="both"/>
        <w:rPr/>
      </w:pPr>
      <w:r>
        <w:rPr>
          <w:sz w:val="28"/>
          <w:szCs w:val="28"/>
        </w:rPr>
        <w:t>3. Trong trường hợp tác phẩm, cuộc biểu diễn, bản ghi âm, ghi hình, chương trình phát sóng có đồng chủ sở hữu thì việc chuyển nhượng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quyền chuyển nhượng quyền tác giả, quyền liên quan đối với phần riêng biệt của mình cho tổ chức, cá nhân khác.</w:t>
      </w:r>
    </w:p>
    <w:p>
      <w:pPr>
        <w:pStyle w:val="Normal"/>
        <w:widowControl w:val="false"/>
        <w:spacing w:before="120" w:after="120"/>
        <w:ind w:firstLine="560" w:right="0"/>
        <w:rPr/>
      </w:pPr>
      <w:r>
        <w:rPr>
          <w:b/>
          <w:bCs/>
          <w:sz w:val="28"/>
          <w:szCs w:val="28"/>
        </w:rPr>
        <w:t xml:space="preserve">Điều 46. </w:t>
      </w:r>
      <w:r>
        <w:rPr>
          <w:b/>
          <w:bCs/>
          <w:iCs/>
          <w:sz w:val="28"/>
          <w:szCs w:val="28"/>
        </w:rPr>
        <w:t>Hợp đồng chuyển nhượng quyền tác giả, quyền liên quan</w:t>
      </w:r>
    </w:p>
    <w:p>
      <w:pPr>
        <w:pStyle w:val="Normal"/>
        <w:widowControl w:val="false"/>
        <w:spacing w:before="120" w:after="120"/>
        <w:ind w:firstLine="560" w:right="0"/>
        <w:jc w:val="both"/>
        <w:rPr/>
      </w:pPr>
      <w:r>
        <w:rPr>
          <w:sz w:val="28"/>
          <w:szCs w:val="28"/>
        </w:rPr>
        <w:t>1. Hợp đồng chuyển nhượng quyền tác giả, quyền liên quan phải được lập thành văn bản gồm những nội dung chủ yếu sau đây:</w:t>
      </w:r>
    </w:p>
    <w:p>
      <w:pPr>
        <w:pStyle w:val="Normal"/>
        <w:widowControl w:val="false"/>
        <w:spacing w:before="120" w:after="120"/>
        <w:ind w:firstLine="560" w:right="0"/>
        <w:jc w:val="both"/>
        <w:rPr>
          <w:spacing w:val="-4"/>
          <w:sz w:val="28"/>
          <w:szCs w:val="28"/>
        </w:rPr>
      </w:pPr>
      <w:r>
        <w:rPr>
          <w:spacing w:val="-4"/>
          <w:sz w:val="28"/>
          <w:szCs w:val="28"/>
        </w:rPr>
        <w:t>a) Tên và địa chỉ đầy đủ của bên chuyển nhượng và bên được chuyển nhượng;</w:t>
      </w:r>
    </w:p>
    <w:p>
      <w:pPr>
        <w:pStyle w:val="Normal"/>
        <w:widowControl w:val="false"/>
        <w:spacing w:before="120" w:after="120"/>
        <w:ind w:firstLine="560" w:right="0"/>
        <w:jc w:val="both"/>
        <w:rPr>
          <w:sz w:val="28"/>
          <w:szCs w:val="28"/>
        </w:rPr>
      </w:pPr>
      <w:r>
        <w:rPr>
          <w:sz w:val="28"/>
          <w:szCs w:val="28"/>
        </w:rPr>
        <w:t xml:space="preserve">b) Căn cứ chuyển nhượng; </w:t>
      </w:r>
    </w:p>
    <w:p>
      <w:pPr>
        <w:pStyle w:val="Normal"/>
        <w:widowControl w:val="false"/>
        <w:spacing w:before="120" w:after="120"/>
        <w:ind w:firstLine="560" w:right="0"/>
        <w:jc w:val="both"/>
        <w:rPr>
          <w:sz w:val="28"/>
          <w:szCs w:val="28"/>
        </w:rPr>
      </w:pPr>
      <w:r>
        <w:rPr>
          <w:sz w:val="28"/>
          <w:szCs w:val="28"/>
        </w:rPr>
        <w:t xml:space="preserve">c) Giá, phương thức thanh toán; </w:t>
      </w:r>
    </w:p>
    <w:p>
      <w:pPr>
        <w:pStyle w:val="Normal"/>
        <w:widowControl w:val="false"/>
        <w:spacing w:before="120" w:after="120"/>
        <w:ind w:firstLine="560" w:right="0"/>
        <w:jc w:val="both"/>
        <w:rPr>
          <w:sz w:val="28"/>
          <w:szCs w:val="28"/>
        </w:rPr>
      </w:pPr>
      <w:r>
        <w:rPr>
          <w:sz w:val="28"/>
          <w:szCs w:val="28"/>
        </w:rPr>
        <w:t xml:space="preserve">d) Quyền và nghĩa vụ của các bên; </w:t>
      </w:r>
    </w:p>
    <w:p>
      <w:pPr>
        <w:pStyle w:val="Normal"/>
        <w:widowControl w:val="false"/>
        <w:spacing w:before="120" w:after="120"/>
        <w:ind w:firstLine="560" w:right="0"/>
        <w:jc w:val="both"/>
        <w:rPr/>
      </w:pPr>
      <w:r>
        <w:rPr>
          <w:sz w:val="28"/>
          <w:szCs w:val="28"/>
        </w:rPr>
        <w:t>đ) Trách nhiệm do vi phạm hợp đồng.</w:t>
      </w:r>
    </w:p>
    <w:p>
      <w:pPr>
        <w:pStyle w:val="Normal"/>
        <w:widowControl w:val="false"/>
        <w:spacing w:before="120" w:after="120"/>
        <w:ind w:firstLine="560" w:right="0"/>
        <w:jc w:val="both"/>
        <w:rPr/>
      </w:pPr>
      <w:r>
        <w:rPr>
          <w:spacing w:val="-2"/>
          <w:sz w:val="28"/>
          <w:szCs w:val="28"/>
        </w:rPr>
        <w:t>2. Việc thực hiện, sửa đổi, chấm dứt, huỷ bỏ hợp đồng chuyển nhượng quyền tác giả, quyền liên quan được áp dụng theo quy định của Bộ luật Dân sự.</w:t>
      </w:r>
    </w:p>
    <w:p>
      <w:pPr>
        <w:pStyle w:val="Normal"/>
        <w:spacing w:before="120" w:after="120"/>
        <w:jc w:val="center"/>
        <w:rPr>
          <w:b/>
          <w:bCs/>
          <w:iCs/>
          <w:spacing w:val="-2"/>
          <w:sz w:val="28"/>
          <w:szCs w:val="28"/>
        </w:rPr>
      </w:pPr>
      <w:r>
        <w:rPr>
          <w:b/>
          <w:bCs/>
          <w:iCs/>
          <w:spacing w:val="-2"/>
          <w:sz w:val="28"/>
          <w:szCs w:val="28"/>
        </w:rPr>
      </w:r>
    </w:p>
    <w:p>
      <w:pPr>
        <w:pStyle w:val="Normal"/>
        <w:spacing w:before="120" w:after="120"/>
        <w:jc w:val="center"/>
        <w:rPr>
          <w:b/>
          <w:bCs/>
          <w:iCs/>
          <w:sz w:val="28"/>
          <w:szCs w:val="28"/>
        </w:rPr>
      </w:pPr>
      <w:r>
        <w:rPr>
          <w:b/>
          <w:bCs/>
          <w:iCs/>
          <w:sz w:val="28"/>
          <w:szCs w:val="28"/>
        </w:rPr>
        <w:t>Mục 2</w:t>
      </w:r>
    </w:p>
    <w:p>
      <w:pPr>
        <w:pStyle w:val="Normal"/>
        <w:spacing w:before="120" w:after="120"/>
        <w:jc w:val="center"/>
        <w:rPr>
          <w:b/>
          <w:sz w:val="28"/>
          <w:szCs w:val="28"/>
        </w:rPr>
      </w:pPr>
      <w:r>
        <w:rPr>
          <w:b/>
          <w:sz w:val="28"/>
          <w:szCs w:val="28"/>
        </w:rPr>
        <w:t>CHUYỂN QUYỀN SỬ DỤNG QUYỀN TÁC GIẢ, QUYỀN LIÊN QUAN</w:t>
      </w:r>
    </w:p>
    <w:p>
      <w:pPr>
        <w:pStyle w:val="Normal"/>
        <w:widowControl w:val="false"/>
        <w:spacing w:before="120" w:after="120"/>
        <w:ind w:firstLine="560" w:right="0"/>
        <w:jc w:val="both"/>
        <w:rPr/>
      </w:pPr>
      <w:r>
        <w:rPr>
          <w:b/>
          <w:bCs/>
          <w:sz w:val="28"/>
          <w:szCs w:val="28"/>
        </w:rPr>
        <w:t xml:space="preserve">Điều 47. </w:t>
      </w:r>
      <w:r>
        <w:rPr>
          <w:b/>
          <w:bCs/>
          <w:iCs/>
          <w:sz w:val="28"/>
          <w:szCs w:val="28"/>
        </w:rPr>
        <w:t>Quy định chung về chuyển quyền sử dụng quyền tác giả, quyền liên quan</w:t>
      </w:r>
    </w:p>
    <w:p>
      <w:pPr>
        <w:pStyle w:val="NormalWeb"/>
        <w:widowControl w:val="false"/>
        <w:snapToGrid w:val="false"/>
        <w:spacing w:lineRule="exact" w:line="350" w:before="120" w:after="120"/>
        <w:ind w:firstLine="560" w:right="0"/>
        <w:jc w:val="both"/>
        <w:rPr/>
      </w:pPr>
      <w:r>
        <w:rPr>
          <w:spacing w:val="2"/>
          <w:sz w:val="28"/>
          <w:szCs w:val="28"/>
          <w:lang w:val="en-US"/>
        </w:rPr>
        <w:t>1.</w:t>
      </w:r>
      <w:r>
        <w:rPr>
          <w:rStyle w:val="FootnoteCharacters"/>
          <w:rStyle w:val="FootnoteReference"/>
          <w:spacing w:val="2"/>
          <w:sz w:val="28"/>
          <w:szCs w:val="28"/>
          <w:lang w:val="en-US"/>
        </w:rPr>
        <w:footnoteReference w:id="57"/>
      </w:r>
      <w:r>
        <w:rPr>
          <w:spacing w:val="2"/>
          <w:sz w:val="28"/>
          <w:szCs w:val="28"/>
          <w:lang w:val="en-US"/>
        </w:rPr>
        <w:t xml:space="preserve">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khoản 1 và khoản 3 Điều 19, khoản 1 Điều 20, khoản 3 Điều 29, khoản 1 Điều 30 và khoản 1 Điều 31 của Luật này.</w:t>
      </w:r>
    </w:p>
    <w:p>
      <w:pPr>
        <w:pStyle w:val="Normal"/>
        <w:widowControl w:val="false"/>
        <w:spacing w:before="120" w:after="120"/>
        <w:ind w:firstLine="560" w:right="0"/>
        <w:jc w:val="both"/>
        <w:rPr>
          <w:sz w:val="28"/>
          <w:szCs w:val="28"/>
        </w:rPr>
      </w:pPr>
      <w:r>
        <w:rPr>
          <w:spacing w:val="-2"/>
          <w:sz w:val="28"/>
          <w:szCs w:val="28"/>
        </w:rPr>
        <w:t>2.</w:t>
      </w:r>
      <w:r>
        <w:rPr>
          <w:rStyle w:val="FootnoteCharacters"/>
          <w:rStyle w:val="FootnoteReference"/>
          <w:spacing w:val="-2"/>
          <w:sz w:val="28"/>
          <w:szCs w:val="28"/>
        </w:rPr>
        <w:footnoteReference w:id="58"/>
      </w:r>
      <w:r>
        <w:rPr>
          <w:spacing w:val="-2"/>
          <w:sz w:val="28"/>
          <w:szCs w:val="28"/>
        </w:rPr>
        <w:t xml:space="preserve"> Tác giả không được chuyển quyền sử dụng quyền nhân thân quy định tại khoản 2 và khoản 4 Điều 19 của Luật này. Người biểu diễn không được chuyển quyền sử dụng quyền nhân thân quy định tại khoản 2 Điều 29 của Luật này.</w:t>
      </w:r>
    </w:p>
    <w:p>
      <w:pPr>
        <w:pStyle w:val="Normal"/>
        <w:widowControl w:val="false"/>
        <w:spacing w:before="120" w:after="120"/>
        <w:ind w:firstLine="560" w:right="0"/>
        <w:jc w:val="both"/>
        <w:rPr/>
      </w:pPr>
      <w:r>
        <w:rPr>
          <w:sz w:val="28"/>
          <w:szCs w:val="28"/>
        </w:rPr>
        <w:t>3. Trong trường hợp tác phẩm, cuộc biểu diễn, bản ghi âm, ghi hình, chương trình phát sóng có đồng chủ sở hữu thì việc chuyển quyền sử dụng quyền tác giả, quyền liên quan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pPr>
        <w:pStyle w:val="Normal"/>
        <w:widowControl w:val="false"/>
        <w:spacing w:before="120" w:after="120"/>
        <w:ind w:firstLine="560" w:right="0"/>
        <w:jc w:val="both"/>
        <w:rPr>
          <w:b/>
          <w:bCs/>
          <w:iCs/>
          <w:sz w:val="28"/>
          <w:szCs w:val="28"/>
        </w:rPr>
      </w:pPr>
      <w:r>
        <w:rPr>
          <w:sz w:val="28"/>
          <w:szCs w:val="28"/>
        </w:rPr>
        <w:t>4. Tổ chức, cá nhân được chuyển quyền sử dụng quyền tác giả, quyền liên quan có thể chuyển quyền sử dụng cho tổ chức, cá nhân khác nếu được sự đồng ý của chủ sở hữu quyền tác giả, chủ sở hữu quyền liên quan.</w:t>
      </w:r>
    </w:p>
    <w:p>
      <w:pPr>
        <w:pStyle w:val="Normal"/>
        <w:widowControl w:val="false"/>
        <w:spacing w:before="120" w:after="120"/>
        <w:ind w:firstLine="560" w:right="0"/>
        <w:jc w:val="both"/>
        <w:rPr>
          <w:b/>
          <w:bCs/>
          <w:iCs/>
          <w:sz w:val="28"/>
          <w:szCs w:val="28"/>
        </w:rPr>
      </w:pPr>
      <w:r>
        <w:rPr>
          <w:b/>
          <w:bCs/>
          <w:sz w:val="28"/>
          <w:szCs w:val="28"/>
        </w:rPr>
        <w:t xml:space="preserve">Điều 48. </w:t>
      </w:r>
      <w:r>
        <w:rPr>
          <w:b/>
          <w:bCs/>
          <w:iCs/>
          <w:sz w:val="28"/>
          <w:szCs w:val="28"/>
        </w:rPr>
        <w:t>Hợp đồng sử dụng quyền tác giả, quyền liên quan</w:t>
      </w:r>
    </w:p>
    <w:p>
      <w:pPr>
        <w:pStyle w:val="Normal"/>
        <w:widowControl w:val="false"/>
        <w:spacing w:before="120" w:after="120"/>
        <w:ind w:firstLine="560" w:right="0"/>
        <w:jc w:val="both"/>
        <w:rPr/>
      </w:pPr>
      <w:r>
        <w:rPr>
          <w:sz w:val="28"/>
          <w:szCs w:val="28"/>
        </w:rPr>
        <w:t>1. Hợp đồng sử dụng quyền tác giả, quyền liên quan phải được lập thành văn bản gồm những nội dung chủ yếu sau đây:</w:t>
      </w:r>
    </w:p>
    <w:p>
      <w:pPr>
        <w:pStyle w:val="Normal"/>
        <w:widowControl w:val="false"/>
        <w:spacing w:before="120" w:after="120"/>
        <w:ind w:firstLine="560" w:right="0"/>
        <w:jc w:val="both"/>
        <w:rPr>
          <w:sz w:val="28"/>
          <w:szCs w:val="28"/>
        </w:rPr>
      </w:pPr>
      <w:r>
        <w:rPr>
          <w:sz w:val="28"/>
          <w:szCs w:val="28"/>
        </w:rPr>
        <w:t>a) Tên và địa chỉ đầy đủ của bên chuyển quyền và bên được chuyển quyền;</w:t>
      </w:r>
    </w:p>
    <w:p>
      <w:pPr>
        <w:pStyle w:val="Normal"/>
        <w:widowControl w:val="false"/>
        <w:spacing w:before="120" w:after="120"/>
        <w:ind w:firstLine="560" w:right="0"/>
        <w:jc w:val="both"/>
        <w:rPr>
          <w:sz w:val="28"/>
          <w:szCs w:val="28"/>
        </w:rPr>
      </w:pPr>
      <w:r>
        <w:rPr>
          <w:sz w:val="28"/>
          <w:szCs w:val="28"/>
        </w:rPr>
        <w:t>b) Căn cứ chuyển quyền;</w:t>
      </w:r>
    </w:p>
    <w:p>
      <w:pPr>
        <w:pStyle w:val="Normal"/>
        <w:widowControl w:val="false"/>
        <w:spacing w:before="120" w:after="120"/>
        <w:ind w:firstLine="560" w:right="0"/>
        <w:jc w:val="both"/>
        <w:rPr>
          <w:sz w:val="28"/>
          <w:szCs w:val="28"/>
        </w:rPr>
      </w:pPr>
      <w:r>
        <w:rPr>
          <w:sz w:val="28"/>
          <w:szCs w:val="28"/>
        </w:rPr>
        <w:t xml:space="preserve">c) Phạm vi chuyển giao quyền; </w:t>
      </w:r>
    </w:p>
    <w:p>
      <w:pPr>
        <w:pStyle w:val="Normal"/>
        <w:widowControl w:val="false"/>
        <w:spacing w:before="120" w:after="120"/>
        <w:ind w:firstLine="560" w:right="0"/>
        <w:jc w:val="both"/>
        <w:rPr>
          <w:sz w:val="28"/>
          <w:szCs w:val="28"/>
        </w:rPr>
      </w:pPr>
      <w:r>
        <w:rPr>
          <w:sz w:val="28"/>
          <w:szCs w:val="28"/>
        </w:rPr>
        <w:t>d) Giá, phương thức thanh toán;</w:t>
      </w:r>
    </w:p>
    <w:p>
      <w:pPr>
        <w:pStyle w:val="Normal"/>
        <w:widowControl w:val="false"/>
        <w:spacing w:before="120" w:after="120"/>
        <w:ind w:firstLine="560" w:right="0"/>
        <w:jc w:val="both"/>
        <w:rPr>
          <w:sz w:val="28"/>
          <w:szCs w:val="28"/>
        </w:rPr>
      </w:pPr>
      <w:r>
        <w:rPr>
          <w:sz w:val="28"/>
          <w:szCs w:val="28"/>
        </w:rPr>
        <w:t xml:space="preserve">đ) Quyền và nghĩa vụ của các bên; </w:t>
      </w:r>
    </w:p>
    <w:p>
      <w:pPr>
        <w:pStyle w:val="Normal"/>
        <w:widowControl w:val="false"/>
        <w:spacing w:before="120" w:after="120"/>
        <w:ind w:firstLine="560" w:right="0"/>
        <w:jc w:val="both"/>
        <w:rPr>
          <w:sz w:val="28"/>
          <w:szCs w:val="28"/>
        </w:rPr>
      </w:pPr>
      <w:r>
        <w:rPr>
          <w:sz w:val="28"/>
          <w:szCs w:val="28"/>
        </w:rPr>
        <w:t>e) Trách nhiệm do vi phạm hợp đồng.</w:t>
      </w:r>
    </w:p>
    <w:p>
      <w:pPr>
        <w:pStyle w:val="Normal"/>
        <w:widowControl w:val="false"/>
        <w:spacing w:before="120" w:after="120"/>
        <w:ind w:firstLine="560" w:right="0"/>
        <w:jc w:val="both"/>
        <w:rPr/>
      </w:pPr>
      <w:r>
        <w:rPr>
          <w:sz w:val="28"/>
          <w:szCs w:val="28"/>
        </w:rPr>
        <w:t>2. Việc thực hiện, sửa đổi, chấm dứt, huỷ bỏ hợp đồng sử dụng quyền tác giả, quyền liên quan được áp dụng theo quy định của Bộ luật Dân sự.</w:t>
      </w:r>
    </w:p>
    <w:p>
      <w:pPr>
        <w:pStyle w:val="Normal"/>
        <w:widowControl w:val="false"/>
        <w:spacing w:before="240" w:after="120"/>
        <w:jc w:val="center"/>
        <w:rPr>
          <w:b/>
          <w:bCs/>
          <w:iCs/>
          <w:sz w:val="28"/>
          <w:szCs w:val="28"/>
        </w:rPr>
      </w:pPr>
      <w:r>
        <w:rPr>
          <w:b/>
          <w:bCs/>
          <w:iCs/>
          <w:sz w:val="28"/>
          <w:szCs w:val="28"/>
        </w:rPr>
      </w:r>
    </w:p>
    <w:p>
      <w:pPr>
        <w:pStyle w:val="Normal"/>
        <w:widowControl w:val="false"/>
        <w:spacing w:before="240" w:after="120"/>
        <w:jc w:val="center"/>
        <w:rPr>
          <w:bCs/>
          <w:iCs/>
        </w:rPr>
      </w:pPr>
      <w:r>
        <w:rPr>
          <w:b/>
          <w:bCs/>
          <w:iCs/>
          <w:sz w:val="28"/>
          <w:szCs w:val="28"/>
        </w:rPr>
        <w:t>Chương V</w:t>
      </w:r>
    </w:p>
    <w:p>
      <w:pPr>
        <w:pStyle w:val="Normal"/>
        <w:widowControl w:val="false"/>
        <w:spacing w:before="120" w:after="240"/>
        <w:jc w:val="center"/>
        <w:rPr>
          <w:b/>
          <w:bCs/>
          <w:sz w:val="28"/>
          <w:szCs w:val="28"/>
        </w:rPr>
      </w:pPr>
      <w:r>
        <w:rPr>
          <w:b/>
          <w:bCs/>
          <w:sz w:val="28"/>
          <w:szCs w:val="28"/>
        </w:rPr>
        <w:t>CHỨNG NHẬN ĐĂNG KÝ QUYỀN TÁC GIẢ, QUYỀN LIÊN QUAN</w:t>
      </w:r>
    </w:p>
    <w:p>
      <w:pPr>
        <w:pStyle w:val="Normal"/>
        <w:snapToGrid w:val="false"/>
        <w:spacing w:lineRule="exact" w:line="350" w:before="120" w:after="120"/>
        <w:ind w:firstLine="567" w:right="0"/>
        <w:jc w:val="both"/>
        <w:rPr>
          <w:sz w:val="28"/>
          <w:szCs w:val="28"/>
        </w:rPr>
      </w:pPr>
      <w:r>
        <w:rPr>
          <w:b/>
          <w:bCs/>
          <w:iCs/>
          <w:sz w:val="28"/>
          <w:szCs w:val="28"/>
        </w:rPr>
        <w:t>Điều 49. Đăng ký quyền tác giả, đăng ký quyền liên quan</w:t>
      </w:r>
      <w:r>
        <w:rPr>
          <w:rStyle w:val="FootnoteCharacters"/>
          <w:rStyle w:val="FootnoteReference"/>
          <w:bCs/>
          <w:iCs/>
          <w:sz w:val="28"/>
          <w:szCs w:val="28"/>
        </w:rPr>
        <w:footnoteReference w:id="59"/>
      </w:r>
    </w:p>
    <w:p>
      <w:pPr>
        <w:pStyle w:val="Normal"/>
        <w:snapToGrid w:val="false"/>
        <w:spacing w:lineRule="exact" w:line="350" w:before="120" w:after="120"/>
        <w:ind w:firstLine="567" w:right="0"/>
        <w:jc w:val="both"/>
        <w:rPr/>
      </w:pPr>
      <w:r>
        <w:rPr>
          <w:sz w:val="28"/>
          <w:szCs w:val="28"/>
        </w:rPr>
        <w:t>1.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pPr>
        <w:pStyle w:val="Normal"/>
        <w:snapToGrid w:val="false"/>
        <w:spacing w:lineRule="exact" w:line="350" w:before="120" w:after="120"/>
        <w:ind w:firstLine="567" w:right="0"/>
        <w:jc w:val="both"/>
        <w:rPr/>
      </w:pPr>
      <w:r>
        <w:rPr>
          <w:sz w:val="28"/>
          <w:szCs w:val="28"/>
        </w:rPr>
        <w:t>2. Việc nộp hồ sơ để được cấp Giấy chứng nhận đăng ký quyền tác giả, Giấy chứng nhận đăng ký quyền liên quan không phải là thủ tục bắt buộc để được hưởng quyền tác giả, quyền liên quan theo quy định của Luật này.</w:t>
      </w:r>
    </w:p>
    <w:p>
      <w:pPr>
        <w:pStyle w:val="Normal"/>
        <w:snapToGrid w:val="false"/>
        <w:spacing w:lineRule="exact" w:line="350" w:before="120" w:after="120"/>
        <w:ind w:firstLine="567" w:right="0"/>
        <w:jc w:val="both"/>
        <w:rPr/>
      </w:pPr>
      <w:r>
        <w:rPr>
          <w:sz w:val="28"/>
          <w:szCs w:val="28"/>
        </w:rP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pPr>
        <w:pStyle w:val="Normal"/>
        <w:snapToGrid w:val="false"/>
        <w:spacing w:lineRule="exact" w:line="350" w:before="120" w:after="120"/>
        <w:ind w:firstLine="567" w:right="0"/>
        <w:jc w:val="both"/>
        <w:rPr/>
      </w:pPr>
      <w:r>
        <w:rPr>
          <w:spacing w:val="6"/>
          <w:sz w:val="28"/>
          <w:szCs w:val="28"/>
        </w:rPr>
        <w:t>4. Tổ chức, cá nhân phải nộp phí, lệ phí khi tiến hành các thủ tục đăng ký quyền tác giả, đăng ký quyền liên quan về cấp, cấp lại, cấp đổi, hủy bỏ hiệu lực Giấy chứng nhận đăng ký quyền tác giả, Giấy chứng nhận đăng ký quyền liên quan.</w:t>
      </w:r>
    </w:p>
    <w:p>
      <w:pPr>
        <w:pStyle w:val="Normal"/>
        <w:widowControl w:val="false"/>
        <w:spacing w:before="120" w:after="120"/>
        <w:ind w:firstLine="567" w:right="0"/>
        <w:jc w:val="both"/>
        <w:rPr>
          <w:sz w:val="28"/>
          <w:szCs w:val="28"/>
        </w:rPr>
      </w:pPr>
      <w:r>
        <w:rPr>
          <w:sz w:val="28"/>
          <w:szCs w:val="28"/>
        </w:rPr>
        <w:t>5. Chính phủ quy định chi tiết về điều kiện, trình tự và thủ tục cấp Giấy chứng nhận đăng ký quyền tác giả, Giấy chứng nhận đăng ký quyền liên quan.</w:t>
      </w:r>
    </w:p>
    <w:p>
      <w:pPr>
        <w:pStyle w:val="Normal"/>
        <w:snapToGrid w:val="false"/>
        <w:spacing w:lineRule="exact" w:line="350" w:before="120" w:after="120"/>
        <w:ind w:firstLine="567" w:right="0"/>
        <w:jc w:val="both"/>
        <w:rPr>
          <w:b/>
          <w:bCs/>
          <w:iCs/>
          <w:sz w:val="28"/>
          <w:szCs w:val="28"/>
        </w:rPr>
      </w:pPr>
      <w:r>
        <w:rPr>
          <w:b/>
          <w:bCs/>
          <w:iCs/>
          <w:sz w:val="28"/>
          <w:szCs w:val="28"/>
        </w:rPr>
        <w:t>Điều 50. Hồ sơ đăng ký quyền tác giả, đăng ký quyền liên quan</w:t>
      </w:r>
      <w:r>
        <w:rPr>
          <w:rStyle w:val="FootnoteCharacters"/>
          <w:rStyle w:val="FootnoteReference"/>
          <w:bCs/>
          <w:iCs/>
          <w:sz w:val="28"/>
          <w:szCs w:val="28"/>
        </w:rPr>
        <w:footnoteReference w:id="60"/>
      </w:r>
    </w:p>
    <w:p>
      <w:pPr>
        <w:pStyle w:val="Normal"/>
        <w:snapToGrid w:val="false"/>
        <w:spacing w:lineRule="exact" w:line="350" w:before="120" w:after="120"/>
        <w:ind w:firstLine="567" w:right="0"/>
        <w:jc w:val="both"/>
        <w:rPr/>
      </w:pPr>
      <w:r>
        <w:rPr>
          <w:sz w:val="28"/>
          <w:szCs w:val="28"/>
        </w:rPr>
        <w:t>1. Tác giả, chủ sở hữu quyền tác giả, chủ sở hữu quyền liên quan có thể trực tiếp hoặc ủy quyền cho tổ chức, cá nhân khác nộp hồ sơ đăng ký quyền tác giả, đăng ký quyền liên quan theo cách thức trực tiếp, qua dịch vụ bưu chính hoặc qua Cổng dịch vụ công trực tuyến cho cơ quan quản lý nhà nước về quyền tác giả, quyền liên quan.</w:t>
      </w:r>
    </w:p>
    <w:p>
      <w:pPr>
        <w:pStyle w:val="NormalWeb"/>
        <w:shd w:fill="FFFFFF" w:val="clear"/>
        <w:snapToGrid w:val="false"/>
        <w:spacing w:lineRule="exact" w:line="350" w:before="120" w:after="120"/>
        <w:ind w:firstLine="567" w:right="0"/>
        <w:jc w:val="both"/>
        <w:rPr/>
      </w:pPr>
      <w:r>
        <w:rPr>
          <w:sz w:val="28"/>
          <w:szCs w:val="28"/>
          <w:lang w:val="en-US"/>
        </w:rPr>
        <w:t xml:space="preserve">2. Hồ sơ đăng ký quyền tác giả, đăng ký quyền liên quan bao gồm: </w:t>
      </w:r>
    </w:p>
    <w:p>
      <w:pPr>
        <w:pStyle w:val="NormalWeb"/>
        <w:shd w:fill="FFFFFF" w:val="clear"/>
        <w:snapToGrid w:val="false"/>
        <w:spacing w:lineRule="exact" w:line="350" w:before="120" w:after="120"/>
        <w:ind w:firstLine="567" w:right="0"/>
        <w:jc w:val="both"/>
        <w:rPr>
          <w:sz w:val="28"/>
          <w:szCs w:val="28"/>
          <w:lang w:val="en-US"/>
        </w:rPr>
      </w:pPr>
      <w:r>
        <w:rPr>
          <w:sz w:val="28"/>
          <w:szCs w:val="28"/>
          <w:lang w:val="en-US"/>
        </w:rPr>
        <w:t>a) Tờ khai đăng ký quyền tác giả, đăng ký quyền liên quan.</w:t>
      </w:r>
    </w:p>
    <w:p>
      <w:pPr>
        <w:pStyle w:val="NormalWeb"/>
        <w:shd w:fill="FFFFFF" w:val="clear"/>
        <w:snapToGrid w:val="false"/>
        <w:spacing w:lineRule="exact" w:line="350" w:before="120" w:after="120"/>
        <w:ind w:firstLine="567" w:right="0"/>
        <w:jc w:val="both"/>
        <w:rPr/>
      </w:pPr>
      <w:r>
        <w:rPr>
          <w:sz w:val="28"/>
          <w:szCs w:val="28"/>
          <w:lang w:val="en-US"/>
        </w:rPr>
        <w:t>Tờ khai phải được làm bằng tiếng Việt có đầy đủ thông tin về người nộp hồ sơ, tác giả, chủ sở hữu quyền tác giả hoặc chủ sở hữu quyền liên quan; thời gian hoàn thành; tóm tắt nội dung tác phẩm, cuộc biểu diễn, bản ghi âm, ghi hình hoặc chương trình phát sóng; tên tác giả, chủ sở hữu quyền tác giả, tác phẩm được sử dụng làm tác phẩm phái sinh nếu tác phẩm đăng ký là tác phẩm phái sinh; thời gian, địa điểm, hình thức công bố; thông tin về cấp lại, cấp đổi (nếu có), cam đoan về trách nhiệm đối với các thông tin ghi trong tờ khai. Tờ khai do chính tác giả, chủ sở hữu quyền tác giả, chủ sở hữu quyền liên quan ký tên hoặc điểm chỉ, trừ trường hợp không có khả năng về thể chất để ký tên hoặc điểm chỉ.</w:t>
      </w:r>
    </w:p>
    <w:p>
      <w:pPr>
        <w:pStyle w:val="NormalWeb"/>
        <w:shd w:fill="FFFFFF" w:val="clear"/>
        <w:snapToGrid w:val="false"/>
        <w:spacing w:lineRule="exact" w:line="350" w:before="120" w:after="120"/>
        <w:ind w:firstLine="567" w:right="0"/>
        <w:jc w:val="both"/>
        <w:rPr>
          <w:sz w:val="28"/>
          <w:szCs w:val="28"/>
          <w:lang w:val="en-US"/>
        </w:rPr>
      </w:pPr>
      <w:bookmarkStart w:id="9" w:name="_Hlk105226918"/>
      <w:bookmarkEnd w:id="9"/>
      <w:r>
        <w:rPr>
          <w:sz w:val="28"/>
          <w:szCs w:val="28"/>
          <w:lang w:val="en-US"/>
        </w:rPr>
        <w:t>Bộ trưởng Bộ Văn hóa, Thể thao và Du lịch quy định mẫu tờ khai đăng ký quyền tác giả, đăng ký quyền liên quan;</w:t>
      </w:r>
    </w:p>
    <w:p>
      <w:pPr>
        <w:pStyle w:val="NormalWeb"/>
        <w:shd w:fill="FFFFFF" w:val="clear"/>
        <w:snapToGrid w:val="false"/>
        <w:spacing w:lineRule="exact" w:line="350" w:before="120" w:after="120"/>
        <w:ind w:firstLine="567" w:right="0"/>
        <w:jc w:val="both"/>
        <w:rPr>
          <w:sz w:val="28"/>
          <w:szCs w:val="28"/>
          <w:lang w:val="en-US"/>
        </w:rPr>
      </w:pPr>
      <w:bookmarkStart w:id="10" w:name="_Hlk105226918"/>
      <w:bookmarkEnd w:id="10"/>
      <w:r>
        <w:rPr>
          <w:sz w:val="28"/>
          <w:szCs w:val="28"/>
          <w:lang w:val="en-US"/>
        </w:rPr>
        <w:t>b) Hai bản sao tác phẩm đăng ký quyền tác giả hoặc hai bản sao bản định hình đối tượng đăng ký quyền liên quan;</w:t>
      </w:r>
    </w:p>
    <w:p>
      <w:pPr>
        <w:pStyle w:val="NormalWeb"/>
        <w:shd w:fill="FFFFFF" w:val="clear"/>
        <w:snapToGrid w:val="false"/>
        <w:spacing w:lineRule="exact" w:line="350" w:before="120" w:after="120"/>
        <w:ind w:firstLine="567" w:right="0"/>
        <w:jc w:val="both"/>
        <w:rPr/>
      </w:pPr>
      <w:r>
        <w:rPr>
          <w:sz w:val="28"/>
          <w:szCs w:val="28"/>
          <w:lang w:val="en-US"/>
        </w:rPr>
        <w:t>c) Giấy ủy quyền, nếu người nộp hồ sơ đăng ký quyền tác giả, đăng ký quyền liên quan là người được ủy quyền;</w:t>
      </w:r>
    </w:p>
    <w:p>
      <w:pPr>
        <w:pStyle w:val="NormalWeb"/>
        <w:shd w:fill="FFFFFF" w:val="clear"/>
        <w:snapToGrid w:val="false"/>
        <w:spacing w:lineRule="exact" w:line="350" w:before="120" w:after="120"/>
        <w:ind w:firstLine="567" w:right="0"/>
        <w:jc w:val="both"/>
        <w:rPr>
          <w:spacing w:val="-4"/>
          <w:sz w:val="28"/>
          <w:szCs w:val="28"/>
          <w:lang w:val="en-US"/>
        </w:rPr>
      </w:pPr>
      <w:r>
        <w:rPr>
          <w:spacing w:val="-4"/>
          <w:sz w:val="28"/>
          <w:szCs w:val="28"/>
          <w:lang w:val="en-US"/>
        </w:rPr>
        <w:t>d) Tài liệu chứng minh là chủ sở hữu quyền do tự sáng tạo hoặc do giao nhiệm vụ sáng tạo, giao kết hợp đồng sáng tạo, được thừa kế, được chuyển giao quyền;</w:t>
      </w:r>
    </w:p>
    <w:p>
      <w:pPr>
        <w:pStyle w:val="NormalWeb"/>
        <w:shd w:fill="FFFFFF" w:val="clear"/>
        <w:snapToGrid w:val="false"/>
        <w:spacing w:lineRule="exact" w:line="350" w:before="120" w:after="120"/>
        <w:ind w:firstLine="567" w:right="0"/>
        <w:jc w:val="both"/>
        <w:rPr/>
      </w:pPr>
      <w:r>
        <w:rPr>
          <w:sz w:val="28"/>
          <w:szCs w:val="28"/>
          <w:lang w:val="en-US"/>
        </w:rPr>
        <w:t>đ) Văn bản đồng ý của các đồng tác giả, nếu tác phẩm có đồng tác giả;</w:t>
      </w:r>
    </w:p>
    <w:p>
      <w:pPr>
        <w:pStyle w:val="NormalWeb"/>
        <w:shd w:fill="FFFFFF" w:val="clear"/>
        <w:snapToGrid w:val="false"/>
        <w:spacing w:lineRule="exact" w:line="350" w:before="120" w:after="120"/>
        <w:ind w:firstLine="567" w:right="0"/>
        <w:jc w:val="both"/>
        <w:rPr>
          <w:sz w:val="28"/>
          <w:szCs w:val="28"/>
          <w:lang w:val="en-US"/>
        </w:rPr>
      </w:pPr>
      <w:r>
        <w:rPr>
          <w:sz w:val="28"/>
          <w:szCs w:val="28"/>
          <w:lang w:val="en-US"/>
        </w:rPr>
        <w:t>e) Văn bản đồng ý của các đồng chủ sở hữu, nếu quyền tác giả, quyền liên quan thuộc sở hữu chung.</w:t>
      </w:r>
    </w:p>
    <w:p>
      <w:pPr>
        <w:pStyle w:val="Normal"/>
        <w:widowControl w:val="false"/>
        <w:spacing w:before="120" w:after="120"/>
        <w:ind w:firstLine="567" w:right="0"/>
        <w:jc w:val="both"/>
        <w:rPr/>
      </w:pPr>
      <w:r>
        <w:rPr>
          <w:spacing w:val="2"/>
          <w:sz w:val="28"/>
          <w:szCs w:val="28"/>
        </w:rPr>
        <w:t>3. Tài liệu quy định tại các điểm c, d, đ và e khoản 2 Điều này phải được làm bằng tiếng Việt; trường hợp làm bằng ngôn ngữ khác thì phải được dịch ra tiếng Việt.</w:t>
      </w:r>
      <w:r>
        <w:rPr>
          <w:sz w:val="28"/>
          <w:szCs w:val="28"/>
        </w:rPr>
        <w:t xml:space="preserve"> </w:t>
      </w:r>
    </w:p>
    <w:p>
      <w:pPr>
        <w:pStyle w:val="Normal"/>
        <w:widowControl w:val="false"/>
        <w:spacing w:before="120" w:after="120"/>
        <w:ind w:firstLine="567" w:right="0"/>
        <w:jc w:val="both"/>
        <w:rPr/>
      </w:pPr>
      <w:r>
        <w:rPr>
          <w:b/>
          <w:bCs/>
          <w:sz w:val="28"/>
          <w:szCs w:val="28"/>
        </w:rPr>
        <w:t>Điều 51.</w:t>
      </w:r>
      <w:r>
        <w:rPr>
          <w:b/>
          <w:bCs/>
          <w:iCs/>
          <w:sz w:val="28"/>
          <w:szCs w:val="28"/>
        </w:rPr>
        <w:t xml:space="preserve"> Thẩm quyền cấp Giấy chứng nhận đăng ký quyền tác giả, Giấy chứng nhận đăng ký quyền liên quan</w:t>
      </w:r>
    </w:p>
    <w:p>
      <w:pPr>
        <w:pStyle w:val="Normal"/>
        <w:widowControl w:val="false"/>
        <w:spacing w:before="120" w:after="120"/>
        <w:ind w:firstLine="567" w:right="0"/>
        <w:jc w:val="both"/>
        <w:rPr/>
      </w:pPr>
      <w:r>
        <w:rPr>
          <w:sz w:val="28"/>
          <w:szCs w:val="28"/>
        </w:rPr>
        <w:t xml:space="preserve">1. Cơ quan quản lý nhà nước về quyền tác giả, quyền liên quan có quyền cấp Giấy chứng nhận đăng ký quyền tác giả, Giấy chứng nhận đăng ký quyền liên quan. </w:t>
      </w:r>
    </w:p>
    <w:p>
      <w:pPr>
        <w:pStyle w:val="Normal"/>
        <w:widowControl w:val="false"/>
        <w:spacing w:before="120" w:after="120"/>
        <w:ind w:firstLine="567" w:right="0"/>
        <w:jc w:val="both"/>
        <w:rPr>
          <w:sz w:val="28"/>
          <w:szCs w:val="28"/>
        </w:rPr>
      </w:pPr>
      <w:r>
        <w:rPr>
          <w:sz w:val="28"/>
          <w:szCs w:val="28"/>
        </w:rPr>
        <w:t>2. Cơ quan nhà nước có thẩm quyền cấp Giấy chứng nhận đăng ký quyền tác giả, Giấy chứng nhận đăng ký quyền liên quan có quyền cấp lại, đổi, huỷ bỏ giấy chứng nhận đó.</w:t>
      </w:r>
    </w:p>
    <w:p>
      <w:pPr>
        <w:pStyle w:val="Normal"/>
        <w:widowControl w:val="false"/>
        <w:spacing w:before="120" w:after="120"/>
        <w:ind w:firstLine="567" w:right="0"/>
        <w:jc w:val="both"/>
        <w:rPr>
          <w:spacing w:val="-4"/>
          <w:sz w:val="26"/>
          <w:szCs w:val="26"/>
          <w:lang w:bidi="he-IL"/>
        </w:rPr>
      </w:pPr>
      <w:r>
        <w:rPr>
          <w:spacing w:val="-4"/>
          <w:sz w:val="28"/>
          <w:szCs w:val="28"/>
        </w:rPr>
        <w:t>3.</w:t>
      </w:r>
      <w:r>
        <w:rPr>
          <w:rStyle w:val="FootnoteCharacters"/>
          <w:rStyle w:val="FootnoteReference"/>
          <w:spacing w:val="-4"/>
          <w:sz w:val="28"/>
          <w:szCs w:val="28"/>
        </w:rPr>
        <w:footnoteReference w:id="61"/>
      </w:r>
      <w:r>
        <w:rPr>
          <w:spacing w:val="-4"/>
          <w:sz w:val="28"/>
          <w:szCs w:val="28"/>
        </w:rPr>
        <w:t xml:space="preserve"> </w:t>
      </w:r>
      <w:r>
        <w:rPr>
          <w:b/>
          <w:bCs/>
          <w:i/>
          <w:iCs/>
          <w:spacing w:val="-4"/>
          <w:sz w:val="28"/>
          <w:szCs w:val="28"/>
        </w:rPr>
        <w:t>(được bãi bỏ)</w:t>
      </w:r>
    </w:p>
    <w:p>
      <w:pPr>
        <w:pStyle w:val="Normal"/>
        <w:widowControl w:val="false"/>
        <w:spacing w:before="120" w:after="120"/>
        <w:ind w:firstLine="567" w:right="0"/>
        <w:jc w:val="both"/>
        <w:rPr/>
      </w:pPr>
      <w:r>
        <w:rPr>
          <w:sz w:val="28"/>
          <w:szCs w:val="28"/>
        </w:rPr>
        <w:t>4. Bộ Văn hóa, Thể thao và Du lịch</w:t>
      </w:r>
      <w:r>
        <w:rPr>
          <w:rStyle w:val="FootnoteCharacters"/>
          <w:rStyle w:val="FootnoteReference"/>
        </w:rPr>
        <w:footnoteReference w:id="62"/>
      </w:r>
      <w:r>
        <w:rPr>
          <w:sz w:val="28"/>
          <w:szCs w:val="28"/>
        </w:rPr>
        <w:t xml:space="preserve"> quy định mẫu Giấy chứng nhận đăng ký quyền tác giả, Giấy chứng nhận đăng ký quyền liên quan.</w:t>
      </w:r>
    </w:p>
    <w:p>
      <w:pPr>
        <w:pStyle w:val="Normal"/>
        <w:spacing w:lineRule="exact" w:line="340" w:before="120" w:after="120"/>
        <w:ind w:firstLine="567" w:right="0"/>
        <w:jc w:val="both"/>
        <w:rPr>
          <w:sz w:val="28"/>
          <w:szCs w:val="28"/>
        </w:rPr>
      </w:pPr>
      <w:r>
        <w:rPr>
          <w:b/>
          <w:bCs/>
          <w:iCs/>
          <w:sz w:val="28"/>
          <w:szCs w:val="28"/>
        </w:rPr>
        <w:t>Điều 52. Thời hạn cấp Giấy chứng nhận đăng ký quyền tác giả, Giấy chứng nhận đăng ký quyền liên quan</w:t>
      </w:r>
      <w:r>
        <w:rPr>
          <w:rStyle w:val="FootnoteCharacters"/>
          <w:rStyle w:val="FootnoteReference"/>
          <w:iCs/>
          <w:sz w:val="28"/>
          <w:szCs w:val="28"/>
        </w:rPr>
        <w:footnoteReference w:id="63"/>
      </w:r>
    </w:p>
    <w:p>
      <w:pPr>
        <w:pStyle w:val="Normal"/>
        <w:widowControl w:val="false"/>
        <w:spacing w:before="120" w:after="120"/>
        <w:ind w:firstLine="567" w:right="0"/>
        <w:jc w:val="both"/>
        <w:rPr>
          <w:sz w:val="28"/>
          <w:szCs w:val="28"/>
        </w:rPr>
      </w:pPr>
      <w:r>
        <w:rPr>
          <w:sz w:val="28"/>
          <w:szCs w:val="28"/>
        </w:rPr>
        <w:t>Trong thời hạn mười lăm ngày làm việc, kể từ ngày nhận hồ sơ hợp lệ, cơ quan quản lý nhà nước về quyền tác giả, quyền liên quan có trách nhiệm cấp Giấy chứng nhận đăng ký quyền tác giả, Giấy chứng nhận đăng ký quyền liên quan cho người nộp hồ sơ. Trong trường hợp từ chối cấp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pPr>
        <w:pStyle w:val="Normal"/>
        <w:widowControl w:val="false"/>
        <w:spacing w:before="120" w:after="120"/>
        <w:ind w:firstLine="567" w:right="0"/>
        <w:jc w:val="both"/>
        <w:rPr/>
      </w:pPr>
      <w:r>
        <w:rPr>
          <w:b/>
          <w:bCs/>
          <w:sz w:val="28"/>
          <w:szCs w:val="28"/>
        </w:rPr>
        <w:t>Điều 53.</w:t>
      </w:r>
      <w:r>
        <w:rPr>
          <w:b/>
          <w:bCs/>
          <w:iCs/>
          <w:sz w:val="28"/>
          <w:szCs w:val="28"/>
        </w:rPr>
        <w:t xml:space="preserve"> Hiệu lực Giấy chứng nhận đăng ký quyền tác giả, Giấy chứng nhận đăng ký quyền liên quan</w:t>
      </w:r>
    </w:p>
    <w:p>
      <w:pPr>
        <w:pStyle w:val="Normal"/>
        <w:widowControl w:val="false"/>
        <w:spacing w:before="120" w:after="120"/>
        <w:ind w:firstLine="567" w:right="0"/>
        <w:jc w:val="both"/>
        <w:rPr>
          <w:sz w:val="28"/>
          <w:szCs w:val="28"/>
        </w:rPr>
      </w:pPr>
      <w:r>
        <w:rPr>
          <w:sz w:val="28"/>
          <w:szCs w:val="28"/>
        </w:rPr>
        <w:t xml:space="preserve">1. Giấy chứng nhận đăng ký quyền tác giả, Giấy chứng nhận đăng ký quyền liên quan có hiệu lực trên toàn lãnh thổ Việt Nam. </w:t>
      </w:r>
    </w:p>
    <w:p>
      <w:pPr>
        <w:pStyle w:val="Normal"/>
        <w:widowControl w:val="false"/>
        <w:spacing w:before="120" w:after="120"/>
        <w:ind w:firstLine="567" w:right="0"/>
        <w:jc w:val="both"/>
        <w:rPr/>
      </w:pPr>
      <w:r>
        <w:rPr>
          <w:sz w:val="28"/>
          <w:szCs w:val="28"/>
        </w:rPr>
        <w:t>2. Giấy chứng nhận đăng ký quyền tác giả, Giấy chứng nhận đăng ký quyền liên quan do cơ quan quản lý nhà nước về quyền tác giả, quyền liên quan cấp trước ngày Luật này có hiệu lực tiếp tục được duy trì hiệu lực.</w:t>
      </w:r>
    </w:p>
    <w:p>
      <w:pPr>
        <w:pStyle w:val="Normal"/>
        <w:widowControl w:val="false"/>
        <w:spacing w:before="120" w:after="120"/>
        <w:ind w:firstLine="567" w:right="0"/>
        <w:jc w:val="both"/>
        <w:rPr/>
      </w:pPr>
      <w:r>
        <w:rPr>
          <w:b/>
          <w:bCs/>
          <w:sz w:val="28"/>
          <w:szCs w:val="28"/>
        </w:rPr>
        <w:t>Điều 54.</w:t>
      </w:r>
      <w:r>
        <w:rPr>
          <w:b/>
          <w:bCs/>
          <w:iCs/>
          <w:sz w:val="28"/>
          <w:szCs w:val="28"/>
        </w:rPr>
        <w:t xml:space="preserve"> Đăng bạ và công bố đăng ký quyền tác giả, quyền liên quan</w:t>
      </w:r>
    </w:p>
    <w:p>
      <w:pPr>
        <w:pStyle w:val="Normal"/>
        <w:widowControl w:val="false"/>
        <w:spacing w:before="120" w:after="120"/>
        <w:ind w:firstLine="567" w:right="0"/>
        <w:jc w:val="both"/>
        <w:rPr/>
      </w:pPr>
      <w:r>
        <w:rPr>
          <w:sz w:val="28"/>
          <w:szCs w:val="28"/>
        </w:rPr>
        <w:t>1. Giấy chứng nhận đăng ký quyền tác giả, Giấy chứng nhận đăng ký quyền liên quan được ghi nhận trong Sổ đăng ký quốc gia về quyền tác giả, quyền liên quan.</w:t>
      </w:r>
    </w:p>
    <w:p>
      <w:pPr>
        <w:pStyle w:val="Normal"/>
        <w:widowControl w:val="false"/>
        <w:spacing w:before="120" w:after="120"/>
        <w:ind w:firstLine="567" w:right="0"/>
        <w:jc w:val="both"/>
        <w:rPr/>
      </w:pPr>
      <w:r>
        <w:rPr>
          <w:sz w:val="28"/>
          <w:szCs w:val="28"/>
        </w:rPr>
        <w:t>2. Quyết định cấp, cấp lại, đổi hoặc huỷ bỏ hiệu lực Giấy chứng nhận đăng ký quyền tác giả, Giấy chứng nhận đăng ký quyền liên quan được công bố trên Công báo về quyền tác giả, quyền liên quan.</w:t>
      </w:r>
    </w:p>
    <w:p>
      <w:pPr>
        <w:pStyle w:val="Normal"/>
        <w:spacing w:lineRule="exact" w:line="340" w:before="120" w:after="120"/>
        <w:ind w:firstLine="567" w:right="0"/>
        <w:jc w:val="both"/>
        <w:rPr>
          <w:sz w:val="28"/>
          <w:szCs w:val="28"/>
        </w:rPr>
      </w:pPr>
      <w:r>
        <w:rPr>
          <w:b/>
          <w:bCs/>
          <w:iCs/>
          <w:sz w:val="28"/>
          <w:szCs w:val="28"/>
        </w:rPr>
        <w:t>Điều 55. Cấp lại, cấp đổi, hủy bỏ hiệu lực Giấy chứng nhận đăng ký quyền tác giả, Giấy chứng nhận đăng ký quyền liên quan</w:t>
      </w:r>
      <w:r>
        <w:rPr>
          <w:rStyle w:val="FootnoteCharacters"/>
          <w:rStyle w:val="FootnoteReference"/>
          <w:bCs/>
          <w:iCs/>
          <w:sz w:val="28"/>
          <w:szCs w:val="28"/>
        </w:rPr>
        <w:footnoteReference w:id="64"/>
      </w:r>
    </w:p>
    <w:p>
      <w:pPr>
        <w:pStyle w:val="NormalWeb"/>
        <w:widowControl w:val="false"/>
        <w:spacing w:lineRule="exact" w:line="350" w:before="120" w:after="120"/>
        <w:ind w:firstLine="567" w:right="0"/>
        <w:jc w:val="both"/>
        <w:rPr/>
      </w:pPr>
      <w:r>
        <w:rPr>
          <w:sz w:val="28"/>
          <w:szCs w:val="28"/>
          <w:lang w:val="en-US"/>
        </w:rPr>
        <w:t xml:space="preserve">1. Trong trường hợp Giấy chứng nhận đăng ký quyền tác giả, Giấy chứng nhận đăng ký quyền liên quan bị mất, hư hỏng thì cơ quan nhà nước có thẩm quyền quy định tại khoản 2 Điều 51 của Luật này tiến hành cấp lại Giấy chứng nhận đăng ký quyền tác giả, Giấy chứng nhận đăng ký quyền liên quan trong thời hạn bảy ngày làm việc, kể từ ngày nhận hồ sơ hợp lệ. Trường hợp đề nghị thay đổi chủ sở hữu quyền tác giả, chủ sở hữu quyền liên quan; thông tin về tác phẩm, tác giả, chủ sở hữu quyền tác giả; thông tin về đối tượng quyền liên quan, chủ sở hữu quyền liên quan thì cơ quan nhà nước có thẩm quyền quy định tại khoản 2 Điều 51 của Luật này tiến hành cấp đổi Giấy chứng nhận đăng ký quyền tác giả, Giấy chứng nhận đăng ký quyền liên quan trong thời hạn mười hai ngày làm việc, kể từ ngày nhận hồ sơ hợp lệ.  </w:t>
      </w:r>
    </w:p>
    <w:p>
      <w:pPr>
        <w:pStyle w:val="Normal"/>
        <w:snapToGrid w:val="false"/>
        <w:spacing w:lineRule="exact" w:line="350" w:before="120" w:after="120"/>
        <w:ind w:firstLine="567" w:right="0"/>
        <w:jc w:val="both"/>
        <w:rPr/>
      </w:pPr>
      <w:r>
        <w:rPr>
          <w:sz w:val="28"/>
          <w:szCs w:val="28"/>
        </w:rPr>
        <w:t>Trường hợp từ chối cấp lại, cấp đổi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pPr>
        <w:pStyle w:val="Normal"/>
        <w:shd w:fill="FFFFFF" w:val="clear"/>
        <w:snapToGrid w:val="false"/>
        <w:spacing w:lineRule="exact" w:line="340" w:before="120" w:after="120"/>
        <w:ind w:firstLine="567" w:right="0"/>
        <w:jc w:val="both"/>
        <w:rPr/>
      </w:pPr>
      <w:r>
        <w:rPr>
          <w:sz w:val="28"/>
          <w:szCs w:val="28"/>
        </w:rPr>
        <w:t>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khoản 2 Điều 51 của Luật này hủy bỏ hiệu lực Giấy chứng nhận đăng ký quyền tác giả, Giấy chứng nhận đăng ký quyền liên quan.</w:t>
      </w:r>
    </w:p>
    <w:p>
      <w:pPr>
        <w:pStyle w:val="Normal"/>
        <w:shd w:fill="FFFFFF" w:val="clear"/>
        <w:snapToGrid w:val="false"/>
        <w:spacing w:lineRule="exact" w:line="340" w:before="120" w:after="120"/>
        <w:ind w:firstLine="567" w:right="0"/>
        <w:jc w:val="both"/>
        <w:rPr/>
      </w:pPr>
      <w:r>
        <w:rPr>
          <w:sz w:val="28"/>
          <w:szCs w:val="28"/>
        </w:rPr>
        <w:t>3. Tổ chức, cá nhân phát hiện việc cấp Giấy chứng nhận đăng ký quyền tác giả, Giấy chứng nhận đăng ký quyền liên quan trái với quy định của Luật này thì có quyền yêu cầu cơ quan quản lý nhà nước về quyền tác giả, quyền liên quan hủy bỏ hiệu lực Giấy chứng nhận đăng ký quyền tác giả, Giấy chứng nhận đăng ký quyền liên quan.</w:t>
      </w:r>
    </w:p>
    <w:p>
      <w:pPr>
        <w:pStyle w:val="Normal"/>
        <w:shd w:fill="FFFFFF" w:val="clear"/>
        <w:snapToGrid w:val="false"/>
        <w:spacing w:lineRule="exact" w:line="330" w:before="120" w:after="120"/>
        <w:ind w:firstLine="567" w:right="0"/>
        <w:jc w:val="both"/>
        <w:rPr/>
      </w:pPr>
      <w:r>
        <w:rPr>
          <w:sz w:val="28"/>
          <w:szCs w:val="28"/>
        </w:rPr>
        <w:t>4. Trong thời hạn mười lăm ngày làm việc, kể từ ngày nhận được một trong các văn bản sau đây, cơ quan nhà nước có thẩm quyền ra quyết định hủy bỏ hiệu lực Giấy chứng nhận đăng ký quyền tác giả, Giấy chứng nhận đăng ký quyền liên quan:</w:t>
      </w:r>
    </w:p>
    <w:p>
      <w:pPr>
        <w:pStyle w:val="Normal"/>
        <w:shd w:fill="FFFFFF" w:val="clear"/>
        <w:snapToGrid w:val="false"/>
        <w:spacing w:lineRule="exact" w:line="330" w:before="120" w:after="120"/>
        <w:ind w:firstLine="567" w:right="0"/>
        <w:jc w:val="both"/>
        <w:rPr/>
      </w:pPr>
      <w:r>
        <w:rPr>
          <w:sz w:val="28"/>
          <w:szCs w:val="28"/>
        </w:rPr>
        <w:t>a) Bản án, quyết định có hiệu lực của Tòa án hoặc quyết định của cơ quan nhà nước có thẩm quyền xử lý hành vi xâm phạm quyền sở hữu trí tuệ quy định tại Điều 200 của Luật này về việc hủy bỏ hiệu lực Giấy chứng nhận đăng ký quyền tác giả, Giấy chứng nhận đăng ký quyền liên quan;</w:t>
      </w:r>
    </w:p>
    <w:p>
      <w:pPr>
        <w:pStyle w:val="Normal"/>
        <w:shd w:fill="FFFFFF" w:val="clear"/>
        <w:snapToGrid w:val="false"/>
        <w:spacing w:lineRule="exact" w:line="330" w:before="120" w:after="120"/>
        <w:ind w:firstLine="567" w:right="0"/>
        <w:jc w:val="both"/>
        <w:rPr>
          <w:sz w:val="28"/>
          <w:szCs w:val="28"/>
        </w:rPr>
      </w:pPr>
      <w:r>
        <w:rPr>
          <w:sz w:val="28"/>
          <w:szCs w:val="28"/>
        </w:rPr>
        <w:t xml:space="preserve">b) Văn bản của tổ chức, cá nhân đã được cấp Giấy chứng nhận đăng ký quyền tác giả, Giấy chứng nhận đăng ký quyền liên quan đề nghị hủy bỏ hiệu lực Giấy chứng nhận đăng ký quyền tác giả, Giấy chứng nhận đăng ký quyền liên quan đã được cấp. </w:t>
      </w:r>
    </w:p>
    <w:p>
      <w:pPr>
        <w:pStyle w:val="Normal"/>
        <w:shd w:fill="FFFFFF" w:val="clear"/>
        <w:snapToGrid w:val="false"/>
        <w:spacing w:lineRule="exact" w:line="330" w:before="120" w:after="120"/>
        <w:ind w:firstLine="567" w:right="0"/>
        <w:jc w:val="both"/>
        <w:rPr>
          <w:sz w:val="28"/>
          <w:szCs w:val="28"/>
        </w:rPr>
      </w:pPr>
      <w:r>
        <w:rPr>
          <w:sz w:val="28"/>
          <w:szCs w:val="28"/>
        </w:rPr>
        <w:t>5. Chính phủ quy định chi tiết Điều này.</w:t>
      </w:r>
    </w:p>
    <w:p>
      <w:pPr>
        <w:pStyle w:val="Normal"/>
        <w:shd w:fill="FFFFFF" w:val="clear"/>
        <w:snapToGrid w:val="false"/>
        <w:spacing w:lineRule="exact" w:line="330" w:before="120" w:after="120"/>
        <w:ind w:firstLine="567" w:right="0"/>
        <w:jc w:val="both"/>
        <w:rPr>
          <w:bCs/>
          <w:iCs/>
          <w:sz w:val="28"/>
          <w:szCs w:val="28"/>
        </w:rPr>
      </w:pPr>
      <w:r>
        <w:rPr>
          <w:bCs/>
          <w:iCs/>
          <w:sz w:val="28"/>
          <w:szCs w:val="28"/>
        </w:rPr>
      </w:r>
    </w:p>
    <w:p>
      <w:pPr>
        <w:pStyle w:val="Normal"/>
        <w:shd w:fill="FFFFFF" w:val="clear"/>
        <w:snapToGrid w:val="false"/>
        <w:spacing w:lineRule="exact" w:line="330" w:before="120" w:after="120"/>
        <w:jc w:val="center"/>
        <w:rPr>
          <w:b/>
          <w:bCs/>
          <w:sz w:val="28"/>
          <w:szCs w:val="28"/>
        </w:rPr>
      </w:pPr>
      <w:r>
        <w:rPr>
          <w:b/>
          <w:bCs/>
          <w:sz w:val="28"/>
          <w:szCs w:val="28"/>
        </w:rPr>
        <w:t>Chương VI</w:t>
      </w:r>
    </w:p>
    <w:p>
      <w:pPr>
        <w:pStyle w:val="Normal"/>
        <w:widowControl w:val="false"/>
        <w:spacing w:before="120" w:after="120"/>
        <w:jc w:val="center"/>
        <w:rPr>
          <w:b/>
          <w:bCs/>
          <w:sz w:val="28"/>
          <w:szCs w:val="28"/>
        </w:rPr>
      </w:pPr>
      <w:r>
        <w:rPr>
          <w:b/>
          <w:bCs/>
          <w:sz w:val="28"/>
          <w:szCs w:val="28"/>
        </w:rPr>
        <w:t>TỔ CHỨC ĐẠI DIỆN TẬP THỂ,</w:t>
      </w:r>
    </w:p>
    <w:p>
      <w:pPr>
        <w:pStyle w:val="Normal"/>
        <w:widowControl w:val="false"/>
        <w:spacing w:before="120" w:after="120"/>
        <w:jc w:val="center"/>
        <w:rPr>
          <w:b/>
          <w:bCs/>
          <w:sz w:val="28"/>
          <w:szCs w:val="28"/>
        </w:rPr>
      </w:pPr>
      <w:r>
        <w:rPr>
          <w:b/>
          <w:bCs/>
          <w:sz w:val="28"/>
          <w:szCs w:val="28"/>
        </w:rPr>
        <w:t>TƯ VẤN, DỊCH VỤ QUYỀN TÁC GIẢ, QUYỀN LIÊN QUAN</w:t>
      </w:r>
      <w:r>
        <w:rPr>
          <w:rStyle w:val="FootnoteCharacters"/>
          <w:rStyle w:val="FootnoteReference"/>
          <w:bCs/>
          <w:sz w:val="28"/>
          <w:szCs w:val="28"/>
        </w:rPr>
        <w:footnoteReference w:id="65"/>
      </w:r>
    </w:p>
    <w:p>
      <w:pPr>
        <w:pStyle w:val="Normal"/>
        <w:snapToGrid w:val="false"/>
        <w:spacing w:lineRule="exact" w:line="330" w:before="120" w:after="120"/>
        <w:ind w:firstLine="567" w:right="0"/>
        <w:jc w:val="both"/>
        <w:rPr>
          <w:b/>
          <w:bCs/>
          <w:i/>
          <w:i/>
          <w:iCs/>
          <w:sz w:val="28"/>
          <w:szCs w:val="28"/>
        </w:rPr>
      </w:pPr>
      <w:r>
        <w:rPr>
          <w:b/>
          <w:bCs/>
          <w:iCs/>
          <w:sz w:val="28"/>
          <w:szCs w:val="28"/>
        </w:rPr>
        <w:t>Điều 56. Tổ chức đại diện tập thể quyền tác giả, quyền liên quan</w:t>
      </w:r>
      <w:r>
        <w:rPr>
          <w:rStyle w:val="FootnoteCharacters"/>
          <w:rStyle w:val="FootnoteReference"/>
          <w:bCs/>
          <w:iCs/>
          <w:sz w:val="28"/>
          <w:szCs w:val="28"/>
        </w:rPr>
        <w:footnoteReference w:id="66"/>
      </w:r>
    </w:p>
    <w:p>
      <w:pPr>
        <w:pStyle w:val="Normal"/>
        <w:shd w:fill="FFFFFF" w:val="clear"/>
        <w:snapToGrid w:val="false"/>
        <w:spacing w:lineRule="exact" w:line="330" w:before="120" w:after="120"/>
        <w:ind w:firstLine="567" w:right="0"/>
        <w:jc w:val="both"/>
        <w:rPr/>
      </w:pPr>
      <w:r>
        <w:rPr>
          <w:sz w:val="28"/>
          <w:szCs w:val="28"/>
        </w:rPr>
        <w:t xml:space="preserve">1. Tổ chức đại diện tập thể quyền tác giả, quyền liên quan là tổ chức tự nguyện, tự bảo đảm kinh phí hoạt động, không vì mục đích lợi nhuận do các tác giả, chủ sở hữu quyền tác giả, chủ sở hữu quyền liên quan thỏa thuận thành lập, hoạt động theo quy định của pháp luật để </w:t>
      </w:r>
      <w:r>
        <w:rPr>
          <w:sz w:val="28"/>
          <w:szCs w:val="28"/>
          <w:lang w:eastAsia="vi-VN"/>
        </w:rPr>
        <w:t>thực hiện ủy thác quyền tác giả, quyền liên quan, chịu sự quản lý nhà nước của Bộ Văn hóa, Thể thao và Du lịch về hoạt động đại diện tập thể</w:t>
      </w:r>
      <w:r>
        <w:rPr>
          <w:sz w:val="28"/>
          <w:szCs w:val="28"/>
        </w:rPr>
        <w:t xml:space="preserve"> quyền tác giả, quyền liên quan.</w:t>
      </w:r>
    </w:p>
    <w:p>
      <w:pPr>
        <w:pStyle w:val="Normal"/>
        <w:shd w:fill="FFFFFF" w:val="clear"/>
        <w:snapToGrid w:val="false"/>
        <w:spacing w:lineRule="exact" w:line="330" w:before="120" w:after="0"/>
        <w:ind w:firstLine="567" w:right="0"/>
        <w:jc w:val="both"/>
        <w:rPr>
          <w:sz w:val="28"/>
          <w:szCs w:val="28"/>
        </w:rPr>
      </w:pPr>
      <w:r>
        <w:rPr>
          <w:sz w:val="28"/>
          <w:szCs w:val="28"/>
        </w:rPr>
        <w:t>2. Tổ chức đại diện tập thể quyền tác giả, quyền liên quan thực hiện các hoạt động sau đây theo ủy quyền bằng văn bản của tác giả, chủ sở hữu quyền tác giả, chủ sở hữu quyền liên quan:</w:t>
      </w:r>
    </w:p>
    <w:p>
      <w:pPr>
        <w:pStyle w:val="Normal"/>
        <w:snapToGrid w:val="false"/>
        <w:spacing w:lineRule="exact" w:line="330" w:before="120" w:after="0"/>
        <w:ind w:firstLine="567" w:right="0"/>
        <w:jc w:val="both"/>
        <w:rPr/>
      </w:pPr>
      <w:r>
        <w:rPr>
          <w:sz w:val="28"/>
          <w:szCs w:val="28"/>
        </w:rPr>
        <w:t>a) Thực hiện việc quản lý quyền tác giả, quyền liên quan; đàm phán cấp phép, thu và phân chia tiền bản quyền, các quyền lợi vật chất khác từ việc cho phép khai thác các quyền được ủy quyền;</w:t>
      </w:r>
    </w:p>
    <w:p>
      <w:pPr>
        <w:pStyle w:val="Normal"/>
        <w:snapToGrid w:val="false"/>
        <w:spacing w:lineRule="exact" w:line="330" w:before="120" w:after="0"/>
        <w:ind w:firstLine="567" w:right="0"/>
        <w:jc w:val="both"/>
        <w:rPr>
          <w:sz w:val="28"/>
          <w:szCs w:val="28"/>
        </w:rPr>
      </w:pPr>
      <w:r>
        <w:rPr>
          <w:sz w:val="28"/>
          <w:szCs w:val="28"/>
        </w:rPr>
        <w:t>b) Bảo vệ quyền, lợi ích hợp pháp của thành viên; tổ chức hòa giải khi có tranh chấp.</w:t>
      </w:r>
    </w:p>
    <w:p>
      <w:pPr>
        <w:pStyle w:val="Normal"/>
        <w:shd w:fill="FFFFFF" w:val="clear"/>
        <w:snapToGrid w:val="false"/>
        <w:spacing w:lineRule="exact" w:line="330" w:before="120" w:after="0"/>
        <w:ind w:firstLine="567" w:right="0"/>
        <w:jc w:val="both"/>
        <w:rPr/>
      </w:pPr>
      <w:r>
        <w:rPr>
          <w:sz w:val="28"/>
          <w:szCs w:val="28"/>
        </w:rPr>
        <w:t>3. Tổ chức đại diện tập thể quyền tác giả, quyền liên quan có các quyền và nghĩa vụ sau đây:</w:t>
      </w:r>
    </w:p>
    <w:p>
      <w:pPr>
        <w:pStyle w:val="Normal"/>
        <w:shd w:fill="FFFFFF" w:val="clear"/>
        <w:snapToGrid w:val="false"/>
        <w:spacing w:lineRule="exact" w:line="330" w:before="120" w:after="0"/>
        <w:ind w:firstLine="567" w:right="0"/>
        <w:jc w:val="both"/>
        <w:rPr/>
      </w:pPr>
      <w:r>
        <w:rPr>
          <w:sz w:val="28"/>
          <w:szCs w:val="28"/>
        </w:rPr>
        <w:t>a) Bảo đảm công khai, minh bạch trong hoạt động quản lý, điều hành của tổ chức đại diện tập thể quyền tác giả, quyền liên quan với cơ quan nhà nước có thẩm quyền; tác giả, chủ sở hữu quyền tác giả, chủ sở hữu quyền liên quan đã ủy quyền; tổ chức, cá nhân khai thác, sử dụng;</w:t>
      </w:r>
    </w:p>
    <w:p>
      <w:pPr>
        <w:pStyle w:val="Normal"/>
        <w:shd w:fill="FFFFFF" w:val="clear"/>
        <w:snapToGrid w:val="false"/>
        <w:spacing w:lineRule="exact" w:line="330" w:before="120" w:after="0"/>
        <w:ind w:firstLine="567" w:right="0"/>
        <w:jc w:val="both"/>
        <w:rPr/>
      </w:pPr>
      <w:r>
        <w:rPr>
          <w:sz w:val="28"/>
          <w:szCs w:val="28"/>
        </w:rPr>
        <w:t>b) Xây dựng danh mục tác giả, chủ sở hữu quyền tác giả, chủ sở hữu quyền liên quan đã ủy quyền; tác phẩm, cuộc biểu diễn, bản ghi âm, ghi hình, chương trình phát sóng mà tổ chức đại diện tập thể quyền tác giả, quyền liên quan đang quản lý; phạm vi ủy quyền; hiệu lực hợp đồng ủy quyền; kế hoạch và kết quả hoạt động thu, phân chia tiền bản quyền;</w:t>
      </w:r>
    </w:p>
    <w:p>
      <w:pPr>
        <w:pStyle w:val="Normal"/>
        <w:shd w:fill="FFFFFF" w:val="clear"/>
        <w:snapToGrid w:val="false"/>
        <w:spacing w:lineRule="exact" w:line="330" w:before="120" w:after="0"/>
        <w:ind w:firstLine="567" w:right="0"/>
        <w:jc w:val="both"/>
        <w:rPr/>
      </w:pPr>
      <w:r>
        <w:rPr>
          <w:spacing w:val="-2"/>
          <w:sz w:val="28"/>
          <w:szCs w:val="28"/>
        </w:rPr>
        <w:t>c) Xây dựng biểu mức và phương thức thanh toán tiền bản quyền, trình Bộ trưởng Bộ Văn hóa, Thể thao và Du lịch phê duyệt. Bộ trưởng Bộ Văn hóa, Thể thao và Du lịch phê duyệt biểu mức và phương thức thanh toán tiền bản quyền căn cứ vào các nguyên tắc quy định tại khoản 3 Điều 44a của Luật này;</w:t>
      </w:r>
    </w:p>
    <w:p>
      <w:pPr>
        <w:pStyle w:val="Normal"/>
        <w:shd w:fill="FFFFFF" w:val="clear"/>
        <w:snapToGrid w:val="false"/>
        <w:spacing w:lineRule="exact" w:line="330" w:before="120" w:after="0"/>
        <w:ind w:firstLine="567" w:right="0"/>
        <w:jc w:val="both"/>
        <w:rPr/>
      </w:pPr>
      <w:r>
        <w:rPr>
          <w:sz w:val="28"/>
          <w:szCs w:val="28"/>
        </w:rPr>
        <w:t xml:space="preserve">d) </w:t>
      </w:r>
      <w:r>
        <w:rPr>
          <w:bCs/>
          <w:sz w:val="28"/>
          <w:szCs w:val="28"/>
          <w:lang w:eastAsia="vi-VN"/>
        </w:rPr>
        <w:t xml:space="preserve">Thu, phân chia tiền </w:t>
      </w:r>
      <w:r>
        <w:rPr>
          <w:bCs/>
          <w:iCs/>
          <w:sz w:val="28"/>
          <w:szCs w:val="28"/>
        </w:rPr>
        <w:t>bản quyền</w:t>
      </w:r>
      <w:r>
        <w:rPr>
          <w:bCs/>
          <w:sz w:val="28"/>
          <w:szCs w:val="28"/>
          <w:lang w:eastAsia="vi-VN"/>
        </w:rPr>
        <w:t xml:space="preserve"> theo quy định tại điều lệ của tổ chức và văn bản ủy quyền của tác giả, chủ sở hữu quyền tác giả, chủ sở hữu quyền liên quan có thỏa thuận về mức hoặc tỷ lệ phần trăm, phương thức và thời gian phân chia tiền </w:t>
      </w:r>
      <w:r>
        <w:rPr>
          <w:bCs/>
          <w:iCs/>
          <w:sz w:val="28"/>
          <w:szCs w:val="28"/>
        </w:rPr>
        <w:t>bản quyền</w:t>
      </w:r>
      <w:r>
        <w:rPr>
          <w:bCs/>
          <w:sz w:val="28"/>
          <w:szCs w:val="28"/>
          <w:lang w:eastAsia="vi-VN"/>
        </w:rPr>
        <w:t>; theo nguyên tắc công khai, minh bạch theo quy định của pháp luật.</w:t>
      </w:r>
    </w:p>
    <w:p>
      <w:pPr>
        <w:pStyle w:val="Normal"/>
        <w:shd w:fill="FFFFFF" w:val="clear"/>
        <w:snapToGrid w:val="false"/>
        <w:spacing w:lineRule="exact" w:line="330" w:before="120" w:after="0"/>
        <w:ind w:firstLine="567" w:right="0"/>
        <w:jc w:val="both"/>
        <w:rPr>
          <w:bCs/>
          <w:sz w:val="28"/>
          <w:szCs w:val="28"/>
          <w:lang w:eastAsia="vi-VN"/>
        </w:rPr>
      </w:pPr>
      <w:r>
        <w:rPr>
          <w:bCs/>
          <w:sz w:val="28"/>
          <w:szCs w:val="28"/>
          <w:lang w:eastAsia="vi-VN"/>
        </w:rPr>
        <w:t>Việc thu, phân chia tiền bản quyền từ các tổ chức tương ứng của nước ngoài hoặc tổ chức quốc tế thực hiện theo quy định của pháp luật về quản lý ngoại hối;</w:t>
      </w:r>
    </w:p>
    <w:p>
      <w:pPr>
        <w:pStyle w:val="Normal"/>
        <w:shd w:fill="FFFFFF" w:val="clear"/>
        <w:snapToGrid w:val="false"/>
        <w:spacing w:lineRule="exact" w:line="330" w:before="120" w:after="0"/>
        <w:ind w:firstLine="567" w:right="0"/>
        <w:jc w:val="both"/>
        <w:rPr/>
      </w:pPr>
      <w:r>
        <w:rPr>
          <w:bCs/>
          <w:sz w:val="28"/>
          <w:szCs w:val="28"/>
          <w:lang w:eastAsia="vi-VN"/>
        </w:rPr>
        <w:t>đ</w:t>
      </w:r>
      <w:r>
        <w:rPr>
          <w:sz w:val="28"/>
          <w:szCs w:val="28"/>
          <w:lang w:eastAsia="vi-VN"/>
        </w:rPr>
        <w:t xml:space="preserve">) Được giữ lại một khoản tiền trên tổng số tiền bản quyền thu được để chi cho việc thực hiện nhiệm vụ của tổ chức trên cơ sở thỏa thuận </w:t>
      </w:r>
      <w:r>
        <w:rPr>
          <w:bCs/>
          <w:sz w:val="28"/>
          <w:szCs w:val="28"/>
          <w:lang w:eastAsia="vi-VN"/>
        </w:rPr>
        <w:t>của tác giả, chủ sở hữu quyền tác giả, chủ sở hữu quyền liên quan đã</w:t>
      </w:r>
      <w:r>
        <w:rPr>
          <w:b/>
          <w:sz w:val="28"/>
          <w:szCs w:val="28"/>
          <w:lang w:eastAsia="vi-VN"/>
        </w:rPr>
        <w:t xml:space="preserve"> </w:t>
      </w:r>
      <w:r>
        <w:rPr>
          <w:sz w:val="28"/>
          <w:szCs w:val="28"/>
          <w:lang w:eastAsia="vi-VN"/>
        </w:rPr>
        <w:t xml:space="preserve">ủy quyền. Mức tiền giữ lại được điều chỉnh trên cơ sở thỏa thuận </w:t>
      </w:r>
      <w:r>
        <w:rPr>
          <w:bCs/>
          <w:sz w:val="28"/>
          <w:szCs w:val="28"/>
          <w:lang w:eastAsia="vi-VN"/>
        </w:rPr>
        <w:t>của tác giả, chủ sở hữu quyền tác giả, chủ sở hữu quyền liên quan đã</w:t>
      </w:r>
      <w:r>
        <w:rPr>
          <w:b/>
          <w:sz w:val="28"/>
          <w:szCs w:val="28"/>
          <w:lang w:eastAsia="vi-VN"/>
        </w:rPr>
        <w:t xml:space="preserve"> </w:t>
      </w:r>
      <w:r>
        <w:rPr>
          <w:sz w:val="28"/>
          <w:szCs w:val="28"/>
          <w:lang w:eastAsia="vi-VN"/>
        </w:rPr>
        <w:t>ủy quyền và có thể được xác định bằng tỷ lệ phần trăm trên tổng số tiền thu được;</w:t>
      </w:r>
    </w:p>
    <w:p>
      <w:pPr>
        <w:pStyle w:val="Normal"/>
        <w:shd w:fill="FFFFFF" w:val="clear"/>
        <w:snapToGrid w:val="false"/>
        <w:spacing w:lineRule="exact" w:line="330" w:before="120" w:after="0"/>
        <w:ind w:firstLine="567" w:right="0"/>
        <w:jc w:val="both"/>
        <w:rPr/>
      </w:pPr>
      <w:r>
        <w:rPr>
          <w:bCs/>
          <w:sz w:val="28"/>
          <w:szCs w:val="28"/>
        </w:rPr>
        <w:t>e</w:t>
      </w:r>
      <w:r>
        <w:rPr>
          <w:sz w:val="28"/>
          <w:szCs w:val="28"/>
        </w:rPr>
        <w:t xml:space="preserve">) Phân </w:t>
      </w:r>
      <w:r>
        <w:rPr>
          <w:bCs/>
          <w:sz w:val="28"/>
          <w:szCs w:val="28"/>
        </w:rPr>
        <w:t xml:space="preserve">chia </w:t>
      </w:r>
      <w:r>
        <w:rPr>
          <w:sz w:val="28"/>
          <w:szCs w:val="28"/>
        </w:rPr>
        <w:t xml:space="preserve">tiền bản quyền thu được từ việc cấp phép khai thác, sử dụng cho </w:t>
      </w:r>
      <w:r>
        <w:rPr>
          <w:bCs/>
          <w:sz w:val="28"/>
          <w:szCs w:val="28"/>
          <w:lang w:eastAsia="vi-VN"/>
        </w:rPr>
        <w:t xml:space="preserve">tác giả, chủ sở hữu quyền tác giả, chủ sở hữu quyền liên quan </w:t>
      </w:r>
      <w:r>
        <w:rPr>
          <w:sz w:val="28"/>
          <w:szCs w:val="28"/>
        </w:rPr>
        <w:t xml:space="preserve">sau khi trừ chi phí quy định tại điểm </w:t>
      </w:r>
      <w:r>
        <w:rPr>
          <w:bCs/>
          <w:sz w:val="28"/>
          <w:szCs w:val="28"/>
        </w:rPr>
        <w:t>đ</w:t>
      </w:r>
      <w:r>
        <w:rPr>
          <w:sz w:val="28"/>
          <w:szCs w:val="28"/>
        </w:rPr>
        <w:t xml:space="preserve"> khoản này;</w:t>
      </w:r>
    </w:p>
    <w:p>
      <w:pPr>
        <w:pStyle w:val="Normal"/>
        <w:shd w:fill="FFFFFF" w:val="clear"/>
        <w:snapToGrid w:val="false"/>
        <w:spacing w:lineRule="exact" w:line="360" w:before="120" w:after="120"/>
        <w:ind w:firstLine="567" w:right="0"/>
        <w:jc w:val="both"/>
        <w:rPr/>
      </w:pPr>
      <w:r>
        <w:rPr>
          <w:bCs/>
          <w:spacing w:val="2"/>
          <w:sz w:val="28"/>
          <w:szCs w:val="28"/>
          <w:lang w:eastAsia="vi-VN"/>
        </w:rPr>
        <w:t>g)</w:t>
      </w:r>
      <w:r>
        <w:rPr>
          <w:spacing w:val="2"/>
          <w:sz w:val="28"/>
          <w:szCs w:val="28"/>
          <w:lang w:eastAsia="vi-VN"/>
        </w:rPr>
        <w:t xml:space="preserve"> Báo cáo hằng năm và đột xuất về hoạt động đại diện tập thể cho cơ quan nhà nước có thẩm quyền; chịu sự thanh tra, kiểm tra của cơ quan nhà nước có thẩm quyền;</w:t>
      </w:r>
    </w:p>
    <w:p>
      <w:pPr>
        <w:pStyle w:val="Normal"/>
        <w:shd w:fill="FFFFFF" w:val="clear"/>
        <w:snapToGrid w:val="false"/>
        <w:spacing w:lineRule="exact" w:line="360" w:before="120" w:after="120"/>
        <w:ind w:firstLine="567" w:right="0"/>
        <w:jc w:val="both"/>
        <w:rPr/>
      </w:pPr>
      <w:r>
        <w:rPr>
          <w:bCs/>
          <w:spacing w:val="-6"/>
          <w:sz w:val="28"/>
          <w:szCs w:val="28"/>
          <w:lang w:eastAsia="vi-VN"/>
        </w:rPr>
        <w:t>h)</w:t>
      </w:r>
      <w:r>
        <w:rPr>
          <w:spacing w:val="-6"/>
          <w:sz w:val="28"/>
          <w:szCs w:val="28"/>
          <w:lang w:eastAsia="vi-VN"/>
        </w:rPr>
        <w:t xml:space="preserve"> Được </w:t>
      </w:r>
      <w:r>
        <w:rPr>
          <w:sz w:val="28"/>
          <w:szCs w:val="28"/>
          <w:lang w:eastAsia="vi-VN"/>
        </w:rPr>
        <w:t>thực hiện các hoạt động hỗ trợ phát triển văn hóa, khuyến khích sáng tạo và các hoạt động xã hội khác;</w:t>
      </w:r>
    </w:p>
    <w:p>
      <w:pPr>
        <w:pStyle w:val="Normal"/>
        <w:shd w:fill="FFFFFF" w:val="clear"/>
        <w:snapToGrid w:val="false"/>
        <w:spacing w:lineRule="exact" w:line="360" w:before="120" w:after="120"/>
        <w:ind w:firstLine="567" w:right="0"/>
        <w:jc w:val="both"/>
        <w:rPr/>
      </w:pPr>
      <w:r>
        <w:rPr>
          <w:bCs/>
          <w:sz w:val="28"/>
          <w:szCs w:val="28"/>
          <w:lang w:eastAsia="vi-VN"/>
        </w:rPr>
        <w:t>i</w:t>
      </w:r>
      <w:r>
        <w:rPr>
          <w:sz w:val="28"/>
          <w:szCs w:val="28"/>
          <w:lang w:eastAsia="vi-VN"/>
        </w:rPr>
        <w:t>) Hợp tác, ký kết các thỏa thuận đại diện có đi có lại với các tổ chức tương ứng của tổ chức quốc tế và của các quốc gia trong việc bảo vệ quyền tác giả, quyền liên quan;</w:t>
      </w:r>
    </w:p>
    <w:p>
      <w:pPr>
        <w:pStyle w:val="Normal"/>
        <w:shd w:fill="FFFFFF" w:val="clear"/>
        <w:snapToGrid w:val="false"/>
        <w:spacing w:lineRule="exact" w:line="360" w:before="120" w:after="120"/>
        <w:ind w:firstLine="567" w:right="0"/>
        <w:jc w:val="both"/>
        <w:rPr>
          <w:sz w:val="28"/>
          <w:szCs w:val="28"/>
          <w:lang w:eastAsia="vi-VN"/>
        </w:rPr>
      </w:pPr>
      <w:r>
        <w:rPr>
          <w:bCs/>
          <w:sz w:val="28"/>
          <w:szCs w:val="28"/>
          <w:lang w:eastAsia="vi-VN"/>
        </w:rPr>
        <w:t>k)</w:t>
      </w:r>
      <w:r>
        <w:rPr>
          <w:sz w:val="28"/>
          <w:szCs w:val="28"/>
          <w:lang w:eastAsia="vi-VN"/>
        </w:rPr>
        <w:t xml:space="preserve"> </w:t>
      </w:r>
      <w:r>
        <w:rPr>
          <w:bCs/>
          <w:sz w:val="28"/>
          <w:szCs w:val="28"/>
          <w:lang w:eastAsia="vi-VN"/>
        </w:rPr>
        <w:t xml:space="preserve">Thiết lập cơ cấu </w:t>
      </w:r>
      <w:r>
        <w:rPr>
          <w:sz w:val="28"/>
          <w:szCs w:val="28"/>
          <w:lang w:eastAsia="vi-VN"/>
        </w:rPr>
        <w:t>tổ chức bộ máy của tổ chức đại diện tập thể quyền tác giả, quyền liên quan, bảo đảm</w:t>
      </w:r>
      <w:r>
        <w:rPr>
          <w:bCs/>
          <w:sz w:val="28"/>
          <w:szCs w:val="28"/>
          <w:lang w:eastAsia="vi-VN"/>
        </w:rPr>
        <w:t xml:space="preserve"> </w:t>
      </w:r>
      <w:r>
        <w:rPr>
          <w:sz w:val="28"/>
          <w:szCs w:val="28"/>
          <w:lang w:eastAsia="vi-VN"/>
        </w:rPr>
        <w:t>các</w:t>
      </w:r>
      <w:r>
        <w:rPr>
          <w:b/>
          <w:sz w:val="28"/>
          <w:szCs w:val="28"/>
          <w:lang w:eastAsia="vi-VN"/>
        </w:rPr>
        <w:t xml:space="preserve"> </w:t>
      </w:r>
      <w:r>
        <w:rPr>
          <w:bCs/>
          <w:sz w:val="28"/>
          <w:szCs w:val="28"/>
          <w:lang w:eastAsia="vi-VN"/>
        </w:rPr>
        <w:t>tác giả</w:t>
      </w:r>
      <w:r>
        <w:rPr>
          <w:sz w:val="28"/>
          <w:szCs w:val="28"/>
          <w:lang w:eastAsia="vi-VN"/>
        </w:rPr>
        <w:t>,</w:t>
      </w:r>
      <w:r>
        <w:rPr>
          <w:b/>
          <w:sz w:val="28"/>
          <w:szCs w:val="28"/>
          <w:lang w:eastAsia="vi-VN"/>
        </w:rPr>
        <w:t xml:space="preserve"> </w:t>
      </w:r>
      <w:r>
        <w:rPr>
          <w:sz w:val="28"/>
          <w:szCs w:val="28"/>
          <w:lang w:eastAsia="vi-VN"/>
        </w:rPr>
        <w:t xml:space="preserve">chủ sở hữu quyền </w:t>
      </w:r>
      <w:r>
        <w:rPr>
          <w:bCs/>
          <w:sz w:val="28"/>
          <w:szCs w:val="28"/>
          <w:lang w:eastAsia="vi-VN"/>
        </w:rPr>
        <w:t>tác giả, chủ sở hữu quyền liên quan đã ủy quyền được quyền ứng cử, bầu cử vào các chức danh lãnh đạo, quản lý, kiểm soát</w:t>
      </w:r>
      <w:r>
        <w:rPr>
          <w:b/>
          <w:sz w:val="28"/>
          <w:szCs w:val="28"/>
          <w:lang w:eastAsia="vi-VN"/>
        </w:rPr>
        <w:t xml:space="preserve"> </w:t>
      </w:r>
      <w:r>
        <w:rPr>
          <w:bCs/>
          <w:sz w:val="28"/>
          <w:szCs w:val="28"/>
          <w:lang w:eastAsia="vi-VN"/>
        </w:rPr>
        <w:t>của tổ chức.</w:t>
      </w:r>
    </w:p>
    <w:p>
      <w:pPr>
        <w:pStyle w:val="Normal"/>
        <w:shd w:fill="FFFFFF" w:val="clear"/>
        <w:snapToGrid w:val="false"/>
        <w:spacing w:lineRule="exact" w:line="360" w:before="120" w:after="120"/>
        <w:ind w:firstLine="567" w:right="0"/>
        <w:jc w:val="both"/>
        <w:rPr/>
      </w:pPr>
      <w:r>
        <w:rPr>
          <w:sz w:val="28"/>
          <w:szCs w:val="28"/>
        </w:rPr>
        <w:t>4. Trường hợp tác phẩm, bản ghi âm, ghi hình, chương trình phát sóng có liên quan đến quyền và lợi ích của nhiều tổ chức đại diện tập thể quyền tác giả, quyền liên quan được ủy quyền quản lý, các tổ chức có thể thỏa thuận để một tổ chức thay mặt đàm phán cấp phép sử dụng, thu và phân chia tiền bản quyền theo điều lệ của tổ chức và văn bản ủy quyền.</w:t>
      </w:r>
    </w:p>
    <w:p>
      <w:pPr>
        <w:pStyle w:val="Normal"/>
        <w:shd w:fill="FFFFFF" w:val="clear"/>
        <w:snapToGrid w:val="false"/>
        <w:spacing w:lineRule="exact" w:line="360" w:before="120" w:after="120"/>
        <w:ind w:firstLine="567" w:right="0"/>
        <w:jc w:val="both"/>
        <w:rPr/>
      </w:pPr>
      <w:r>
        <w:rPr>
          <w:sz w:val="28"/>
          <w:szCs w:val="28"/>
        </w:rPr>
        <w:t xml:space="preserve">5. Trường hợp tổ chức đại diện tập thể quyền tác giả, quyền liên quan sau năm năm tìm kiếm để phân chia tiền bản quyền thu được mà vẫn không tìm thấy hoặc không liên lạc được với tác giả, đồng tác giả, chủ sở hữu quyền tác giả, chủ sở hữu quyền liên quan, đồng chủ sở hữu quyền tác giả, đồng chủ sở hữu quyền liên quan đã ủy quyền thì bàn giao khoản tiền này về cơ quan nhà nước có thẩm quyền quản lý </w:t>
      </w:r>
      <w:bookmarkStart w:id="11" w:name="_Hlk78275019"/>
      <w:r>
        <w:rPr>
          <w:sz w:val="28"/>
          <w:szCs w:val="28"/>
        </w:rPr>
        <w:t>sau khi trừ chi phí quản lý, tìm kiếm theo quy định của Luật này và quy định khác của pháp luật có liên quan.</w:t>
      </w:r>
    </w:p>
    <w:p>
      <w:pPr>
        <w:pStyle w:val="Normal"/>
        <w:shd w:fill="FFFFFF" w:val="clear"/>
        <w:snapToGrid w:val="false"/>
        <w:spacing w:lineRule="exact" w:line="360" w:before="120" w:after="120"/>
        <w:ind w:firstLine="567" w:right="0"/>
        <w:jc w:val="both"/>
        <w:rPr/>
      </w:pPr>
      <w:r>
        <w:rPr>
          <w:sz w:val="28"/>
          <w:szCs w:val="28"/>
        </w:rPr>
        <w:t>Sau khi nhận bàn giao, cơ quan nhà nước có thẩm quyền tiếp tục thông báo tìm kiếm trong thời hạn năm năm. Kết thúc thời hạn này, nếu cơ quan nhà nước có thẩm quyền vẫn không thể tìm thấy hoặc không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được sử dụng vào các hoạt động khuyến khích sáng tạo, tuyên truyền và đẩy mạnh thực thi bảo hộ quyền tác giả, quyền liên quan. Trong các thời hạn nêu trên, khi tìm thấy hoặc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sau khi trừ chi phí quản lý, tìm kiếm được chi trả cho những người nêu trên theo quy định của pháp luật.</w:t>
      </w:r>
    </w:p>
    <w:p>
      <w:pPr>
        <w:pStyle w:val="Normal"/>
        <w:widowControl w:val="false"/>
        <w:spacing w:lineRule="exact" w:line="360" w:before="120" w:after="120"/>
        <w:ind w:firstLine="567" w:right="0"/>
        <w:jc w:val="both"/>
        <w:rPr>
          <w:sz w:val="28"/>
          <w:szCs w:val="28"/>
        </w:rPr>
      </w:pPr>
      <w:bookmarkEnd w:id="11"/>
      <w:r>
        <w:rPr>
          <w:sz w:val="28"/>
          <w:szCs w:val="28"/>
        </w:rPr>
        <w:t>6. Chính phủ quy định chi tiết Điều này.</w:t>
      </w:r>
    </w:p>
    <w:p>
      <w:pPr>
        <w:pStyle w:val="Normal"/>
        <w:widowControl w:val="false"/>
        <w:spacing w:before="120" w:after="120"/>
        <w:ind w:firstLine="567" w:right="0"/>
        <w:jc w:val="both"/>
        <w:rPr/>
      </w:pPr>
      <w:r>
        <w:rPr>
          <w:b/>
          <w:bCs/>
          <w:sz w:val="28"/>
          <w:szCs w:val="28"/>
        </w:rPr>
        <w:t xml:space="preserve">Điều 57. </w:t>
      </w:r>
      <w:r>
        <w:rPr>
          <w:b/>
          <w:bCs/>
          <w:iCs/>
          <w:sz w:val="28"/>
          <w:szCs w:val="28"/>
        </w:rPr>
        <w:t xml:space="preserve">Tổ chức tư vấn, dịch vụ quyền tác giả, quyền liên quan  </w:t>
      </w:r>
    </w:p>
    <w:p>
      <w:pPr>
        <w:pStyle w:val="Normal"/>
        <w:widowControl w:val="false"/>
        <w:spacing w:before="120" w:after="120"/>
        <w:ind w:firstLine="567" w:right="0"/>
        <w:jc w:val="both"/>
        <w:rPr>
          <w:sz w:val="28"/>
          <w:szCs w:val="28"/>
        </w:rPr>
      </w:pPr>
      <w:r>
        <w:rPr>
          <w:sz w:val="28"/>
          <w:szCs w:val="28"/>
        </w:rPr>
        <w:t>1. Tổ chức tư vấn, dịch vụ quyền tác giả, quyền liên quan được thành lập và hoạt động theo quy định của pháp luật.</w:t>
      </w:r>
    </w:p>
    <w:p>
      <w:pPr>
        <w:pStyle w:val="Normal"/>
        <w:widowControl w:val="false"/>
        <w:spacing w:before="120" w:after="120"/>
        <w:ind w:firstLine="567" w:right="0"/>
        <w:jc w:val="both"/>
        <w:rPr/>
      </w:pPr>
      <w:r>
        <w:rPr>
          <w:sz w:val="28"/>
          <w:szCs w:val="28"/>
        </w:rPr>
        <w:t>2. Tổ chức tư vấn, dịch vụ quyền tác giả, quyền liên quan thực hiện các hoạt động sau đây theo yêu cầu của tác giả, chủ sở hữu quyền tác giả, chủ sở hữu quyền liên quan:</w:t>
      </w:r>
    </w:p>
    <w:p>
      <w:pPr>
        <w:pStyle w:val="Normal"/>
        <w:widowControl w:val="false"/>
        <w:spacing w:before="120" w:after="120"/>
        <w:ind w:firstLine="567" w:right="0"/>
        <w:jc w:val="both"/>
        <w:rPr>
          <w:sz w:val="28"/>
          <w:szCs w:val="28"/>
        </w:rPr>
      </w:pPr>
      <w:r>
        <w:rPr>
          <w:sz w:val="28"/>
          <w:szCs w:val="28"/>
        </w:rPr>
        <w:t>a) Tư vấn những vấn đề có liên quan đến quy định của pháp luật về quyền tác giả, quyền liên quan;</w:t>
      </w:r>
    </w:p>
    <w:p>
      <w:pPr>
        <w:pStyle w:val="Normal"/>
        <w:widowControl w:val="false"/>
        <w:spacing w:before="120" w:after="120"/>
        <w:ind w:firstLine="567" w:right="0"/>
        <w:jc w:val="both"/>
        <w:rPr/>
      </w:pPr>
      <w:r>
        <w:rPr>
          <w:sz w:val="28"/>
          <w:szCs w:val="28"/>
        </w:rPr>
        <w:t>b) Đại diện cho tác giả, chủ sở hữu quyền tác giả, chủ sở hữu quyền liên quan tiến hành thủ tục nộp đơn đăng ký quyền tác giả, quyền liên quan theo uỷ quyền;</w:t>
      </w:r>
    </w:p>
    <w:p>
      <w:pPr>
        <w:pStyle w:val="Normal"/>
        <w:widowControl w:val="false"/>
        <w:spacing w:before="120" w:after="120"/>
        <w:ind w:firstLine="567" w:right="0"/>
        <w:jc w:val="both"/>
        <w:rPr/>
      </w:pPr>
      <w:r>
        <w:rPr>
          <w:sz w:val="28"/>
          <w:szCs w:val="28"/>
        </w:rPr>
        <w:t>c) Tham gia các quan hệ pháp luật khác về quyền tác giả, quyền liên quan, bảo vệ quyền và lợi ích hợp pháp của tác giả, chủ sở hữu quyền tác giả, chủ sở hữu quyền liên quan theo uỷ quyền.</w:t>
      </w:r>
    </w:p>
    <w:p>
      <w:pPr>
        <w:pStyle w:val="Normal"/>
        <w:widowControl w:val="false"/>
        <w:spacing w:before="120" w:after="120"/>
        <w:jc w:val="center"/>
        <w:rPr>
          <w:b/>
          <w:bCs/>
          <w:sz w:val="28"/>
          <w:szCs w:val="28"/>
        </w:rPr>
      </w:pPr>
      <w:r>
        <w:rPr>
          <w:b/>
          <w:bCs/>
          <w:sz w:val="28"/>
          <w:szCs w:val="28"/>
        </w:rPr>
      </w:r>
    </w:p>
    <w:p>
      <w:pPr>
        <w:pStyle w:val="Normal"/>
        <w:widowControl w:val="false"/>
        <w:spacing w:before="120" w:after="120"/>
        <w:jc w:val="center"/>
        <w:rPr>
          <w:b/>
          <w:bCs/>
          <w:sz w:val="28"/>
          <w:szCs w:val="28"/>
        </w:rPr>
      </w:pPr>
      <w:r>
        <w:rPr>
          <w:b/>
          <w:bCs/>
          <w:sz w:val="28"/>
          <w:szCs w:val="28"/>
        </w:rPr>
        <w:t xml:space="preserve">Phần </w:t>
      </w:r>
      <w:ins w:id="6" w:author="Admin" w:date="2023-01-19T22:12:00Z">
        <w:r>
          <w:rPr>
            <w:b/>
            <w:bCs/>
            <w:sz w:val="28"/>
            <w:szCs w:val="28"/>
          </w:rPr>
          <w:t>thứ ba</w:t>
        </w:r>
      </w:ins>
      <w:del w:id="7" w:author="Admin" w:date="2023-01-19T22:12:00Z">
        <w:r>
          <w:rPr>
            <w:b/>
            <w:bCs/>
            <w:sz w:val="28"/>
            <w:szCs w:val="28"/>
          </w:rPr>
          <w:delText>III</w:delText>
        </w:r>
      </w:del>
    </w:p>
    <w:p>
      <w:pPr>
        <w:pStyle w:val="Normal"/>
        <w:widowControl w:val="false"/>
        <w:spacing w:before="120" w:after="120"/>
        <w:jc w:val="center"/>
        <w:rPr/>
      </w:pPr>
      <w:r>
        <w:rPr>
          <w:b/>
          <w:bCs/>
          <w:sz w:val="28"/>
          <w:szCs w:val="28"/>
        </w:rPr>
        <w:t>QUYỀN SỞ HỮU CÔNG NGHIỆP</w:t>
      </w:r>
      <w:r>
        <w:rPr>
          <w:bCs/>
          <w:sz w:val="28"/>
          <w:szCs w:val="28"/>
        </w:rPr>
        <w:t xml:space="preserve"> </w:t>
      </w:r>
    </w:p>
    <w:p>
      <w:pPr>
        <w:pStyle w:val="Normal"/>
        <w:widowControl w:val="false"/>
        <w:spacing w:before="120" w:after="120"/>
        <w:jc w:val="center"/>
        <w:rPr>
          <w:bCs/>
          <w:iCs/>
        </w:rPr>
      </w:pPr>
      <w:r>
        <w:rPr>
          <w:b/>
          <w:bCs/>
          <w:iCs/>
          <w:sz w:val="28"/>
          <w:szCs w:val="28"/>
        </w:rPr>
        <w:t>Chương VII</w:t>
      </w:r>
    </w:p>
    <w:p>
      <w:pPr>
        <w:pStyle w:val="Normal"/>
        <w:widowControl w:val="false"/>
        <w:spacing w:before="120" w:after="120"/>
        <w:jc w:val="center"/>
        <w:rPr>
          <w:b/>
          <w:bCs/>
          <w:sz w:val="28"/>
          <w:szCs w:val="28"/>
        </w:rPr>
      </w:pPr>
      <w:r>
        <w:rPr>
          <w:b/>
          <w:bCs/>
          <w:sz w:val="28"/>
          <w:szCs w:val="28"/>
        </w:rPr>
        <w:t xml:space="preserve">ĐIỀU KIỆN BẢO HỘ QUYỀN SỞ HỮU CÔNG NGHIỆP </w:t>
      </w:r>
    </w:p>
    <w:p>
      <w:pPr>
        <w:pStyle w:val="Normal"/>
        <w:spacing w:before="120" w:after="120"/>
        <w:jc w:val="center"/>
        <w:rPr>
          <w:b/>
          <w:bCs/>
          <w:iCs/>
          <w:sz w:val="28"/>
          <w:szCs w:val="28"/>
        </w:rPr>
      </w:pPr>
      <w:r>
        <w:rPr>
          <w:b/>
          <w:bCs/>
          <w:iCs/>
          <w:sz w:val="28"/>
          <w:szCs w:val="28"/>
        </w:rPr>
        <w:t>Mục 1</w:t>
      </w:r>
    </w:p>
    <w:p>
      <w:pPr>
        <w:pStyle w:val="Normal"/>
        <w:spacing w:before="120" w:after="120"/>
        <w:jc w:val="center"/>
        <w:rPr>
          <w:b/>
          <w:sz w:val="28"/>
          <w:szCs w:val="28"/>
        </w:rPr>
      </w:pPr>
      <w:r>
        <w:rPr>
          <w:b/>
          <w:sz w:val="28"/>
          <w:szCs w:val="28"/>
        </w:rPr>
        <w:t>ĐIỀU KIỆN BẢO HỘ ĐỐI VỚI SÁNG CHẾ</w:t>
      </w:r>
    </w:p>
    <w:p>
      <w:pPr>
        <w:pStyle w:val="Normal"/>
        <w:widowControl w:val="false"/>
        <w:spacing w:before="120" w:after="120"/>
        <w:ind w:firstLine="560" w:right="0"/>
        <w:jc w:val="both"/>
        <w:rPr/>
      </w:pPr>
      <w:r>
        <w:rPr>
          <w:b/>
          <w:bCs/>
          <w:sz w:val="28"/>
          <w:szCs w:val="28"/>
        </w:rPr>
        <w:t xml:space="preserve">Điều 58. </w:t>
      </w:r>
      <w:r>
        <w:rPr>
          <w:b/>
          <w:bCs/>
          <w:iCs/>
          <w:sz w:val="28"/>
          <w:szCs w:val="28"/>
        </w:rPr>
        <w:t xml:space="preserve">Điều kiện chung đối với sáng chế được bảo hộ  </w:t>
      </w:r>
    </w:p>
    <w:p>
      <w:pPr>
        <w:pStyle w:val="Normal"/>
        <w:widowControl w:val="false"/>
        <w:spacing w:before="120" w:after="120"/>
        <w:ind w:firstLine="560" w:right="0"/>
        <w:jc w:val="both"/>
        <w:rPr>
          <w:sz w:val="28"/>
          <w:szCs w:val="28"/>
        </w:rPr>
      </w:pPr>
      <w:r>
        <w:rPr>
          <w:sz w:val="28"/>
          <w:szCs w:val="28"/>
        </w:rPr>
        <w:t xml:space="preserve">1. Sáng chế được bảo hộ dưới hình thức cấp Bằng độc quyền sáng chế nếu đáp ứng các điều kiện sau đây: </w:t>
      </w:r>
    </w:p>
    <w:p>
      <w:pPr>
        <w:pStyle w:val="Normal"/>
        <w:widowControl w:val="false"/>
        <w:spacing w:before="120" w:after="120"/>
        <w:ind w:firstLine="560" w:right="0"/>
        <w:jc w:val="both"/>
        <w:rPr>
          <w:sz w:val="28"/>
          <w:szCs w:val="28"/>
        </w:rPr>
      </w:pPr>
      <w:r>
        <w:rPr>
          <w:sz w:val="28"/>
          <w:szCs w:val="28"/>
        </w:rPr>
        <w:t>a) Có tính mới;</w:t>
      </w:r>
    </w:p>
    <w:p>
      <w:pPr>
        <w:pStyle w:val="Normal"/>
        <w:widowControl w:val="false"/>
        <w:spacing w:before="120" w:after="120"/>
        <w:ind w:firstLine="560" w:right="0"/>
        <w:jc w:val="both"/>
        <w:rPr>
          <w:sz w:val="28"/>
          <w:szCs w:val="28"/>
        </w:rPr>
      </w:pPr>
      <w:r>
        <w:rPr>
          <w:sz w:val="28"/>
          <w:szCs w:val="28"/>
        </w:rPr>
        <w:t>b) Có trình độ sáng tạo;</w:t>
      </w:r>
    </w:p>
    <w:p>
      <w:pPr>
        <w:pStyle w:val="Normal"/>
        <w:widowControl w:val="false"/>
        <w:spacing w:before="120" w:after="120"/>
        <w:ind w:firstLine="560" w:right="0"/>
        <w:jc w:val="both"/>
        <w:rPr>
          <w:sz w:val="28"/>
          <w:szCs w:val="28"/>
        </w:rPr>
      </w:pPr>
      <w:r>
        <w:rPr>
          <w:sz w:val="28"/>
          <w:szCs w:val="28"/>
        </w:rPr>
        <w:t>c) Có khả năng áp dụng công nghiệp.</w:t>
      </w:r>
    </w:p>
    <w:p>
      <w:pPr>
        <w:pStyle w:val="Normal"/>
        <w:widowControl w:val="false"/>
        <w:spacing w:before="120" w:after="120"/>
        <w:ind w:firstLine="560" w:right="0"/>
        <w:jc w:val="both"/>
        <w:rPr/>
      </w:pPr>
      <w:r>
        <w:rPr>
          <w:sz w:val="28"/>
          <w:szCs w:val="28"/>
        </w:rPr>
        <w:t>2. Sáng chế được bảo hộ dưới hình thức cấp Bằng độc quyền giải pháp hữu ích nếu không phải là hiểu biết thông thường và đáp ứng các điều kiện sau đây:</w:t>
      </w:r>
    </w:p>
    <w:p>
      <w:pPr>
        <w:pStyle w:val="Normal"/>
        <w:widowControl w:val="false"/>
        <w:spacing w:before="120" w:after="120"/>
        <w:ind w:firstLine="560" w:right="0"/>
        <w:jc w:val="both"/>
        <w:rPr>
          <w:sz w:val="28"/>
          <w:szCs w:val="28"/>
        </w:rPr>
      </w:pPr>
      <w:r>
        <w:rPr>
          <w:sz w:val="28"/>
          <w:szCs w:val="28"/>
        </w:rPr>
        <w:t>a) Có tính mới;</w:t>
      </w:r>
    </w:p>
    <w:p>
      <w:pPr>
        <w:pStyle w:val="Normal"/>
        <w:widowControl w:val="false"/>
        <w:spacing w:before="120" w:after="120"/>
        <w:ind w:firstLine="560" w:right="0"/>
        <w:jc w:val="both"/>
        <w:rPr>
          <w:sz w:val="28"/>
          <w:szCs w:val="28"/>
        </w:rPr>
      </w:pPr>
      <w:r>
        <w:rPr>
          <w:sz w:val="28"/>
          <w:szCs w:val="28"/>
        </w:rPr>
        <w:t>b) Có khả năng áp dụng công nghiệp.</w:t>
      </w:r>
    </w:p>
    <w:p>
      <w:pPr>
        <w:pStyle w:val="Normal"/>
        <w:widowControl w:val="false"/>
        <w:spacing w:before="120" w:after="120"/>
        <w:ind w:firstLine="560" w:right="0"/>
        <w:jc w:val="both"/>
        <w:rPr/>
      </w:pPr>
      <w:r>
        <w:rPr>
          <w:b/>
          <w:bCs/>
          <w:sz w:val="28"/>
          <w:szCs w:val="28"/>
        </w:rPr>
        <w:t xml:space="preserve">Điều 59. </w:t>
      </w:r>
      <w:r>
        <w:rPr>
          <w:b/>
          <w:bCs/>
          <w:iCs/>
          <w:sz w:val="28"/>
          <w:szCs w:val="28"/>
        </w:rPr>
        <w:t xml:space="preserve">Đối tượng không được bảo hộ với danh nghĩa sáng chế    </w:t>
      </w:r>
    </w:p>
    <w:p>
      <w:pPr>
        <w:pStyle w:val="Normal"/>
        <w:widowControl w:val="false"/>
        <w:spacing w:before="120" w:after="120"/>
        <w:ind w:firstLine="560" w:right="0"/>
        <w:jc w:val="both"/>
        <w:rPr/>
      </w:pPr>
      <w:r>
        <w:rPr>
          <w:sz w:val="28"/>
          <w:szCs w:val="28"/>
        </w:rPr>
        <w:t>Các đối tượng sau đây không được bảo hộ với danh nghĩa sáng chế:</w:t>
      </w:r>
    </w:p>
    <w:p>
      <w:pPr>
        <w:pStyle w:val="Normal"/>
        <w:widowControl w:val="false"/>
        <w:spacing w:before="120" w:after="120"/>
        <w:ind w:firstLine="560" w:right="0"/>
        <w:jc w:val="both"/>
        <w:rPr>
          <w:sz w:val="28"/>
          <w:szCs w:val="28"/>
        </w:rPr>
      </w:pPr>
      <w:r>
        <w:rPr>
          <w:sz w:val="28"/>
          <w:szCs w:val="28"/>
        </w:rPr>
        <w:t xml:space="preserve">1. Phát minh, lý thuyết khoa học, phương pháp toán học; </w:t>
      </w:r>
    </w:p>
    <w:p>
      <w:pPr>
        <w:pStyle w:val="Normal"/>
        <w:widowControl w:val="false"/>
        <w:spacing w:before="120" w:after="120"/>
        <w:ind w:firstLine="560" w:right="0"/>
        <w:jc w:val="both"/>
        <w:rPr>
          <w:spacing w:val="-2"/>
          <w:sz w:val="28"/>
          <w:szCs w:val="28"/>
        </w:rPr>
      </w:pPr>
      <w:r>
        <w:rPr>
          <w:spacing w:val="-2"/>
          <w:sz w:val="28"/>
          <w:szCs w:val="28"/>
        </w:rPr>
        <w:t>2. Sơ đồ, kế hoạch, quy tắc và phương pháp để thực hiện các hoạt động trí óc, huấn luyện vật nuôi, thực hiện trò chơi, kinh doanh; chương trình máy tính;</w:t>
      </w:r>
    </w:p>
    <w:p>
      <w:pPr>
        <w:pStyle w:val="Normal"/>
        <w:widowControl w:val="false"/>
        <w:spacing w:before="120" w:after="120"/>
        <w:ind w:firstLine="560" w:right="0"/>
        <w:jc w:val="both"/>
        <w:rPr/>
      </w:pPr>
      <w:r>
        <w:rPr>
          <w:sz w:val="28"/>
          <w:szCs w:val="28"/>
        </w:rPr>
        <w:t>3. Cách thức thể hiện thông tin;</w:t>
      </w:r>
    </w:p>
    <w:p>
      <w:pPr>
        <w:pStyle w:val="Normal"/>
        <w:widowControl w:val="false"/>
        <w:spacing w:before="120" w:after="120"/>
        <w:ind w:firstLine="560" w:right="0"/>
        <w:jc w:val="both"/>
        <w:rPr>
          <w:sz w:val="28"/>
          <w:szCs w:val="28"/>
        </w:rPr>
      </w:pPr>
      <w:r>
        <w:rPr>
          <w:sz w:val="28"/>
          <w:szCs w:val="28"/>
        </w:rPr>
        <w:t>4. Giải pháp chỉ mang đặc tính thẩm mỹ;</w:t>
      </w:r>
    </w:p>
    <w:p>
      <w:pPr>
        <w:pStyle w:val="Normal"/>
        <w:widowControl w:val="false"/>
        <w:spacing w:before="120" w:after="120"/>
        <w:ind w:firstLine="560" w:right="0"/>
        <w:jc w:val="both"/>
        <w:rPr>
          <w:sz w:val="28"/>
          <w:szCs w:val="28"/>
        </w:rPr>
      </w:pPr>
      <w:r>
        <w:rPr>
          <w:sz w:val="28"/>
          <w:szCs w:val="28"/>
        </w:rPr>
        <w:t>5. Giống thực vật, giống động vật;</w:t>
      </w:r>
    </w:p>
    <w:p>
      <w:pPr>
        <w:pStyle w:val="Normal"/>
        <w:widowControl w:val="false"/>
        <w:spacing w:before="120" w:after="120"/>
        <w:ind w:firstLine="560" w:right="0"/>
        <w:jc w:val="both"/>
        <w:rPr>
          <w:sz w:val="28"/>
          <w:szCs w:val="28"/>
        </w:rPr>
      </w:pPr>
      <w:r>
        <w:rPr>
          <w:sz w:val="28"/>
          <w:szCs w:val="28"/>
        </w:rPr>
        <w:t>6. Quy trình sản xuất thực vật, động vật chủ yếu mang bản chất sinh học mà không phải là quy trình vi sinh;</w:t>
      </w:r>
    </w:p>
    <w:p>
      <w:pPr>
        <w:pStyle w:val="Normal"/>
        <w:widowControl w:val="false"/>
        <w:spacing w:before="120" w:after="120"/>
        <w:ind w:firstLine="560" w:right="0"/>
        <w:jc w:val="both"/>
        <w:rPr/>
      </w:pPr>
      <w:r>
        <w:rPr>
          <w:spacing w:val="-2"/>
          <w:sz w:val="28"/>
          <w:szCs w:val="28"/>
        </w:rPr>
        <w:t>7. Phương pháp phòng ngừa, chẩn đoán và chữa bệnh cho người và động vật.</w:t>
      </w:r>
    </w:p>
    <w:p>
      <w:pPr>
        <w:pStyle w:val="Normal"/>
        <w:widowControl w:val="false"/>
        <w:spacing w:before="120" w:after="120"/>
        <w:ind w:firstLine="560" w:right="0"/>
        <w:jc w:val="both"/>
        <w:rPr/>
      </w:pPr>
      <w:r>
        <w:rPr>
          <w:b/>
          <w:bCs/>
          <w:sz w:val="28"/>
          <w:szCs w:val="28"/>
        </w:rPr>
        <w:t xml:space="preserve">Điều 60. </w:t>
      </w:r>
      <w:r>
        <w:rPr>
          <w:b/>
          <w:bCs/>
          <w:iCs/>
          <w:sz w:val="28"/>
          <w:szCs w:val="28"/>
        </w:rPr>
        <w:t>Tính mới của sáng chế</w:t>
      </w:r>
    </w:p>
    <w:p>
      <w:pPr>
        <w:pStyle w:val="NormalWeb"/>
        <w:widowControl w:val="false"/>
        <w:snapToGrid w:val="false"/>
        <w:spacing w:lineRule="exact" w:line="350" w:before="120" w:after="120"/>
        <w:ind w:firstLine="560" w:right="0"/>
        <w:jc w:val="both"/>
        <w:rPr/>
      </w:pPr>
      <w:r>
        <w:rPr>
          <w:sz w:val="28"/>
          <w:szCs w:val="28"/>
          <w:lang w:val="en-US"/>
        </w:rPr>
        <w:t>1.</w:t>
      </w:r>
      <w:r>
        <w:rPr>
          <w:rStyle w:val="FootnoteCharacters"/>
          <w:rStyle w:val="FootnoteReference"/>
          <w:sz w:val="28"/>
          <w:szCs w:val="28"/>
          <w:lang w:val="en-US"/>
        </w:rPr>
        <w:footnoteReference w:id="67"/>
      </w:r>
      <w:r>
        <w:rPr>
          <w:sz w:val="28"/>
          <w:szCs w:val="28"/>
          <w:lang w:val="en-US"/>
        </w:rPr>
        <w:t xml:space="preserve"> Sáng chế được coi là có tính mới nếu không thuộc một trong các trường hợp sau đây:</w:t>
      </w:r>
    </w:p>
    <w:p>
      <w:pPr>
        <w:pStyle w:val="NormalWeb"/>
        <w:widowControl w:val="false"/>
        <w:snapToGrid w:val="false"/>
        <w:spacing w:lineRule="exact" w:line="350" w:before="120" w:after="120"/>
        <w:ind w:firstLine="560" w:right="0"/>
        <w:jc w:val="both"/>
        <w:rPr/>
      </w:pPr>
      <w:r>
        <w:rPr>
          <w:spacing w:val="-2"/>
          <w:sz w:val="28"/>
          <w:szCs w:val="28"/>
          <w:lang w:val="en-US"/>
        </w:rPr>
        <w:t xml:space="preserve">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 </w:t>
      </w:r>
    </w:p>
    <w:p>
      <w:pPr>
        <w:pStyle w:val="Normal"/>
        <w:widowControl w:val="false"/>
        <w:spacing w:before="120" w:after="120"/>
        <w:ind w:firstLine="560" w:right="0"/>
        <w:jc w:val="both"/>
        <w:rPr>
          <w:sz w:val="28"/>
          <w:szCs w:val="28"/>
        </w:rPr>
      </w:pPr>
      <w:r>
        <w:rPr>
          <w:sz w:val="28"/>
          <w:szCs w:val="28"/>
        </w:rPr>
        <w:t>b) Bị bộc lộ trong đơn đăng ký sáng chế khác có ngày nộp đơn hoặc ngày ưu tiên sớm hơn nhưng được công bố vào hoặc sau ngày nộp đơn hoặc ngày ưu tiên của đơn đăng ký sáng chế đó.</w:t>
      </w:r>
    </w:p>
    <w:p>
      <w:pPr>
        <w:pStyle w:val="Normal"/>
        <w:widowControl w:val="false"/>
        <w:spacing w:before="120" w:after="120"/>
        <w:ind w:firstLine="560" w:right="0"/>
        <w:jc w:val="both"/>
        <w:rPr>
          <w:sz w:val="28"/>
          <w:szCs w:val="28"/>
        </w:rPr>
      </w:pPr>
      <w:r>
        <w:rPr>
          <w:sz w:val="28"/>
          <w:szCs w:val="28"/>
        </w:rPr>
        <w:t>2. Sáng chế được coi là chưa bị bộc lộ công khai nếu chỉ có một số người có hạn được biết và có nghĩa vụ giữ bí mật về sáng chế đó.</w:t>
      </w:r>
    </w:p>
    <w:p>
      <w:pPr>
        <w:pStyle w:val="Normal"/>
        <w:widowControl w:val="false"/>
        <w:spacing w:before="0" w:after="120"/>
        <w:ind w:firstLine="560" w:right="0"/>
        <w:jc w:val="both"/>
        <w:rPr/>
      </w:pPr>
      <w:r>
        <w:rPr>
          <w:sz w:val="28"/>
          <w:szCs w:val="28"/>
        </w:rPr>
        <w:t>3.</w:t>
      </w:r>
      <w:r>
        <w:rPr>
          <w:rStyle w:val="FootnoteCharacters"/>
          <w:rStyle w:val="FootnoteReference"/>
          <w:sz w:val="28"/>
          <w:szCs w:val="28"/>
        </w:rPr>
        <w:footnoteReference w:id="68"/>
      </w:r>
      <w:r>
        <w:rPr>
          <w:sz w:val="28"/>
          <w:szCs w:val="28"/>
        </w:rPr>
        <w:t xml:space="preserve"> </w:t>
      </w:r>
      <w:r>
        <w:rPr>
          <w:sz w:val="28"/>
        </w:rPr>
        <w:t>Sáng chế không bị coi là mất tính mới nếu được người có quyền đăng ký quy định tại Điều 86, Điều 86a</w:t>
      </w:r>
      <w:r>
        <w:rPr>
          <w:rStyle w:val="FootnoteCharacters"/>
          <w:rStyle w:val="FootnoteReference"/>
          <w:sz w:val="28"/>
        </w:rPr>
        <w:footnoteReference w:id="69"/>
      </w:r>
      <w:r>
        <w:rPr>
          <w:sz w:val="28"/>
        </w:rPr>
        <w:t xml:space="preserve"> của Luật này hoặc người có được thông tin về sáng chế một cách trực tiếp hoặc gián tiếp từ người đó bộc lộ công khai với điều kiện đơn đăng ký sáng chế được nộp tại Việt Nam trong thời hạn mười hai tháng kể từ ngày bộc lộ.</w:t>
      </w:r>
    </w:p>
    <w:p>
      <w:pPr>
        <w:pStyle w:val="Normal"/>
        <w:widowControl w:val="false"/>
        <w:spacing w:before="120" w:after="120"/>
        <w:ind w:firstLine="560" w:right="0"/>
        <w:jc w:val="both"/>
        <w:rPr/>
      </w:pPr>
      <w:r>
        <w:rPr>
          <w:sz w:val="28"/>
        </w:rPr>
        <w:t>4.</w:t>
      </w:r>
      <w:r>
        <w:rPr>
          <w:rStyle w:val="FootnoteCharacters"/>
          <w:rStyle w:val="FootnoteReference"/>
          <w:sz w:val="28"/>
        </w:rPr>
        <w:footnoteReference w:id="70"/>
      </w:r>
      <w:r>
        <w:rPr>
          <w:sz w:val="28"/>
        </w:rPr>
        <w:t xml:space="preserve"> Quy định tại khoản 3 Điều này cũng áp dụng đối với sáng chế được bộc lộ trong đơn đăng ký sở hữu công nghiệp hoặc văn bằng bảo hộ sở hữu công nghiệp do cơ quan quản lý nhà nước về sở hữu công nghiệp công bố trong trường hợp việc công bố không phù hợp với quy định của pháp luật hoặc đơn do người không có quyền đăng ký nộp.</w:t>
      </w:r>
    </w:p>
    <w:p>
      <w:pPr>
        <w:pStyle w:val="Normal"/>
        <w:widowControl w:val="false"/>
        <w:spacing w:before="120" w:after="120"/>
        <w:ind w:firstLine="560" w:right="0"/>
        <w:jc w:val="both"/>
        <w:rPr>
          <w:b/>
          <w:bCs/>
          <w:iCs/>
          <w:sz w:val="28"/>
          <w:szCs w:val="28"/>
        </w:rPr>
      </w:pPr>
      <w:r>
        <w:rPr>
          <w:b/>
          <w:bCs/>
          <w:sz w:val="28"/>
          <w:szCs w:val="28"/>
        </w:rPr>
        <w:t xml:space="preserve">Điều 61. </w:t>
      </w:r>
      <w:r>
        <w:rPr>
          <w:b/>
          <w:bCs/>
          <w:iCs/>
          <w:sz w:val="28"/>
          <w:szCs w:val="28"/>
        </w:rPr>
        <w:t>Trình độ sáng tạo của sáng chế</w:t>
      </w:r>
      <w:r>
        <w:rPr>
          <w:rStyle w:val="FootnoteCharacters"/>
          <w:rStyle w:val="FootnoteReference"/>
          <w:bCs/>
          <w:iCs/>
          <w:sz w:val="28"/>
          <w:szCs w:val="28"/>
        </w:rPr>
        <w:footnoteReference w:id="71"/>
      </w:r>
      <w:r>
        <w:rPr>
          <w:bCs/>
          <w:iCs/>
          <w:sz w:val="28"/>
          <w:szCs w:val="28"/>
        </w:rPr>
        <w:t xml:space="preserve"> </w:t>
      </w:r>
    </w:p>
    <w:p>
      <w:pPr>
        <w:pStyle w:val="Normal"/>
        <w:widowControl w:val="false"/>
        <w:spacing w:before="0" w:after="120"/>
        <w:ind w:firstLine="560" w:right="0"/>
        <w:jc w:val="both"/>
        <w:rPr/>
      </w:pPr>
      <w:r>
        <w:rPr>
          <w:sz w:val="28"/>
        </w:rPr>
        <w:t xml:space="preserve">1. 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 </w:t>
      </w:r>
    </w:p>
    <w:p>
      <w:pPr>
        <w:pStyle w:val="Normal"/>
        <w:widowControl w:val="false"/>
        <w:spacing w:before="120" w:after="120"/>
        <w:ind w:firstLine="560" w:right="0"/>
        <w:jc w:val="both"/>
        <w:rPr/>
      </w:pPr>
      <w:r>
        <w:rPr>
          <w:rFonts w:eastAsia="Calibri"/>
          <w:sz w:val="28"/>
        </w:rPr>
        <w:t xml:space="preserve">2. </w:t>
      </w:r>
      <w:r>
        <w:rPr>
          <w:sz w:val="28"/>
        </w:rPr>
        <w:t>Giải</w:t>
      </w:r>
      <w:r>
        <w:rPr>
          <w:iCs/>
          <w:sz w:val="28"/>
          <w:szCs w:val="28"/>
        </w:rPr>
        <w:t xml:space="preserve"> pháp kỹ thuật là</w:t>
      </w:r>
      <w:r>
        <w:rPr>
          <w:sz w:val="28"/>
          <w:szCs w:val="28"/>
        </w:rPr>
        <w:t xml:space="preserve"> sáng</w:t>
      </w:r>
      <w:r>
        <w:rPr>
          <w:sz w:val="28"/>
        </w:rPr>
        <w:t xml:space="preserve"> chế được bộc lộ theo quy định tại khoản 3 và khoản 4 Điều 60 của Luật này không được lấy làm cơ sở để đánh giá trình độ sáng tạo của sáng chế đó</w:t>
      </w:r>
      <w:r>
        <w:rPr>
          <w:sz w:val="28"/>
          <w:szCs w:val="28"/>
        </w:rPr>
        <w:t>.</w:t>
      </w:r>
    </w:p>
    <w:p>
      <w:pPr>
        <w:pStyle w:val="Normal"/>
        <w:widowControl w:val="false"/>
        <w:spacing w:before="120" w:after="120"/>
        <w:ind w:firstLine="560" w:right="0"/>
        <w:jc w:val="both"/>
        <w:rPr/>
      </w:pPr>
      <w:r>
        <w:rPr>
          <w:b/>
          <w:bCs/>
          <w:sz w:val="28"/>
          <w:szCs w:val="28"/>
        </w:rPr>
        <w:t xml:space="preserve">Điều 62. </w:t>
      </w:r>
      <w:r>
        <w:rPr>
          <w:b/>
          <w:bCs/>
          <w:iCs/>
          <w:sz w:val="28"/>
          <w:szCs w:val="28"/>
        </w:rPr>
        <w:t xml:space="preserve">Khả năng áp dụng công nghiệp của sáng chế </w:t>
      </w:r>
    </w:p>
    <w:p>
      <w:pPr>
        <w:pStyle w:val="Normal"/>
        <w:widowControl w:val="false"/>
        <w:spacing w:before="120" w:after="120"/>
        <w:ind w:firstLine="560" w:right="0"/>
        <w:jc w:val="both"/>
        <w:rPr/>
      </w:pPr>
      <w:r>
        <w:rPr>
          <w:sz w:val="28"/>
          <w:szCs w:val="28"/>
        </w:rPr>
        <w:t>Sáng chế được coi là có khả năng áp dụng công nghiệp nếu có thể thực hiện được việc chế tạo, sản xuất hàng loạt sản phẩm hoặc áp dụng lặp đi lặp lại quy trình là nội dung của sáng chế và thu được kết quả ổn định.</w:t>
      </w:r>
    </w:p>
    <w:p>
      <w:pPr>
        <w:pStyle w:val="Normal"/>
        <w:spacing w:before="240" w:after="120"/>
        <w:jc w:val="center"/>
        <w:rPr>
          <w:b/>
          <w:bCs/>
          <w:iCs/>
          <w:sz w:val="28"/>
          <w:szCs w:val="28"/>
        </w:rPr>
      </w:pPr>
      <w:r>
        <w:rPr>
          <w:b/>
          <w:bCs/>
          <w:iCs/>
          <w:sz w:val="28"/>
          <w:szCs w:val="28"/>
        </w:rPr>
        <w:t>Mục 2</w:t>
      </w:r>
    </w:p>
    <w:p>
      <w:pPr>
        <w:pStyle w:val="Normal"/>
        <w:spacing w:before="120" w:after="240"/>
        <w:jc w:val="center"/>
        <w:rPr>
          <w:b/>
          <w:sz w:val="28"/>
          <w:szCs w:val="28"/>
        </w:rPr>
      </w:pPr>
      <w:r>
        <w:rPr>
          <w:b/>
          <w:sz w:val="28"/>
          <w:szCs w:val="28"/>
        </w:rPr>
        <w:t>ĐIỀU KIỆN BẢO HỘ ĐỐI VỚI KIỂU DÁNG CÔNG NGHIỆP</w:t>
      </w:r>
    </w:p>
    <w:p>
      <w:pPr>
        <w:pStyle w:val="Normal"/>
        <w:widowControl w:val="false"/>
        <w:spacing w:before="120" w:after="120"/>
        <w:ind w:firstLine="560" w:right="0"/>
        <w:rPr/>
      </w:pPr>
      <w:r>
        <w:rPr>
          <w:b/>
          <w:bCs/>
          <w:sz w:val="28"/>
          <w:szCs w:val="28"/>
        </w:rPr>
        <w:t xml:space="preserve">Điều 63. </w:t>
      </w:r>
      <w:r>
        <w:rPr>
          <w:b/>
          <w:bCs/>
          <w:iCs/>
          <w:sz w:val="28"/>
          <w:szCs w:val="28"/>
        </w:rPr>
        <w:t>Điều kiện chung đối với kiểu dáng công nghiệp được bảo hộ</w:t>
      </w:r>
    </w:p>
    <w:p>
      <w:pPr>
        <w:pStyle w:val="Normal"/>
        <w:widowControl w:val="false"/>
        <w:spacing w:before="120" w:after="120"/>
        <w:ind w:firstLine="560" w:right="0"/>
        <w:jc w:val="both"/>
        <w:rPr>
          <w:sz w:val="28"/>
          <w:szCs w:val="28"/>
        </w:rPr>
      </w:pPr>
      <w:r>
        <w:rPr>
          <w:sz w:val="28"/>
          <w:szCs w:val="28"/>
        </w:rPr>
        <w:t>Kiểu dáng công nghiệp được bảo hộ nếu đáp ứng các điều kiện sau đây:</w:t>
      </w:r>
    </w:p>
    <w:p>
      <w:pPr>
        <w:pStyle w:val="Normal"/>
        <w:widowControl w:val="false"/>
        <w:spacing w:before="120" w:after="120"/>
        <w:ind w:firstLine="560" w:right="0"/>
        <w:jc w:val="both"/>
        <w:rPr>
          <w:sz w:val="28"/>
          <w:szCs w:val="28"/>
        </w:rPr>
      </w:pPr>
      <w:r>
        <w:rPr>
          <w:sz w:val="28"/>
          <w:szCs w:val="28"/>
        </w:rPr>
        <w:t>1. Có tính mới;</w:t>
      </w:r>
    </w:p>
    <w:p>
      <w:pPr>
        <w:pStyle w:val="Normal"/>
        <w:widowControl w:val="false"/>
        <w:spacing w:before="120" w:after="120"/>
        <w:ind w:firstLine="560" w:right="0"/>
        <w:jc w:val="both"/>
        <w:rPr>
          <w:sz w:val="28"/>
          <w:szCs w:val="28"/>
        </w:rPr>
      </w:pPr>
      <w:r>
        <w:rPr>
          <w:sz w:val="28"/>
          <w:szCs w:val="28"/>
        </w:rPr>
        <w:t>2. Có tính sáng tạo;</w:t>
      </w:r>
    </w:p>
    <w:p>
      <w:pPr>
        <w:pStyle w:val="Normal"/>
        <w:widowControl w:val="false"/>
        <w:spacing w:before="120" w:after="120"/>
        <w:ind w:firstLine="560" w:right="0"/>
        <w:jc w:val="both"/>
        <w:rPr/>
      </w:pPr>
      <w:r>
        <w:rPr>
          <w:sz w:val="28"/>
          <w:szCs w:val="28"/>
        </w:rPr>
        <w:t>3. Có khả năng áp dụng công nghiệp.</w:t>
      </w:r>
    </w:p>
    <w:p>
      <w:pPr>
        <w:pStyle w:val="Normal"/>
        <w:widowControl w:val="false"/>
        <w:spacing w:before="120" w:after="120"/>
        <w:ind w:firstLine="560" w:right="0"/>
        <w:jc w:val="both"/>
        <w:rPr/>
      </w:pPr>
      <w:r>
        <w:rPr>
          <w:rFonts w:cs="Times New Roman Bold;Times New Roman" w:ascii="Times New Roman Bold;Times New Roman" w:hAnsi="Times New Roman Bold;Times New Roman"/>
          <w:b/>
          <w:bCs/>
          <w:spacing w:val="-10"/>
          <w:sz w:val="28"/>
          <w:szCs w:val="28"/>
        </w:rPr>
        <w:t xml:space="preserve">Điều 64. </w:t>
      </w:r>
      <w:r>
        <w:rPr>
          <w:rFonts w:cs="Times New Roman Bold;Times New Roman" w:ascii="Times New Roman Bold;Times New Roman" w:hAnsi="Times New Roman Bold;Times New Roman"/>
          <w:b/>
          <w:bCs/>
          <w:iCs/>
          <w:spacing w:val="-10"/>
          <w:sz w:val="28"/>
          <w:szCs w:val="28"/>
        </w:rPr>
        <w:t>Đối tượng không được bảo hộ với danh nghĩa kiểu dáng công nghiệp</w:t>
      </w:r>
    </w:p>
    <w:p>
      <w:pPr>
        <w:pStyle w:val="Normal"/>
        <w:widowControl w:val="false"/>
        <w:spacing w:before="120" w:after="120"/>
        <w:ind w:firstLine="560" w:right="0"/>
        <w:jc w:val="both"/>
        <w:rPr>
          <w:spacing w:val="4"/>
          <w:sz w:val="28"/>
          <w:szCs w:val="28"/>
        </w:rPr>
      </w:pPr>
      <w:r>
        <w:rPr>
          <w:spacing w:val="4"/>
          <w:sz w:val="28"/>
          <w:szCs w:val="28"/>
        </w:rPr>
        <w:t>Các đối tượng sau đây không được bảo hộ với danh nghĩa kiểu dáng công nghiệp:</w:t>
      </w:r>
    </w:p>
    <w:p>
      <w:pPr>
        <w:pStyle w:val="Normal"/>
        <w:widowControl w:val="false"/>
        <w:spacing w:before="120" w:after="120"/>
        <w:ind w:firstLine="560" w:right="0"/>
        <w:jc w:val="both"/>
        <w:rPr/>
      </w:pPr>
      <w:r>
        <w:rPr>
          <w:sz w:val="28"/>
          <w:szCs w:val="28"/>
        </w:rPr>
        <w:t>1. Hình dáng bên ngoài của sản phẩm do đặc tính kỹ thuật của sản phẩm bắt buộc phải có;</w:t>
      </w:r>
    </w:p>
    <w:p>
      <w:pPr>
        <w:pStyle w:val="Normal"/>
        <w:widowControl w:val="false"/>
        <w:spacing w:before="120" w:after="120"/>
        <w:ind w:firstLine="560" w:right="0"/>
        <w:jc w:val="both"/>
        <w:rPr>
          <w:spacing w:val="-4"/>
          <w:sz w:val="28"/>
          <w:szCs w:val="28"/>
        </w:rPr>
      </w:pPr>
      <w:r>
        <w:rPr>
          <w:spacing w:val="-4"/>
          <w:sz w:val="28"/>
          <w:szCs w:val="28"/>
        </w:rPr>
        <w:t>2. Hình dáng bên ngoài của công trình xây dựng dân dụng hoặc công nghiệp;</w:t>
      </w:r>
    </w:p>
    <w:p>
      <w:pPr>
        <w:pStyle w:val="Normal"/>
        <w:widowControl w:val="false"/>
        <w:spacing w:before="120" w:after="120"/>
        <w:ind w:firstLine="560" w:right="0"/>
        <w:jc w:val="both"/>
        <w:rPr>
          <w:sz w:val="28"/>
          <w:szCs w:val="28"/>
        </w:rPr>
      </w:pPr>
      <w:r>
        <w:rPr>
          <w:sz w:val="28"/>
          <w:szCs w:val="28"/>
        </w:rPr>
        <w:t>3. Hình dáng của sản phẩm không nhìn thấy được trong quá trình sử dụng sản phẩm.</w:t>
      </w:r>
    </w:p>
    <w:p>
      <w:pPr>
        <w:pStyle w:val="Normal"/>
        <w:widowControl w:val="false"/>
        <w:spacing w:before="120" w:after="120"/>
        <w:ind w:firstLine="560" w:right="0"/>
        <w:rPr/>
      </w:pPr>
      <w:r>
        <w:rPr>
          <w:b/>
          <w:bCs/>
          <w:sz w:val="28"/>
          <w:szCs w:val="28"/>
        </w:rPr>
        <w:t xml:space="preserve">Điều 65. </w:t>
      </w:r>
      <w:r>
        <w:rPr>
          <w:b/>
          <w:bCs/>
          <w:iCs/>
          <w:sz w:val="28"/>
          <w:szCs w:val="28"/>
        </w:rPr>
        <w:t>Tính mới của kiểu dáng công nghiệp</w:t>
        <w:tab/>
      </w:r>
    </w:p>
    <w:p>
      <w:pPr>
        <w:pStyle w:val="Normal"/>
        <w:widowControl w:val="false"/>
        <w:spacing w:before="120" w:after="120"/>
        <w:ind w:firstLine="560" w:right="0"/>
        <w:jc w:val="both"/>
        <w:rPr/>
      </w:pPr>
      <w:r>
        <w:rPr>
          <w:spacing w:val="-2"/>
          <w:sz w:val="28"/>
          <w:szCs w:val="28"/>
        </w:rPr>
        <w:t>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trong nước hoặc ở nước ngoài trước ngày nộp đơn hoặc trước ngày ưu tiên nếu đơn đăng ký kiểu dáng công nghiệp được hưởng quyền ưu tiên.</w:t>
      </w:r>
    </w:p>
    <w:p>
      <w:pPr>
        <w:pStyle w:val="Normal"/>
        <w:widowControl w:val="false"/>
        <w:spacing w:before="120" w:after="120"/>
        <w:ind w:firstLine="560" w:right="0"/>
        <w:jc w:val="both"/>
        <w:rPr/>
      </w:pPr>
      <w:r>
        <w:rPr>
          <w:sz w:val="28"/>
          <w:szCs w:val="28"/>
        </w:rPr>
        <w:t>2. Hai kiểu dáng công nghiệp không được coi là khác biệt đáng kể với nhau nếu chỉ khác biệt về những đặc điểm tạo dáng không dễ dàng nhận biết, ghi nhớ và không thể dùng để phân biệt tổng thể hai kiểu dáng công nghiệp đó.</w:t>
      </w:r>
    </w:p>
    <w:p>
      <w:pPr>
        <w:pStyle w:val="Normal"/>
        <w:widowControl w:val="false"/>
        <w:spacing w:before="120" w:after="120"/>
        <w:ind w:firstLine="560" w:right="0"/>
        <w:jc w:val="both"/>
        <w:rPr>
          <w:sz w:val="28"/>
          <w:szCs w:val="28"/>
        </w:rPr>
      </w:pPr>
      <w:r>
        <w:rPr>
          <w:sz w:val="28"/>
          <w:szCs w:val="28"/>
        </w:rPr>
        <w:t>3. Kiểu dáng công nghiệp được coi là chưa bị bộc lộ công khai nếu chỉ có một số người có hạn được biết và có nghĩa vụ giữ bí mật về kiểu dáng công nghiệp đó.</w:t>
      </w:r>
    </w:p>
    <w:p>
      <w:pPr>
        <w:pStyle w:val="Normal"/>
        <w:widowControl w:val="false"/>
        <w:spacing w:before="120" w:after="120"/>
        <w:ind w:firstLine="560" w:right="0"/>
        <w:jc w:val="both"/>
        <w:rPr/>
      </w:pPr>
      <w:r>
        <w:rPr>
          <w:sz w:val="28"/>
          <w:szCs w:val="28"/>
        </w:rPr>
        <w:t>4. Kiểu dáng công nghiệp không bị coi là mất tính mới nếu được công bố trong các trường hợp sau đây với điều kiện đơn đăng ký kiểu dáng công nghiệp được nộp trong thời hạn sáu tháng kể từ ngày công bố:</w:t>
      </w:r>
    </w:p>
    <w:p>
      <w:pPr>
        <w:pStyle w:val="Normal"/>
        <w:widowControl w:val="false"/>
        <w:spacing w:before="120" w:after="120"/>
        <w:ind w:firstLine="560" w:right="0"/>
        <w:jc w:val="both"/>
        <w:rPr/>
      </w:pPr>
      <w:r>
        <w:rPr>
          <w:spacing w:val="-2"/>
          <w:sz w:val="28"/>
          <w:szCs w:val="28"/>
        </w:rPr>
        <w:t>a) Kiểu dáng công nghiệp bị người khác công bố nhưng không được phép của người có quyền đăng ký quy định tại Điều 86, Điều 86a</w:t>
      </w:r>
      <w:r>
        <w:rPr>
          <w:rStyle w:val="FootnoteCharacters"/>
          <w:rStyle w:val="FootnoteReference"/>
          <w:spacing w:val="-2"/>
          <w:sz w:val="28"/>
          <w:szCs w:val="28"/>
        </w:rPr>
        <w:footnoteReference w:id="72"/>
      </w:r>
      <w:r>
        <w:rPr>
          <w:spacing w:val="-2"/>
          <w:sz w:val="28"/>
          <w:szCs w:val="28"/>
        </w:rPr>
        <w:t xml:space="preserve"> của Luật này;</w:t>
      </w:r>
    </w:p>
    <w:p>
      <w:pPr>
        <w:pStyle w:val="Normal"/>
        <w:widowControl w:val="false"/>
        <w:spacing w:before="120" w:after="120"/>
        <w:ind w:firstLine="560" w:right="0"/>
        <w:jc w:val="both"/>
        <w:rPr/>
      </w:pPr>
      <w:r>
        <w:rPr>
          <w:sz w:val="28"/>
          <w:szCs w:val="28"/>
        </w:rPr>
        <w:t>b) Kiểu dáng công nghiệp được người có quyền đăng ký quy định tại Điều 86, Điều 86a</w:t>
      </w:r>
      <w:r>
        <w:rPr>
          <w:rStyle w:val="FootnoteCharacters"/>
          <w:rStyle w:val="FootnoteReference"/>
          <w:sz w:val="28"/>
          <w:szCs w:val="28"/>
        </w:rPr>
        <w:footnoteReference w:id="73"/>
      </w:r>
      <w:r>
        <w:rPr>
          <w:sz w:val="28"/>
          <w:szCs w:val="28"/>
        </w:rPr>
        <w:t xml:space="preserve"> của Luật này công bố dưới dạng báo cáo khoa học;</w:t>
      </w:r>
    </w:p>
    <w:p>
      <w:pPr>
        <w:pStyle w:val="Normal"/>
        <w:widowControl w:val="false"/>
        <w:spacing w:before="120" w:after="120"/>
        <w:ind w:firstLine="560" w:right="0"/>
        <w:jc w:val="both"/>
        <w:rPr/>
      </w:pPr>
      <w:r>
        <w:rPr>
          <w:sz w:val="28"/>
          <w:szCs w:val="28"/>
        </w:rPr>
        <w:t>c) Kiểu dáng công nghiệp được người có quyền đăng ký quy định tại Điều 86, Điều 86a</w:t>
      </w:r>
      <w:r>
        <w:rPr>
          <w:rStyle w:val="FootnoteCharacters"/>
          <w:rStyle w:val="FootnoteReference"/>
          <w:sz w:val="28"/>
          <w:szCs w:val="28"/>
        </w:rPr>
        <w:footnoteReference w:id="74"/>
      </w:r>
      <w:r>
        <w:rPr>
          <w:sz w:val="28"/>
          <w:szCs w:val="28"/>
        </w:rPr>
        <w:t xml:space="preserve"> của Luật này trưng bày tại cuộc triển lãm quốc gia của Việt Nam hoặc tại cuộc triển lãm quốc tế chính thức hoặc được thừa nhận là chính thức.</w:t>
      </w:r>
    </w:p>
    <w:p>
      <w:pPr>
        <w:pStyle w:val="Normal"/>
        <w:widowControl w:val="false"/>
        <w:spacing w:before="120" w:after="120"/>
        <w:ind w:firstLine="560" w:right="0"/>
        <w:rPr/>
      </w:pPr>
      <w:r>
        <w:rPr>
          <w:b/>
          <w:bCs/>
          <w:sz w:val="28"/>
          <w:szCs w:val="28"/>
        </w:rPr>
        <w:t xml:space="preserve">Điều 66. </w:t>
      </w:r>
      <w:r>
        <w:rPr>
          <w:b/>
          <w:bCs/>
          <w:iCs/>
          <w:sz w:val="28"/>
          <w:szCs w:val="28"/>
        </w:rPr>
        <w:t>Tính sáng tạo của kiểu dáng công nghiệp</w:t>
      </w:r>
    </w:p>
    <w:p>
      <w:pPr>
        <w:pStyle w:val="Normal"/>
        <w:widowControl w:val="false"/>
        <w:spacing w:before="120" w:after="120"/>
        <w:ind w:firstLine="560" w:right="0"/>
        <w:jc w:val="both"/>
        <w:rPr/>
      </w:pPr>
      <w:r>
        <w:rPr>
          <w:sz w:val="28"/>
          <w:szCs w:val="28"/>
        </w:rPr>
        <w:t>Kiểu dáng công nghiệp được coi là có tính sáng tạo nếu căn cứ vào các kiểu dáng công nghiệp đã được bộc lộ công khai dưới hình thức sử dụng, mô tả bằng văn bản hoặc bất kỳ hình thức nào khác ở trong nước hoặc ở nước ngoài trước ngày nộp đơn hoặc trước ngày ưu tiên của đơn đăng ký kiểu dáng công nghiệp trong trường hợp đơn được hưởng quyền ưu tiên, kiểu dáng công nghiệp đó không thể được tạo ra một cách dễ dàng đối với người có hiểu biết trung bình về lĩnh vực tương ứng.</w:t>
      </w:r>
    </w:p>
    <w:p>
      <w:pPr>
        <w:pStyle w:val="Normal"/>
        <w:widowControl w:val="false"/>
        <w:spacing w:before="120" w:after="120"/>
        <w:ind w:firstLine="560" w:right="0"/>
        <w:rPr/>
      </w:pPr>
      <w:r>
        <w:rPr>
          <w:b/>
          <w:bCs/>
          <w:sz w:val="28"/>
          <w:szCs w:val="28"/>
        </w:rPr>
        <w:t xml:space="preserve">Điều 67. </w:t>
      </w:r>
      <w:r>
        <w:rPr>
          <w:b/>
          <w:bCs/>
          <w:iCs/>
          <w:sz w:val="28"/>
          <w:szCs w:val="28"/>
        </w:rPr>
        <w:t>Khả năng áp dụng công nghiệp của kiểu dáng công nghiệp</w:t>
      </w:r>
    </w:p>
    <w:p>
      <w:pPr>
        <w:pStyle w:val="Normal"/>
        <w:widowControl w:val="false"/>
        <w:spacing w:before="120" w:after="120"/>
        <w:ind w:firstLine="560" w:right="0"/>
        <w:jc w:val="both"/>
        <w:rPr/>
      </w:pPr>
      <w:r>
        <w:rPr>
          <w:sz w:val="28"/>
          <w:szCs w:val="28"/>
        </w:rPr>
        <w:t>Kiểu dáng công nghiệp được coi là có khả năng áp dụng công nghiệp nếu có thể dùng làm mẫu để chế tạo hàng loạt sản phẩm có hình dáng bên ngoài là kiểu dáng công nghiệp đó bằng phương pháp công nghiệp hoặc thủ công nghiệp.</w:t>
      </w:r>
    </w:p>
    <w:p>
      <w:pPr>
        <w:pStyle w:val="Normal"/>
        <w:spacing w:before="240" w:after="120"/>
        <w:jc w:val="center"/>
        <w:rPr>
          <w:b/>
          <w:bCs/>
          <w:iCs/>
          <w:sz w:val="28"/>
          <w:szCs w:val="28"/>
        </w:rPr>
      </w:pPr>
      <w:r>
        <w:rPr>
          <w:b/>
          <w:bCs/>
          <w:iCs/>
          <w:sz w:val="28"/>
          <w:szCs w:val="28"/>
        </w:rPr>
      </w:r>
    </w:p>
    <w:p>
      <w:pPr>
        <w:pStyle w:val="Normal"/>
        <w:spacing w:before="240" w:after="120"/>
        <w:jc w:val="center"/>
        <w:rPr>
          <w:b/>
          <w:bCs/>
          <w:iCs/>
          <w:sz w:val="28"/>
          <w:szCs w:val="28"/>
        </w:rPr>
      </w:pPr>
      <w:r>
        <w:rPr>
          <w:b/>
          <w:bCs/>
          <w:iCs/>
          <w:sz w:val="28"/>
          <w:szCs w:val="28"/>
        </w:rPr>
        <w:t>Mục 3</w:t>
      </w:r>
    </w:p>
    <w:p>
      <w:pPr>
        <w:pStyle w:val="Normal"/>
        <w:spacing w:before="120" w:after="240"/>
        <w:jc w:val="center"/>
        <w:rPr>
          <w:rFonts w:ascii="Arial" w:hAnsi="Arial" w:cs="Arial"/>
          <w:b/>
          <w:sz w:val="26"/>
          <w:szCs w:val="26"/>
        </w:rPr>
      </w:pPr>
      <w:r>
        <w:rPr>
          <w:b/>
          <w:sz w:val="28"/>
          <w:szCs w:val="28"/>
        </w:rPr>
        <w:t>ĐIỀU KIỆN BẢO HỘ ĐỐI VỚI THIẾT KẾ BỐ TRÍ</w:t>
      </w:r>
    </w:p>
    <w:p>
      <w:pPr>
        <w:pStyle w:val="Normal"/>
        <w:widowControl w:val="false"/>
        <w:spacing w:before="120" w:after="120"/>
        <w:ind w:firstLine="560" w:right="0"/>
        <w:jc w:val="both"/>
        <w:rPr/>
      </w:pPr>
      <w:r>
        <w:rPr>
          <w:b/>
          <w:bCs/>
          <w:sz w:val="28"/>
          <w:szCs w:val="28"/>
        </w:rPr>
        <w:t xml:space="preserve">Điều 68. </w:t>
      </w:r>
      <w:r>
        <w:rPr>
          <w:b/>
          <w:bCs/>
          <w:iCs/>
          <w:sz w:val="28"/>
          <w:szCs w:val="28"/>
        </w:rPr>
        <w:t>Điều kiện chung đối với thiết kế bố trí được bảo hộ</w:t>
      </w:r>
    </w:p>
    <w:p>
      <w:pPr>
        <w:pStyle w:val="Normal"/>
        <w:widowControl w:val="false"/>
        <w:spacing w:before="120" w:after="120"/>
        <w:ind w:firstLine="560" w:right="0"/>
        <w:jc w:val="both"/>
        <w:rPr>
          <w:sz w:val="28"/>
          <w:szCs w:val="28"/>
        </w:rPr>
      </w:pPr>
      <w:r>
        <w:rPr>
          <w:sz w:val="28"/>
          <w:szCs w:val="28"/>
        </w:rPr>
        <w:t>Thiết kế bố trí được bảo hộ nếu đáp ứng các điều kiện sau đây:</w:t>
      </w:r>
    </w:p>
    <w:p>
      <w:pPr>
        <w:pStyle w:val="Normal"/>
        <w:widowControl w:val="false"/>
        <w:spacing w:before="120" w:after="120"/>
        <w:ind w:firstLine="560" w:right="0"/>
        <w:jc w:val="both"/>
        <w:rPr>
          <w:sz w:val="28"/>
          <w:szCs w:val="28"/>
        </w:rPr>
      </w:pPr>
      <w:r>
        <w:rPr>
          <w:sz w:val="28"/>
          <w:szCs w:val="28"/>
        </w:rPr>
        <w:t>1. Có tính nguyên gốc;</w:t>
      </w:r>
    </w:p>
    <w:p>
      <w:pPr>
        <w:pStyle w:val="Normal"/>
        <w:widowControl w:val="false"/>
        <w:spacing w:before="120" w:after="120"/>
        <w:ind w:firstLine="560" w:right="0"/>
        <w:jc w:val="both"/>
        <w:rPr>
          <w:sz w:val="28"/>
          <w:szCs w:val="28"/>
        </w:rPr>
      </w:pPr>
      <w:r>
        <w:rPr>
          <w:sz w:val="28"/>
          <w:szCs w:val="28"/>
        </w:rPr>
        <w:t xml:space="preserve">2. Có tính mới thương mại. </w:t>
      </w:r>
    </w:p>
    <w:p>
      <w:pPr>
        <w:pStyle w:val="Normal"/>
        <w:widowControl w:val="false"/>
        <w:spacing w:before="120" w:after="120"/>
        <w:ind w:firstLine="560" w:right="0"/>
        <w:jc w:val="both"/>
        <w:rPr/>
      </w:pPr>
      <w:r>
        <w:rPr>
          <w:b/>
          <w:bCs/>
          <w:sz w:val="28"/>
          <w:szCs w:val="28"/>
        </w:rPr>
        <w:t xml:space="preserve">Điều 69. </w:t>
      </w:r>
      <w:r>
        <w:rPr>
          <w:b/>
          <w:bCs/>
          <w:iCs/>
          <w:sz w:val="28"/>
          <w:szCs w:val="28"/>
        </w:rPr>
        <w:t xml:space="preserve">Đối tượng không được bảo hộ với danh nghĩa thiết kế bố trí </w:t>
      </w:r>
    </w:p>
    <w:p>
      <w:pPr>
        <w:pStyle w:val="Normal"/>
        <w:widowControl w:val="false"/>
        <w:spacing w:before="120" w:after="120"/>
        <w:ind w:firstLine="560" w:right="0"/>
        <w:jc w:val="both"/>
        <w:rPr/>
      </w:pPr>
      <w:r>
        <w:rPr>
          <w:sz w:val="28"/>
          <w:szCs w:val="28"/>
        </w:rPr>
        <w:t>Các đối tượng sau đây không được bảo hộ với danh nghĩa thiết kế bố trí:</w:t>
      </w:r>
    </w:p>
    <w:p>
      <w:pPr>
        <w:pStyle w:val="Normal"/>
        <w:widowControl w:val="false"/>
        <w:spacing w:before="120" w:after="120"/>
        <w:ind w:firstLine="560" w:right="0"/>
        <w:jc w:val="both"/>
        <w:rPr>
          <w:sz w:val="28"/>
          <w:szCs w:val="28"/>
        </w:rPr>
      </w:pPr>
      <w:r>
        <w:rPr>
          <w:sz w:val="28"/>
          <w:szCs w:val="28"/>
        </w:rPr>
        <w:t>1. Nguyên lý, quy trình, hệ thống, phương pháp được thực hiện bởi mạch tích hợp bán dẫn;</w:t>
      </w:r>
    </w:p>
    <w:p>
      <w:pPr>
        <w:pStyle w:val="Normal"/>
        <w:widowControl w:val="false"/>
        <w:spacing w:before="120" w:after="120"/>
        <w:ind w:firstLine="560" w:right="0"/>
        <w:jc w:val="both"/>
        <w:rPr>
          <w:sz w:val="28"/>
          <w:szCs w:val="28"/>
        </w:rPr>
      </w:pPr>
      <w:r>
        <w:rPr>
          <w:sz w:val="28"/>
          <w:szCs w:val="28"/>
        </w:rPr>
        <w:t>2. Thông tin, phần mềm chứa trong mạch tích hợp bán dẫn.</w:t>
      </w:r>
    </w:p>
    <w:p>
      <w:pPr>
        <w:pStyle w:val="Normal"/>
        <w:widowControl w:val="false"/>
        <w:spacing w:before="120" w:after="120"/>
        <w:ind w:firstLine="560" w:right="0"/>
        <w:jc w:val="both"/>
        <w:rPr/>
      </w:pPr>
      <w:r>
        <w:rPr>
          <w:b/>
          <w:bCs/>
          <w:sz w:val="28"/>
          <w:szCs w:val="28"/>
        </w:rPr>
        <w:t xml:space="preserve">Điều 70. </w:t>
      </w:r>
      <w:r>
        <w:rPr>
          <w:b/>
          <w:bCs/>
          <w:iCs/>
          <w:sz w:val="28"/>
          <w:szCs w:val="28"/>
        </w:rPr>
        <w:t>Tính nguyên gốc của thiết kế bố trí</w:t>
      </w:r>
    </w:p>
    <w:p>
      <w:pPr>
        <w:pStyle w:val="Normal"/>
        <w:widowControl w:val="false"/>
        <w:spacing w:before="120" w:after="120"/>
        <w:ind w:firstLine="560" w:right="0"/>
        <w:jc w:val="both"/>
        <w:rPr/>
      </w:pPr>
      <w:r>
        <w:rPr>
          <w:sz w:val="28"/>
          <w:szCs w:val="28"/>
        </w:rPr>
        <w:t>1. Thiết kế bố trí được coi là có tính nguyên gốc nếu đáp ứng các điều kiện sau đây:</w:t>
      </w:r>
    </w:p>
    <w:p>
      <w:pPr>
        <w:pStyle w:val="Normal"/>
        <w:widowControl w:val="false"/>
        <w:spacing w:before="120" w:after="120"/>
        <w:ind w:firstLine="560" w:right="0"/>
        <w:jc w:val="both"/>
        <w:rPr>
          <w:sz w:val="28"/>
          <w:szCs w:val="28"/>
        </w:rPr>
      </w:pPr>
      <w:r>
        <w:rPr>
          <w:sz w:val="28"/>
          <w:szCs w:val="28"/>
        </w:rPr>
        <w:t xml:space="preserve">a) Là kết quả lao động sáng tạo của chính tác giả; </w:t>
      </w:r>
    </w:p>
    <w:p>
      <w:pPr>
        <w:pStyle w:val="Normal"/>
        <w:widowControl w:val="false"/>
        <w:spacing w:before="120" w:after="120"/>
        <w:ind w:firstLine="560" w:right="0"/>
        <w:jc w:val="both"/>
        <w:rPr>
          <w:sz w:val="28"/>
          <w:szCs w:val="28"/>
        </w:rPr>
      </w:pPr>
      <w:r>
        <w:rPr>
          <w:sz w:val="28"/>
          <w:szCs w:val="28"/>
        </w:rPr>
        <w:t>b) Chưa được những người sáng tạo thiết kế bố trí và những nhà sản xuất mạch tích hợp bán dẫn biết đến một cách rộng rãi tại thời điểm tạo ra thiết kế bố trí đó.</w:t>
      </w:r>
    </w:p>
    <w:p>
      <w:pPr>
        <w:pStyle w:val="Normal"/>
        <w:widowControl w:val="false"/>
        <w:spacing w:before="120" w:after="120"/>
        <w:ind w:firstLine="560" w:right="0"/>
        <w:jc w:val="both"/>
        <w:rPr/>
      </w:pPr>
      <w:r>
        <w:rPr>
          <w:sz w:val="28"/>
          <w:szCs w:val="28"/>
        </w:rPr>
        <w:t>2. Thiết kế bố trí là sự kết hợp các phần tử, các mối liên kết thông thường chỉ được coi là có tính nguyên gốc nếu toàn bộ sự kết hợp đó có tính nguyên gốc theo quy định tại khoản 1 Điều này.</w:t>
      </w:r>
    </w:p>
    <w:p>
      <w:pPr>
        <w:pStyle w:val="Normal"/>
        <w:widowControl w:val="false"/>
        <w:spacing w:before="120" w:after="120"/>
        <w:ind w:firstLine="560" w:right="0"/>
        <w:jc w:val="both"/>
        <w:rPr/>
      </w:pPr>
      <w:r>
        <w:rPr>
          <w:b/>
          <w:bCs/>
          <w:sz w:val="28"/>
          <w:szCs w:val="28"/>
        </w:rPr>
        <w:t>Điều 71.</w:t>
      </w:r>
      <w:r>
        <w:rPr>
          <w:b/>
          <w:bCs/>
          <w:iCs/>
          <w:sz w:val="28"/>
          <w:szCs w:val="28"/>
        </w:rPr>
        <w:t xml:space="preserve"> Tính mới thương mại của thiết kế bố trí</w:t>
      </w:r>
    </w:p>
    <w:p>
      <w:pPr>
        <w:pStyle w:val="Normal"/>
        <w:widowControl w:val="false"/>
        <w:spacing w:before="120" w:after="120"/>
        <w:ind w:firstLine="560" w:right="0"/>
        <w:jc w:val="both"/>
        <w:rPr/>
      </w:pPr>
      <w:r>
        <w:rPr>
          <w:sz w:val="28"/>
          <w:szCs w:val="28"/>
        </w:rPr>
        <w:t>1. Thiết kế bố trí được coi là có tính mới thương mại nếu chưa được khai thác thương mại tại bất kỳ nơi nào trên thế giới trước ngày nộp đơn đăng ký.</w:t>
      </w:r>
    </w:p>
    <w:p>
      <w:pPr>
        <w:pStyle w:val="Normal"/>
        <w:widowControl w:val="false"/>
        <w:spacing w:before="120" w:after="120"/>
        <w:ind w:firstLine="560" w:right="0"/>
        <w:jc w:val="both"/>
        <w:rPr/>
      </w:pPr>
      <w:r>
        <w:rPr>
          <w:sz w:val="28"/>
          <w:szCs w:val="28"/>
        </w:rPr>
        <w:t>2. Thiết kế bố trí không bị coi là mất tính mới thương mại nếu đơn đăng ký thiết kế bố trí được nộp trong thời hạn hai năm kể từ ngày thiết kế bố trí đó đã được người có quyền đăng ký quy định tại Điều 86, Điều 86a</w:t>
      </w:r>
      <w:r>
        <w:rPr>
          <w:rStyle w:val="FootnoteCharacters"/>
          <w:rStyle w:val="FootnoteReference"/>
          <w:sz w:val="28"/>
          <w:szCs w:val="28"/>
        </w:rPr>
        <w:footnoteReference w:id="75"/>
      </w:r>
      <w:r>
        <w:rPr>
          <w:sz w:val="28"/>
          <w:szCs w:val="28"/>
        </w:rPr>
        <w:t xml:space="preserve"> của Luật này hoặc người được người đó cho phép khai thác nhằm mục đích thương mại lần đầu tiên tại bất kỳ nơi nào trên thế giới.</w:t>
      </w:r>
    </w:p>
    <w:p>
      <w:pPr>
        <w:pStyle w:val="Normal"/>
        <w:widowControl w:val="false"/>
        <w:spacing w:before="120" w:after="120"/>
        <w:ind w:firstLine="560" w:right="0"/>
        <w:jc w:val="both"/>
        <w:rPr/>
      </w:pPr>
      <w:r>
        <w:rPr>
          <w:sz w:val="28"/>
          <w:szCs w:val="28"/>
        </w:rPr>
        <w:t>3. Khai thác thiết kế bố trí nhằm mục đích thương mại quy định tại khoản 2 Điều này là hành vi phân phối công khai nhằm mục đích thương mại đối với mạch tích hợp bán dẫn được sản xuất theo thiết kế bố trí hoặc hàng hoá chứa mạch tích hợp bán dẫn đó.</w:t>
      </w:r>
    </w:p>
    <w:p>
      <w:pPr>
        <w:pStyle w:val="Normal"/>
        <w:spacing w:before="240" w:after="120"/>
        <w:jc w:val="center"/>
        <w:rPr>
          <w:b/>
          <w:bCs/>
          <w:iCs/>
          <w:sz w:val="28"/>
          <w:szCs w:val="28"/>
        </w:rPr>
      </w:pPr>
      <w:r>
        <w:rPr>
          <w:b/>
          <w:bCs/>
          <w:iCs/>
          <w:sz w:val="28"/>
          <w:szCs w:val="28"/>
        </w:rPr>
      </w:r>
    </w:p>
    <w:p>
      <w:pPr>
        <w:pStyle w:val="Normal"/>
        <w:spacing w:before="240" w:after="120"/>
        <w:jc w:val="center"/>
        <w:rPr>
          <w:b/>
          <w:bCs/>
          <w:iCs/>
          <w:sz w:val="28"/>
          <w:szCs w:val="28"/>
        </w:rPr>
      </w:pPr>
      <w:r>
        <w:rPr>
          <w:b/>
          <w:bCs/>
          <w:iCs/>
          <w:sz w:val="28"/>
          <w:szCs w:val="28"/>
        </w:rPr>
        <w:t>Mục 4</w:t>
      </w:r>
    </w:p>
    <w:p>
      <w:pPr>
        <w:pStyle w:val="Normal"/>
        <w:spacing w:before="120" w:after="240"/>
        <w:jc w:val="center"/>
        <w:rPr>
          <w:b/>
          <w:sz w:val="28"/>
          <w:szCs w:val="28"/>
        </w:rPr>
      </w:pPr>
      <w:r>
        <w:rPr>
          <w:b/>
          <w:sz w:val="28"/>
          <w:szCs w:val="28"/>
        </w:rPr>
        <w:t xml:space="preserve">ĐIỀU KIỆN BẢO HỘ ĐỐI VỚI NHÃN HIỆU  </w:t>
      </w:r>
    </w:p>
    <w:p>
      <w:pPr>
        <w:pStyle w:val="Normal"/>
        <w:widowControl w:val="false"/>
        <w:spacing w:before="120" w:after="120"/>
        <w:ind w:firstLine="560" w:right="0"/>
        <w:jc w:val="both"/>
        <w:rPr/>
      </w:pPr>
      <w:r>
        <w:rPr>
          <w:b/>
          <w:bCs/>
          <w:sz w:val="28"/>
          <w:szCs w:val="28"/>
        </w:rPr>
        <w:t xml:space="preserve">Điều 72. </w:t>
      </w:r>
      <w:r>
        <w:rPr>
          <w:b/>
          <w:bCs/>
          <w:iCs/>
          <w:sz w:val="28"/>
          <w:szCs w:val="28"/>
        </w:rPr>
        <w:t>Điều kiện chung đối với nhãn hiệu được bảo hộ</w:t>
      </w:r>
    </w:p>
    <w:p>
      <w:pPr>
        <w:pStyle w:val="Normal"/>
        <w:widowControl w:val="false"/>
        <w:spacing w:before="120" w:after="120"/>
        <w:ind w:firstLine="560" w:right="0"/>
        <w:jc w:val="both"/>
        <w:rPr>
          <w:sz w:val="28"/>
          <w:szCs w:val="28"/>
        </w:rPr>
      </w:pPr>
      <w:r>
        <w:rPr>
          <w:sz w:val="28"/>
          <w:szCs w:val="28"/>
        </w:rPr>
        <w:t>Nhãn hiệu được bảo hộ nếu đáp ứng các điều kiện sau đây:</w:t>
      </w:r>
    </w:p>
    <w:p>
      <w:pPr>
        <w:pStyle w:val="Normal"/>
        <w:widowControl w:val="false"/>
        <w:spacing w:before="120" w:after="120"/>
        <w:ind w:firstLine="560" w:right="0"/>
        <w:jc w:val="both"/>
        <w:rPr>
          <w:sz w:val="28"/>
          <w:szCs w:val="28"/>
        </w:rPr>
      </w:pPr>
      <w:r>
        <w:rPr>
          <w:sz w:val="28"/>
          <w:szCs w:val="28"/>
        </w:rPr>
        <w:t>1.</w:t>
      </w:r>
      <w:r>
        <w:rPr>
          <w:rStyle w:val="FootnoteCharacters"/>
          <w:rStyle w:val="FootnoteReference"/>
          <w:sz w:val="28"/>
          <w:szCs w:val="28"/>
        </w:rPr>
        <w:footnoteReference w:id="76"/>
      </w:r>
      <w:r>
        <w:rPr>
          <w:sz w:val="28"/>
          <w:szCs w:val="28"/>
        </w:rPr>
        <w:t xml:space="preserve"> Là dấu hiệu nhìn thấy được dưới dạng chữ cái, từ ngữ, hình vẽ, hình ảnh, hình ba chiều hoặc sự kết hợp các yếu tố đó, được thể hiện bằng một hoặc nhiều màu sắc hoặc dấu hiệu âm thanh thể hiện được dưới dạng đồ họa;</w:t>
      </w:r>
    </w:p>
    <w:p>
      <w:pPr>
        <w:pStyle w:val="Normal"/>
        <w:widowControl w:val="false"/>
        <w:spacing w:before="120" w:after="120"/>
        <w:ind w:firstLine="560" w:right="0"/>
        <w:jc w:val="both"/>
        <w:rPr>
          <w:sz w:val="28"/>
          <w:szCs w:val="28"/>
        </w:rPr>
      </w:pPr>
      <w:r>
        <w:rPr>
          <w:sz w:val="28"/>
          <w:szCs w:val="28"/>
        </w:rPr>
        <w:t>2. Có khả năng phân biệt hàng hoá, dịch vụ của chủ sở hữu nhãn hiệu với hàng hoá, dịch vụ của chủ thể khác.</w:t>
      </w:r>
    </w:p>
    <w:p>
      <w:pPr>
        <w:pStyle w:val="Normal"/>
        <w:widowControl w:val="false"/>
        <w:spacing w:before="120" w:after="120"/>
        <w:ind w:firstLine="560" w:right="0"/>
        <w:jc w:val="both"/>
        <w:rPr/>
      </w:pPr>
      <w:r>
        <w:rPr>
          <w:b/>
          <w:bCs/>
          <w:sz w:val="28"/>
          <w:szCs w:val="28"/>
        </w:rPr>
        <w:t xml:space="preserve">Điều 73. </w:t>
      </w:r>
      <w:r>
        <w:rPr>
          <w:b/>
          <w:bCs/>
          <w:iCs/>
          <w:sz w:val="28"/>
          <w:szCs w:val="28"/>
        </w:rPr>
        <w:t>Dấu hiệu không được bảo hộ với danh nghĩa nhãn hiệu</w:t>
      </w:r>
    </w:p>
    <w:p>
      <w:pPr>
        <w:pStyle w:val="Normal"/>
        <w:widowControl w:val="false"/>
        <w:spacing w:before="120" w:after="120"/>
        <w:ind w:firstLine="560" w:right="0"/>
        <w:jc w:val="both"/>
        <w:rPr/>
      </w:pPr>
      <w:r>
        <w:rPr>
          <w:sz w:val="28"/>
          <w:szCs w:val="28"/>
        </w:rPr>
        <w:t>Các dấu hiệu sau đây không được bảo hộ với danh nghĩa nhãn hiệu:</w:t>
      </w:r>
    </w:p>
    <w:p>
      <w:pPr>
        <w:pStyle w:val="Normal"/>
        <w:widowControl w:val="false"/>
        <w:spacing w:before="120" w:after="120"/>
        <w:ind w:firstLine="560" w:right="0"/>
        <w:jc w:val="both"/>
        <w:rPr/>
      </w:pPr>
      <w:r>
        <w:rPr>
          <w:sz w:val="28"/>
          <w:szCs w:val="28"/>
        </w:rPr>
        <w:t>1.</w:t>
      </w:r>
      <w:r>
        <w:rPr>
          <w:rStyle w:val="FootnoteCharacters"/>
          <w:rStyle w:val="FootnoteReference"/>
          <w:sz w:val="28"/>
          <w:szCs w:val="28"/>
        </w:rPr>
        <w:footnoteReference w:id="77"/>
      </w:r>
      <w:r>
        <w:rPr>
          <w:sz w:val="28"/>
          <w:szCs w:val="28"/>
        </w:rPr>
        <w:t xml:space="preserve"> Dấu hiệu trùng hoặc tương tự đến mức gây nhầm lẫn với Quốc kỳ, Quốc huy, Quốc ca nước Cộng hòa xã hội chủ nghĩa Việt Nam và của các nước, quốc tế ca;</w:t>
      </w:r>
    </w:p>
    <w:p>
      <w:pPr>
        <w:pStyle w:val="Normal"/>
        <w:widowControl w:val="false"/>
        <w:spacing w:before="120" w:after="120"/>
        <w:ind w:firstLine="560" w:right="0"/>
        <w:jc w:val="both"/>
        <w:rPr/>
      </w:pPr>
      <w:r>
        <w:rPr>
          <w:sz w:val="28"/>
          <w:szCs w:val="28"/>
        </w:rPr>
        <w:t>2. Dấu hiệu trùng hoặc tương tự đến mức gây nhầm lẫn với biểu tượng, cờ, huy hiệu, tên viết tắt, tên đầy đủ của cơ quan nhà nước, tổ chức chính trị, tổ chức chính trị - xã hội, tổ chức chính trị xã hội - nghề nghiệp, tổ chức xã hội, tổ chức xã hội - nghề nghiệp của Việt Nam và tổ chức quốc tế, nếu không được cơ quan, tổ chức đó cho phép;</w:t>
      </w:r>
    </w:p>
    <w:p>
      <w:pPr>
        <w:pStyle w:val="Normal"/>
        <w:widowControl w:val="false"/>
        <w:spacing w:before="120" w:after="120"/>
        <w:ind w:firstLine="560" w:right="0"/>
        <w:jc w:val="both"/>
        <w:rPr>
          <w:sz w:val="28"/>
          <w:szCs w:val="28"/>
        </w:rPr>
      </w:pPr>
      <w:r>
        <w:rPr>
          <w:sz w:val="28"/>
          <w:szCs w:val="28"/>
        </w:rPr>
        <w:t>3. Dấu hiệu trùng hoặc tương tự đến mức gây nhầm lẫn với tên thật, biệt hiệu, bút danh, hình ảnh của lãnh tụ, anh hùng dân tộc, danh nhân của Việt Nam, của nước ngoài;</w:t>
      </w:r>
    </w:p>
    <w:p>
      <w:pPr>
        <w:pStyle w:val="Normal"/>
        <w:widowControl w:val="false"/>
        <w:spacing w:before="120" w:after="120"/>
        <w:ind w:firstLine="560" w:right="0"/>
        <w:jc w:val="both"/>
        <w:rPr/>
      </w:pPr>
      <w:r>
        <w:rPr>
          <w:sz w:val="28"/>
          <w:szCs w:val="28"/>
        </w:rPr>
        <w:t>4. Dấu hiệu trùng hoặc tương tự đến mức gây nhầm lẫn với dấu chứng nhận, dấu kiểm tra, dấu bảo hành của tổ chức quốc tế mà tổ chức đó có yêu cầu không được sử dụng, trừ trường hợp chính tổ chức này đăng ký các dấu đó làm nhãn hiệu chứng nhận;</w:t>
      </w:r>
    </w:p>
    <w:p>
      <w:pPr>
        <w:pStyle w:val="Normal"/>
        <w:widowControl w:val="false"/>
        <w:spacing w:before="120" w:after="120"/>
        <w:ind w:firstLine="560" w:right="0"/>
        <w:jc w:val="both"/>
        <w:rPr>
          <w:sz w:val="28"/>
          <w:szCs w:val="28"/>
        </w:rPr>
      </w:pPr>
      <w:r>
        <w:rPr>
          <w:sz w:val="28"/>
          <w:szCs w:val="28"/>
        </w:rPr>
        <w:t>5. Dấu hiệu làm hiểu sai lệch, gây nhầm lẫn hoặc có tính chất lừa dối người tiêu dùng về nguồn gốc xuất xứ, tính năng, công dụng, chất lượng, giá trị hoặc các đặc tính khác của hàng hoá, dịch vụ</w:t>
      </w:r>
      <w:r>
        <w:rPr>
          <w:bCs/>
          <w:iCs/>
          <w:sz w:val="28"/>
          <w:szCs w:val="28"/>
        </w:rPr>
        <w:t>;</w:t>
      </w:r>
    </w:p>
    <w:p>
      <w:pPr>
        <w:pStyle w:val="Normal"/>
        <w:snapToGrid w:val="false"/>
        <w:spacing w:lineRule="exact" w:line="320" w:before="120" w:after="120"/>
        <w:ind w:firstLine="560" w:right="0"/>
        <w:jc w:val="both"/>
        <w:rPr/>
      </w:pPr>
      <w:r>
        <w:rPr>
          <w:bCs/>
          <w:iCs/>
          <w:sz w:val="28"/>
          <w:szCs w:val="28"/>
        </w:rPr>
        <w:t>6.</w:t>
      </w:r>
      <w:r>
        <w:rPr>
          <w:rStyle w:val="FootnoteCharacters"/>
          <w:rStyle w:val="FootnoteReference"/>
          <w:bCs/>
          <w:iCs/>
          <w:sz w:val="28"/>
          <w:szCs w:val="28"/>
        </w:rPr>
        <w:footnoteReference w:id="78"/>
      </w:r>
      <w:r>
        <w:rPr>
          <w:bCs/>
          <w:iCs/>
          <w:sz w:val="28"/>
          <w:szCs w:val="28"/>
        </w:rPr>
        <w:t xml:space="preserve"> Dấu hiệu là hình dạng vốn có của hàng hóa hoặc do đặc tính kỹ thuật của hàng hóa bắt buộc phải có;</w:t>
      </w:r>
    </w:p>
    <w:p>
      <w:pPr>
        <w:pStyle w:val="Normal"/>
        <w:widowControl w:val="false"/>
        <w:spacing w:before="120" w:after="120"/>
        <w:ind w:firstLine="560" w:right="0"/>
        <w:jc w:val="both"/>
        <w:rPr/>
      </w:pPr>
      <w:r>
        <w:rPr>
          <w:sz w:val="28"/>
          <w:szCs w:val="28"/>
        </w:rPr>
        <w:t>7.</w:t>
      </w:r>
      <w:r>
        <w:rPr>
          <w:rStyle w:val="FootnoteCharacters"/>
          <w:rStyle w:val="FootnoteReference"/>
          <w:sz w:val="28"/>
          <w:szCs w:val="28"/>
        </w:rPr>
        <w:footnoteReference w:id="79"/>
      </w:r>
      <w:r>
        <w:rPr>
          <w:sz w:val="28"/>
          <w:szCs w:val="28"/>
        </w:rPr>
        <w:t xml:space="preserve"> Dấu hiệu chứa bản sao tác phẩm, trừ trường hợp được phép của chủ sở hữu tác phẩm đó.</w:t>
      </w:r>
    </w:p>
    <w:p>
      <w:pPr>
        <w:pStyle w:val="Normal"/>
        <w:widowControl w:val="false"/>
        <w:spacing w:before="120" w:after="120"/>
        <w:ind w:firstLine="560" w:right="0"/>
        <w:jc w:val="both"/>
        <w:rPr/>
      </w:pPr>
      <w:r>
        <w:rPr>
          <w:b/>
          <w:bCs/>
          <w:sz w:val="28"/>
          <w:szCs w:val="28"/>
        </w:rPr>
        <w:t xml:space="preserve">Điều 74. </w:t>
      </w:r>
      <w:r>
        <w:rPr>
          <w:b/>
          <w:bCs/>
          <w:iCs/>
          <w:sz w:val="28"/>
          <w:szCs w:val="28"/>
        </w:rPr>
        <w:t>Khả năng phân biệt của nhãn hiệu</w:t>
      </w:r>
    </w:p>
    <w:p>
      <w:pPr>
        <w:pStyle w:val="Normal"/>
        <w:widowControl w:val="false"/>
        <w:spacing w:before="120" w:after="120"/>
        <w:ind w:firstLine="560" w:right="0"/>
        <w:jc w:val="both"/>
        <w:rPr/>
      </w:pPr>
      <w:r>
        <w:rPr>
          <w:sz w:val="28"/>
          <w:szCs w:val="28"/>
        </w:rPr>
        <w:t>1. Nhãn hiệu được coi là có khả năng phân biệt nếu được tạo thành từ một hoặc một số yếu tố dễ nhận biết, dễ ghi nhớ hoặc từ nhiều yếu tố kết hợp thành một tổng thể dễ nhận biết, dễ ghi nhớ và không thuộc các trường hợp quy định tại khoản 2 Điều này.</w:t>
      </w:r>
    </w:p>
    <w:p>
      <w:pPr>
        <w:pStyle w:val="Normal"/>
        <w:widowControl w:val="false"/>
        <w:spacing w:before="120" w:after="120"/>
        <w:ind w:firstLine="560" w:right="0"/>
        <w:jc w:val="both"/>
        <w:rPr>
          <w:sz w:val="28"/>
          <w:szCs w:val="28"/>
        </w:rPr>
      </w:pPr>
      <w:r>
        <w:rPr>
          <w:sz w:val="28"/>
          <w:szCs w:val="28"/>
        </w:rPr>
        <w:t xml:space="preserve">2. Nhãn hiệu bị coi là không có khả năng phân biệt nếu nhãn hiệu đó là dấu hiệu thuộc một trong các trường hợp sau đây: </w:t>
      </w:r>
    </w:p>
    <w:p>
      <w:pPr>
        <w:pStyle w:val="Normal"/>
        <w:widowControl w:val="false"/>
        <w:snapToGrid w:val="false"/>
        <w:spacing w:lineRule="exact" w:line="320" w:before="120" w:after="120"/>
        <w:ind w:firstLine="560" w:right="0"/>
        <w:jc w:val="both"/>
        <w:rPr/>
      </w:pPr>
      <w:r>
        <w:rPr>
          <w:spacing w:val="2"/>
          <w:sz w:val="28"/>
          <w:szCs w:val="28"/>
        </w:rPr>
        <w:t>a)</w:t>
      </w:r>
      <w:r>
        <w:rPr>
          <w:rStyle w:val="FootnoteCharacters"/>
          <w:rStyle w:val="FootnoteReference"/>
          <w:spacing w:val="2"/>
          <w:sz w:val="28"/>
          <w:szCs w:val="28"/>
        </w:rPr>
        <w:footnoteReference w:id="80"/>
      </w:r>
      <w:r>
        <w:rPr>
          <w:spacing w:val="2"/>
          <w:sz w:val="28"/>
          <w:szCs w:val="28"/>
        </w:rPr>
        <w:t xml:space="preserve"> Hình và hình hình học đơn giản, chữ số, chữ cái, chữ thuộc ngôn ngữ không thông dụng, trừ trường hợp các dấu hiệu này đã được sử dụng và thừa nhận rộng rãi với danh nghĩa một nhãn hiệu trước ngày nộp đơn;</w:t>
      </w:r>
    </w:p>
    <w:p>
      <w:pPr>
        <w:pStyle w:val="Normal"/>
        <w:widowControl w:val="false"/>
        <w:snapToGrid w:val="false"/>
        <w:spacing w:lineRule="exact" w:line="320" w:before="120" w:after="120"/>
        <w:ind w:firstLine="560" w:right="0"/>
        <w:jc w:val="both"/>
        <w:rPr>
          <w:iCs/>
          <w:spacing w:val="-4"/>
          <w:sz w:val="28"/>
          <w:szCs w:val="28"/>
        </w:rPr>
      </w:pPr>
      <w:r>
        <w:rPr>
          <w:spacing w:val="-4"/>
          <w:sz w:val="28"/>
          <w:szCs w:val="28"/>
        </w:rPr>
        <w:t>b)</w:t>
      </w:r>
      <w:r>
        <w:rPr>
          <w:rStyle w:val="FootnoteCharacters"/>
          <w:rStyle w:val="FootnoteReference"/>
          <w:spacing w:val="-4"/>
          <w:sz w:val="28"/>
          <w:szCs w:val="28"/>
        </w:rPr>
        <w:footnoteReference w:id="81"/>
      </w:r>
      <w:r>
        <w:rPr>
          <w:spacing w:val="-4"/>
          <w:sz w:val="28"/>
          <w:szCs w:val="28"/>
        </w:rPr>
        <w:t xml:space="preserve"> Dấu hiệu, biểu tượng quy ước, hình vẽ, tên gọi thông thường của hàng hóa, dịch vụ bằng bất kỳ ngôn ngữ nào, </w:t>
      </w:r>
      <w:r>
        <w:rPr>
          <w:iCs/>
          <w:spacing w:val="-4"/>
          <w:sz w:val="28"/>
          <w:szCs w:val="28"/>
        </w:rPr>
        <w:t>hình dạng thông thường của hàng hóa hoặc một phần của hàng hóa, hình dạng thông thường của bao bì hoặc vật chứa hàng hóa</w:t>
      </w:r>
      <w:r>
        <w:rPr>
          <w:spacing w:val="-4"/>
          <w:sz w:val="28"/>
          <w:szCs w:val="28"/>
        </w:rPr>
        <w:t xml:space="preserve"> đã được sử dụng thường xuyên và thừa nhận rộng rãi trước ngày nộp đơn;</w:t>
      </w:r>
      <w:r>
        <w:rPr>
          <w:iCs/>
          <w:spacing w:val="-4"/>
          <w:sz w:val="28"/>
          <w:szCs w:val="28"/>
        </w:rPr>
        <w:t xml:space="preserve"> </w:t>
      </w:r>
    </w:p>
    <w:p>
      <w:pPr>
        <w:pStyle w:val="Normal"/>
        <w:widowControl w:val="false"/>
        <w:spacing w:before="120" w:after="120"/>
        <w:ind w:firstLine="560" w:right="0"/>
        <w:jc w:val="both"/>
        <w:rPr>
          <w:sz w:val="28"/>
          <w:szCs w:val="28"/>
        </w:rPr>
      </w:pPr>
      <w:r>
        <w:rPr>
          <w:spacing w:val="2"/>
          <w:sz w:val="28"/>
          <w:szCs w:val="28"/>
        </w:rPr>
        <w:t>c)</w:t>
      </w:r>
      <w:r>
        <w:rPr>
          <w:rStyle w:val="FootnoteCharacters"/>
          <w:rStyle w:val="FootnoteReference"/>
          <w:spacing w:val="2"/>
          <w:sz w:val="28"/>
          <w:szCs w:val="28"/>
        </w:rPr>
        <w:footnoteReference w:id="82"/>
      </w:r>
      <w:r>
        <w:rPr>
          <w:spacing w:val="2"/>
          <w:sz w:val="28"/>
          <w:szCs w:val="28"/>
        </w:rPr>
        <w:t xml:space="preserve"> Dấu hiệu chỉ thời gian, địa điểm, phương pháp sản xuất, chủng loại, số lượng, chất lượng, tính chất, thành phần, công dụng, giá trị hoặc các đặc tính khác mang tính mô tả hàng hóa, dịch vụ </w:t>
      </w:r>
      <w:r>
        <w:rPr>
          <w:bCs/>
          <w:iCs/>
          <w:sz w:val="28"/>
          <w:szCs w:val="28"/>
        </w:rPr>
        <w:t>hoặc dấu hiệu làm gia tăng giá trị đáng kể cho hàng hóa,</w:t>
      </w:r>
      <w:r>
        <w:rPr>
          <w:spacing w:val="2"/>
          <w:sz w:val="28"/>
          <w:szCs w:val="28"/>
        </w:rPr>
        <w:t xml:space="preserve"> trừ trường hợp dấu hiệu đó đã đạt được khả năng phân biệt thông qua quá trình sử dụng trước ngày nộp đơn;</w:t>
      </w:r>
    </w:p>
    <w:p>
      <w:pPr>
        <w:pStyle w:val="Normal"/>
        <w:widowControl w:val="false"/>
        <w:spacing w:before="120" w:after="120"/>
        <w:ind w:firstLine="560" w:right="0"/>
        <w:jc w:val="both"/>
        <w:rPr>
          <w:spacing w:val="4"/>
          <w:sz w:val="28"/>
          <w:szCs w:val="28"/>
        </w:rPr>
      </w:pPr>
      <w:r>
        <w:rPr>
          <w:spacing w:val="4"/>
          <w:sz w:val="28"/>
          <w:szCs w:val="28"/>
        </w:rPr>
        <w:t>d) Dấu hiệu mô tả hình thức pháp lý, lĩnh vực kinh doanh của chủ thể kinh doanh;</w:t>
      </w:r>
    </w:p>
    <w:p>
      <w:pPr>
        <w:pStyle w:val="Normal"/>
        <w:widowControl w:val="false"/>
        <w:snapToGrid w:val="false"/>
        <w:spacing w:lineRule="exact" w:line="320" w:before="120" w:after="120"/>
        <w:ind w:firstLine="560" w:right="0"/>
        <w:jc w:val="both"/>
        <w:rPr/>
      </w:pPr>
      <w:r>
        <w:rPr>
          <w:spacing w:val="2"/>
          <w:sz w:val="28"/>
          <w:szCs w:val="28"/>
        </w:rPr>
        <w:t>đ)</w:t>
      </w:r>
      <w:r>
        <w:rPr>
          <w:rStyle w:val="FootnoteCharacters"/>
          <w:rStyle w:val="FootnoteReference"/>
          <w:spacing w:val="2"/>
          <w:sz w:val="28"/>
          <w:szCs w:val="28"/>
        </w:rPr>
        <w:footnoteReference w:id="83"/>
      </w:r>
      <w:r>
        <w:rPr>
          <w:spacing w:val="2"/>
          <w:sz w:val="28"/>
          <w:szCs w:val="28"/>
        </w:rPr>
        <w:t xml:space="preserve"> Dấu hiệu chỉ nguồn gốc địa lý của hàng hóa, dịch vụ, trừ trường hợp dấu hiệu đó đã được sử dụng và thừa nhận rộng rãi với danh nghĩa một nhãn hiệu trước ngày nộp đơn hoặc được đăng ký dưới dạng nhãn hiệu tập thể hoặc nhãn hiệu chứng nhận quy định tại Luật này;</w:t>
      </w:r>
    </w:p>
    <w:p>
      <w:pPr>
        <w:pStyle w:val="Normal"/>
        <w:widowControl w:val="false"/>
        <w:spacing w:lineRule="exact" w:line="330" w:before="120" w:after="120"/>
        <w:ind w:firstLine="561" w:right="0"/>
        <w:jc w:val="both"/>
        <w:rPr/>
      </w:pPr>
      <w:r>
        <w:rPr>
          <w:sz w:val="28"/>
          <w:szCs w:val="28"/>
        </w:rPr>
        <w:t>e)</w:t>
      </w:r>
      <w:r>
        <w:rPr>
          <w:rStyle w:val="FootnoteCharacters"/>
          <w:rStyle w:val="FootnoteReference"/>
          <w:sz w:val="28"/>
          <w:szCs w:val="28"/>
        </w:rPr>
        <w:footnoteReference w:id="84"/>
      </w:r>
      <w:r>
        <w:rPr>
          <w:sz w:val="28"/>
          <w:szCs w:val="28"/>
        </w:rPr>
        <w:t xml:space="preserve"> Dấu hiệu trùng hoặc tương tự đến mức gây nhầm lẫn với nhãn hiệu của tổ chức, cá nhân khác được bảo hộ cho hàng hóa,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nước Cộng hòa xã hội chủ nghĩa Việt Nam là thành viên, trừ trường hợp đăng ký nhãn hiệu đó bị chấm dứt hiệu lực theo quy định tại điểm d khoản 1 Điều 95 hoặc bị hủy bỏ hiệu lực theo quy định tại Điều 96 theo thủ tục quy định tại điểm b khoản 3 Điều 117 của Luật này;</w:t>
      </w:r>
    </w:p>
    <w:p>
      <w:pPr>
        <w:pStyle w:val="Normal"/>
        <w:widowControl w:val="false"/>
        <w:spacing w:lineRule="exact" w:line="330" w:before="120" w:after="120"/>
        <w:ind w:firstLine="561" w:right="0"/>
        <w:jc w:val="both"/>
        <w:rPr/>
      </w:pPr>
      <w:r>
        <w:rPr>
          <w:sz w:val="28"/>
          <w:szCs w:val="28"/>
        </w:rPr>
        <w:t>g) Dấu hiệu trùng hoặc tương tự đến mức gây nhầm lẫn với nhãn hiệu của người khác đã được sử dụng và thừa nhận rộng rãi cho hàng hoá, dịch vụ trùng hoặc tương tự từ trước ngày nộp đơn hoặc ngày ưu tiên trong trường hợp đơn được hưởng quyền ưu tiên;</w:t>
      </w:r>
    </w:p>
    <w:p>
      <w:pPr>
        <w:pStyle w:val="Normal"/>
        <w:widowControl w:val="false"/>
        <w:snapToGrid w:val="false"/>
        <w:spacing w:lineRule="exact" w:line="330" w:before="120" w:after="120"/>
        <w:ind w:firstLine="561" w:right="0"/>
        <w:jc w:val="both"/>
        <w:rPr/>
      </w:pPr>
      <w:r>
        <w:rPr>
          <w:sz w:val="28"/>
          <w:szCs w:val="28"/>
        </w:rPr>
        <w:t>h)</w:t>
      </w:r>
      <w:r>
        <w:rPr>
          <w:rStyle w:val="FootnoteCharacters"/>
          <w:rStyle w:val="FootnoteReference"/>
          <w:sz w:val="28"/>
          <w:szCs w:val="28"/>
        </w:rPr>
        <w:footnoteReference w:id="85"/>
      </w:r>
      <w:r>
        <w:rPr>
          <w:sz w:val="28"/>
          <w:szCs w:val="28"/>
        </w:rPr>
        <w:t xml:space="preserve"> Dấu hiệu trùng hoặc tương tự đến mức gây nhầm lẫn với nhãn hiệu của tổ chức, cá nhân khác đã được bảo hộ cho hàng hóa, dịch vụ trùng hoặc tương tự mà đăng ký nhãn hiệu đó đã chấm dứt hiệu lực chưa quá ba năm, trừ trường hợp đăng ký nhãn hiệu đó bị chấm dứt hiệu lực theo quy định tại điểm d khoản 1 Điều 95 theo thủ tục quy định tại điểm b khoản 3 Điều 117 của Luật này;</w:t>
      </w:r>
    </w:p>
    <w:p>
      <w:pPr>
        <w:pStyle w:val="Normal"/>
        <w:widowControl w:val="false"/>
        <w:spacing w:lineRule="exact" w:line="330" w:before="120" w:after="120"/>
        <w:ind w:firstLine="561" w:right="0"/>
        <w:jc w:val="both"/>
        <w:rPr/>
      </w:pPr>
      <w:r>
        <w:rPr>
          <w:sz w:val="28"/>
          <w:szCs w:val="28"/>
        </w:rPr>
        <w:t>i)</w:t>
      </w:r>
      <w:r>
        <w:rPr>
          <w:rStyle w:val="FootnoteCharacters"/>
          <w:rStyle w:val="FootnoteReference"/>
          <w:sz w:val="28"/>
          <w:szCs w:val="28"/>
        </w:rPr>
        <w:footnoteReference w:id="86"/>
      </w:r>
      <w:r>
        <w:rPr>
          <w:sz w:val="28"/>
          <w:szCs w:val="28"/>
        </w:rPr>
        <w:t xml:space="preserve"> Dấu hiệu trùng hoặc tương tự đến mức gây nhầm lẫn với nhãn hiệu được coi là nhãn hiệu nổi tiếng của người khác trước ngày nộp đơn đăng ký cho hàng hóa, dịch vụ trùng hoặc tương tự với hàng hóa, dịch vụ mang nhãn hiệu nổi tiếng hoặc đăng ký cho hàng hóa,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pPr>
        <w:pStyle w:val="Normal"/>
        <w:widowControl w:val="false"/>
        <w:spacing w:lineRule="exact" w:line="330" w:before="120" w:after="120"/>
        <w:ind w:firstLine="561" w:right="0"/>
        <w:jc w:val="both"/>
        <w:rPr>
          <w:sz w:val="28"/>
          <w:szCs w:val="28"/>
        </w:rPr>
      </w:pPr>
      <w:r>
        <w:rPr>
          <w:sz w:val="28"/>
          <w:szCs w:val="28"/>
        </w:rPr>
        <w:t>k) Dấu hiệu trùng hoặc tương tự với tên thương mại đang được sử dụng của người khác, nếu việc sử dụng dấu hiệu đó có thể gây nhầm lẫn cho người tiêu dùng về nguồn gốc hàng hoá, dịch vụ;</w:t>
      </w:r>
    </w:p>
    <w:p>
      <w:pPr>
        <w:pStyle w:val="Normal"/>
        <w:widowControl w:val="false"/>
        <w:spacing w:lineRule="exact" w:line="330" w:before="120" w:after="120"/>
        <w:ind w:firstLine="561" w:right="0"/>
        <w:jc w:val="both"/>
        <w:rPr/>
      </w:pPr>
      <w:r>
        <w:rPr>
          <w:sz w:val="28"/>
          <w:szCs w:val="28"/>
        </w:rPr>
        <w:t xml:space="preserve">l) Dấu hiệu trùng hoặc tương tự với chỉ dẫn địa lý đang được bảo hộ nếu việc sử dụng dấu hiệu đó có thể làm cho người tiêu dùng hiểu sai lệch về nguồn gốc địa lý của hàng hoá; </w:t>
      </w:r>
    </w:p>
    <w:p>
      <w:pPr>
        <w:pStyle w:val="Normal"/>
        <w:widowControl w:val="false"/>
        <w:spacing w:lineRule="exact" w:line="330" w:before="120" w:after="120"/>
        <w:ind w:firstLine="561" w:right="0"/>
        <w:jc w:val="both"/>
        <w:rPr/>
      </w:pPr>
      <w:r>
        <w:rPr>
          <w:sz w:val="28"/>
          <w:szCs w:val="28"/>
        </w:rPr>
        <w:t>m) Dấu hiệu trùng với chỉ dẫn địa lý hoặc có chứa chỉ dẫn địa lý hoặc được dịch nghĩa, phiên âm từ chỉ dẫn địa lý đang được bảo hộ cho rượu vang, rượu mạnh nếu dấu hiệu được đăng ký để sử dụng cho rượu vang, rượu mạnh không có nguồn gốc xuất xứ từ khu vực địa lý mang chỉ dẫn địa lý đó;</w:t>
      </w:r>
    </w:p>
    <w:p>
      <w:pPr>
        <w:pStyle w:val="Normal"/>
        <w:snapToGrid w:val="false"/>
        <w:spacing w:lineRule="exact" w:line="340" w:before="120" w:after="120"/>
        <w:ind w:firstLine="561" w:right="0"/>
        <w:jc w:val="both"/>
        <w:rPr/>
      </w:pPr>
      <w:r>
        <w:rPr>
          <w:bCs/>
          <w:sz w:val="28"/>
          <w:szCs w:val="28"/>
        </w:rPr>
        <w:t>n)</w:t>
      </w:r>
      <w:r>
        <w:rPr>
          <w:rStyle w:val="FootnoteCharacters"/>
          <w:rStyle w:val="FootnoteReference"/>
          <w:bCs/>
          <w:sz w:val="28"/>
          <w:szCs w:val="28"/>
        </w:rPr>
        <w:footnoteReference w:id="87"/>
      </w:r>
      <w:r>
        <w:rPr>
          <w:bCs/>
          <w:sz w:val="28"/>
          <w:szCs w:val="28"/>
        </w:rPr>
        <w:t xml:space="preserve"> Dấu hiệu trùng hoặc không khác biệt đáng kể với kiểu dáng công nghiệp của người khác đã</w:t>
      </w:r>
      <w:r>
        <w:rPr>
          <w:sz w:val="28"/>
          <w:szCs w:val="28"/>
        </w:rPr>
        <w:t xml:space="preserve"> hoặc đang được </w:t>
      </w:r>
      <w:r>
        <w:rPr>
          <w:bCs/>
          <w:sz w:val="28"/>
          <w:szCs w:val="28"/>
        </w:rPr>
        <w:t>bảo hộ trên cơ sở đơn đăng ký kiểu dáng công nghiệp có ngày nộp đơn hoặc ngày ưu tiên sớm hơn so với ngày nộp đơn, ngày ưu tiên của đơn đăng ký nhãn hiệu;</w:t>
      </w:r>
      <w:r>
        <w:rPr>
          <w:b/>
          <w:iCs/>
          <w:sz w:val="28"/>
          <w:szCs w:val="28"/>
        </w:rPr>
        <w:tab/>
      </w:r>
    </w:p>
    <w:p>
      <w:pPr>
        <w:pStyle w:val="Normal"/>
        <w:snapToGrid w:val="false"/>
        <w:spacing w:lineRule="exact" w:line="340" w:before="120" w:after="120"/>
        <w:ind w:firstLine="561" w:right="0"/>
        <w:jc w:val="both"/>
        <w:rPr/>
      </w:pPr>
      <w:r>
        <w:rPr>
          <w:spacing w:val="2"/>
          <w:sz w:val="28"/>
          <w:szCs w:val="28"/>
        </w:rPr>
        <w:t>o)</w:t>
      </w:r>
      <w:r>
        <w:rPr>
          <w:rStyle w:val="FootnoteCharacters"/>
          <w:rStyle w:val="FootnoteReference"/>
          <w:spacing w:val="2"/>
          <w:sz w:val="28"/>
          <w:szCs w:val="28"/>
        </w:rPr>
        <w:footnoteReference w:id="88"/>
      </w:r>
      <w:r>
        <w:rPr>
          <w:spacing w:val="2"/>
          <w:sz w:val="28"/>
          <w:szCs w:val="28"/>
        </w:rPr>
        <w:t xml:space="preserve"> Dấu hiệu trùng hoặc tương tự đến mức gây nhầm lẫn với tên giống cây trồng đã hoặc đang được bảo hộ tại Việt Nam nếu dấu hiệu đó đăng ký cho hàng hóa là giống cây trồng c</w:t>
      </w:r>
      <w:r>
        <w:rPr>
          <w:sz w:val="28"/>
          <w:szCs w:val="28"/>
        </w:rPr>
        <w:t>ùng loài hoặc thuộc loài tương tự hoặc sản phẩm thu hoạch từ giống cây trồng;</w:t>
      </w:r>
    </w:p>
    <w:p>
      <w:pPr>
        <w:pStyle w:val="Normal"/>
        <w:widowControl w:val="false"/>
        <w:spacing w:lineRule="exact" w:line="340" w:before="120" w:after="120"/>
        <w:ind w:firstLine="561" w:right="0"/>
        <w:jc w:val="both"/>
        <w:rPr>
          <w:sz w:val="28"/>
          <w:szCs w:val="28"/>
        </w:rPr>
      </w:pPr>
      <w:r>
        <w:rPr>
          <w:sz w:val="28"/>
          <w:szCs w:val="28"/>
        </w:rPr>
        <w:t>p)</w:t>
      </w:r>
      <w:r>
        <w:rPr>
          <w:rStyle w:val="FootnoteCharacters"/>
          <w:rStyle w:val="FootnoteReference"/>
          <w:sz w:val="28"/>
          <w:szCs w:val="28"/>
        </w:rPr>
        <w:footnoteReference w:id="89"/>
      </w:r>
      <w:r>
        <w:rPr>
          <w:sz w:val="28"/>
          <w:szCs w:val="28"/>
        </w:rPr>
        <w:t xml:space="preserve"> Dấu hiệu trùng hoặc tương tự đến mức gây nhầm lẫn với tên gọi, hình ảnh của nhân vật, hình tượng trong tác phẩm thuộc phạm vi bảo hộ quyền tác giả của người khác đã được biết đến một cách rộng rãi trước ngày nộp đơn, trừ trường hợp được phép của chủ sở hữu tác phẩm đó.</w:t>
      </w:r>
    </w:p>
    <w:p>
      <w:pPr>
        <w:pStyle w:val="Normal"/>
        <w:widowControl w:val="false"/>
        <w:spacing w:lineRule="exact" w:line="340" w:before="120" w:after="120"/>
        <w:ind w:firstLine="561" w:right="0"/>
        <w:jc w:val="both"/>
        <w:rPr/>
      </w:pPr>
      <w:r>
        <w:rPr>
          <w:b/>
          <w:bCs/>
          <w:sz w:val="28"/>
          <w:szCs w:val="28"/>
        </w:rPr>
        <w:t xml:space="preserve">Điều 75. </w:t>
      </w:r>
      <w:r>
        <w:rPr>
          <w:b/>
          <w:bCs/>
          <w:iCs/>
          <w:sz w:val="28"/>
          <w:szCs w:val="28"/>
        </w:rPr>
        <w:t xml:space="preserve">Tiêu chí đánh giá nhãn hiệu nổi tiếng </w:t>
      </w:r>
    </w:p>
    <w:p>
      <w:pPr>
        <w:pStyle w:val="Normal"/>
        <w:widowControl w:val="false"/>
        <w:spacing w:lineRule="exact" w:line="340" w:before="120" w:after="120"/>
        <w:ind w:firstLine="561" w:right="0"/>
        <w:jc w:val="both"/>
        <w:rPr>
          <w:spacing w:val="2"/>
          <w:sz w:val="28"/>
          <w:szCs w:val="28"/>
        </w:rPr>
      </w:pPr>
      <w:r>
        <w:rPr>
          <w:sz w:val="28"/>
          <w:szCs w:val="28"/>
        </w:rPr>
        <w:t>Việc xem xét, đánh giá một nhãn hiệu là nổi tiếng được lựa chọn từ một số hoặc tất cả các tiêu chí sau đây:</w:t>
      </w:r>
      <w:r>
        <w:rPr>
          <w:rStyle w:val="FootnoteCharacters"/>
          <w:rStyle w:val="FootnoteReference"/>
          <w:sz w:val="28"/>
          <w:szCs w:val="28"/>
        </w:rPr>
        <w:footnoteReference w:id="90"/>
      </w:r>
    </w:p>
    <w:p>
      <w:pPr>
        <w:pStyle w:val="Normal"/>
        <w:widowControl w:val="false"/>
        <w:spacing w:lineRule="exact" w:line="340" w:before="120" w:after="120"/>
        <w:ind w:firstLine="561" w:right="0"/>
        <w:jc w:val="both"/>
        <w:rPr>
          <w:sz w:val="28"/>
          <w:szCs w:val="28"/>
        </w:rPr>
      </w:pPr>
      <w:r>
        <w:rPr>
          <w:sz w:val="28"/>
          <w:szCs w:val="28"/>
        </w:rPr>
        <w:t>1. Số lượng người tiêu dùng liên quan đã biết đến nhãn hiệu thông qua việc mua bán, sử dụng hàng hoá, dịch vụ mang nhãn hiệu hoặc thông qua quảng cáo;</w:t>
      </w:r>
    </w:p>
    <w:p>
      <w:pPr>
        <w:pStyle w:val="Normal"/>
        <w:widowControl w:val="false"/>
        <w:spacing w:lineRule="exact" w:line="340" w:before="120" w:after="120"/>
        <w:ind w:firstLine="561" w:right="0"/>
        <w:jc w:val="both"/>
        <w:rPr/>
      </w:pPr>
      <w:r>
        <w:rPr>
          <w:spacing w:val="-4"/>
          <w:sz w:val="28"/>
          <w:szCs w:val="28"/>
        </w:rPr>
        <w:t>2. Phạm vi lãnh thổ mà hàng hoá, dịch vụ mang nhãn hiệu đã được lưu hành;</w:t>
      </w:r>
    </w:p>
    <w:p>
      <w:pPr>
        <w:pStyle w:val="Normal"/>
        <w:widowControl w:val="false"/>
        <w:spacing w:lineRule="exact" w:line="340" w:before="120" w:after="120"/>
        <w:ind w:firstLine="561" w:right="0"/>
        <w:jc w:val="both"/>
        <w:rPr>
          <w:sz w:val="28"/>
          <w:szCs w:val="28"/>
        </w:rPr>
      </w:pPr>
      <w:r>
        <w:rPr>
          <w:sz w:val="28"/>
          <w:szCs w:val="28"/>
        </w:rPr>
        <w:t>3. Doanh số từ việc bán hàng hoá hoặc cung cấp dịch vụ mang nhãn hiệu hoặc số lượng hàng hoá đã được bán ra, lượng dịch vụ đã được cung cấp;</w:t>
      </w:r>
    </w:p>
    <w:p>
      <w:pPr>
        <w:pStyle w:val="Normal"/>
        <w:widowControl w:val="false"/>
        <w:spacing w:lineRule="exact" w:line="340" w:before="120" w:after="120"/>
        <w:ind w:firstLine="561" w:right="0"/>
        <w:jc w:val="both"/>
        <w:rPr>
          <w:sz w:val="28"/>
          <w:szCs w:val="28"/>
        </w:rPr>
      </w:pPr>
      <w:r>
        <w:rPr>
          <w:sz w:val="28"/>
          <w:szCs w:val="28"/>
        </w:rPr>
        <w:t>4. Thời gian sử dụng liên tục nhãn hiệu;</w:t>
      </w:r>
    </w:p>
    <w:p>
      <w:pPr>
        <w:pStyle w:val="Normal"/>
        <w:widowControl w:val="false"/>
        <w:spacing w:lineRule="exact" w:line="340" w:before="120" w:after="120"/>
        <w:ind w:firstLine="561" w:right="0"/>
        <w:jc w:val="both"/>
        <w:rPr/>
      </w:pPr>
      <w:r>
        <w:rPr>
          <w:sz w:val="28"/>
          <w:szCs w:val="28"/>
        </w:rPr>
        <w:t>5. Uy tín rộng rãi của hàng hoá, dịch vụ mang nhãn hiệu;</w:t>
      </w:r>
    </w:p>
    <w:p>
      <w:pPr>
        <w:pStyle w:val="Normal"/>
        <w:widowControl w:val="false"/>
        <w:spacing w:lineRule="exact" w:line="340" w:before="120" w:after="120"/>
        <w:ind w:firstLine="561" w:right="0"/>
        <w:jc w:val="both"/>
        <w:rPr>
          <w:sz w:val="28"/>
          <w:szCs w:val="28"/>
        </w:rPr>
      </w:pPr>
      <w:r>
        <w:rPr>
          <w:sz w:val="28"/>
          <w:szCs w:val="28"/>
        </w:rPr>
        <w:t>6. Số lượng quốc gia bảo hộ nhãn hiệu;</w:t>
      </w:r>
    </w:p>
    <w:p>
      <w:pPr>
        <w:pStyle w:val="Normal"/>
        <w:widowControl w:val="false"/>
        <w:spacing w:lineRule="exact" w:line="340" w:before="120" w:after="120"/>
        <w:ind w:firstLine="561" w:right="0"/>
        <w:jc w:val="both"/>
        <w:rPr>
          <w:sz w:val="28"/>
          <w:szCs w:val="28"/>
        </w:rPr>
      </w:pPr>
      <w:r>
        <w:rPr>
          <w:sz w:val="28"/>
          <w:szCs w:val="28"/>
        </w:rPr>
        <w:t>7. Số lượng quốc gia công nhận nhãn hiệu là nổi tiếng;</w:t>
      </w:r>
    </w:p>
    <w:p>
      <w:pPr>
        <w:pStyle w:val="Normal"/>
        <w:widowControl w:val="false"/>
        <w:spacing w:lineRule="exact" w:line="340" w:before="120" w:after="120"/>
        <w:ind w:firstLine="561" w:right="0"/>
        <w:jc w:val="both"/>
        <w:rPr>
          <w:sz w:val="28"/>
          <w:szCs w:val="28"/>
        </w:rPr>
      </w:pPr>
      <w:r>
        <w:rPr>
          <w:sz w:val="28"/>
          <w:szCs w:val="28"/>
        </w:rPr>
        <w:t>8. Giá chuyển nhượng, giá chuyển giao quyền sử dụng, giá trị góp vốn đầu tư của nhãn hiệu.</w:t>
      </w:r>
    </w:p>
    <w:p>
      <w:pPr>
        <w:pStyle w:val="Normal"/>
        <w:spacing w:before="120" w:after="120"/>
        <w:jc w:val="center"/>
        <w:rPr>
          <w:b/>
          <w:bCs/>
          <w:iCs/>
          <w:sz w:val="28"/>
          <w:szCs w:val="28"/>
        </w:rPr>
      </w:pPr>
      <w:r>
        <w:rPr>
          <w:b/>
          <w:bCs/>
          <w:iCs/>
          <w:sz w:val="28"/>
          <w:szCs w:val="28"/>
        </w:rPr>
      </w:r>
    </w:p>
    <w:p>
      <w:pPr>
        <w:pStyle w:val="Normal"/>
        <w:spacing w:before="120" w:after="120"/>
        <w:jc w:val="center"/>
        <w:rPr>
          <w:b/>
          <w:bCs/>
          <w:iCs/>
          <w:sz w:val="28"/>
          <w:szCs w:val="28"/>
        </w:rPr>
      </w:pPr>
      <w:r>
        <w:rPr>
          <w:b/>
          <w:bCs/>
          <w:iCs/>
          <w:sz w:val="28"/>
          <w:szCs w:val="28"/>
        </w:rPr>
        <w:t>Mục 5</w:t>
      </w:r>
    </w:p>
    <w:p>
      <w:pPr>
        <w:pStyle w:val="Normal"/>
        <w:spacing w:before="120" w:after="120"/>
        <w:jc w:val="center"/>
        <w:rPr/>
      </w:pPr>
      <w:r>
        <w:rPr>
          <w:b/>
          <w:sz w:val="28"/>
          <w:szCs w:val="28"/>
        </w:rPr>
        <w:t>ĐIỀU KIỆN BẢO HỘ ĐỐI VỚI TÊN THƯƠNG MẠI</w:t>
      </w:r>
    </w:p>
    <w:p>
      <w:pPr>
        <w:pStyle w:val="Normal"/>
        <w:widowControl w:val="false"/>
        <w:spacing w:before="120" w:after="120"/>
        <w:ind w:firstLine="560" w:right="0"/>
        <w:jc w:val="both"/>
        <w:rPr/>
      </w:pPr>
      <w:r>
        <w:rPr>
          <w:b/>
          <w:bCs/>
          <w:sz w:val="28"/>
          <w:szCs w:val="28"/>
        </w:rPr>
        <w:t xml:space="preserve">Điều 76. </w:t>
      </w:r>
      <w:r>
        <w:rPr>
          <w:b/>
          <w:bCs/>
          <w:iCs/>
          <w:sz w:val="28"/>
          <w:szCs w:val="28"/>
        </w:rPr>
        <w:t>Điều kiện chung đối với tên thương mại được bảo hộ</w:t>
      </w:r>
    </w:p>
    <w:p>
      <w:pPr>
        <w:pStyle w:val="Normal"/>
        <w:widowControl w:val="false"/>
        <w:spacing w:before="120" w:after="120"/>
        <w:ind w:firstLine="560" w:right="0"/>
        <w:jc w:val="both"/>
        <w:rPr>
          <w:sz w:val="28"/>
          <w:szCs w:val="28"/>
        </w:rPr>
      </w:pPr>
      <w:r>
        <w:rPr>
          <w:sz w:val="28"/>
          <w:szCs w:val="28"/>
        </w:rPr>
        <w:t xml:space="preserve">Tên thương mại được bảo hộ nếu có khả năng phân biệt chủ thể kinh doanh mang tên thương mại đó với chủ thể kinh doanh khác trong cùng lĩnh vực và khu vực kinh doanh. </w:t>
      </w:r>
    </w:p>
    <w:p>
      <w:pPr>
        <w:pStyle w:val="Normal"/>
        <w:widowControl w:val="false"/>
        <w:spacing w:before="120" w:after="120"/>
        <w:ind w:firstLine="560" w:right="0"/>
        <w:jc w:val="both"/>
        <w:rPr/>
      </w:pPr>
      <w:r>
        <w:rPr>
          <w:rFonts w:cs="Times New Roman Bold;Times New Roman" w:ascii="Times New Roman Bold;Times New Roman" w:hAnsi="Times New Roman Bold;Times New Roman"/>
          <w:b/>
          <w:bCs/>
          <w:spacing w:val="-2"/>
          <w:sz w:val="28"/>
          <w:szCs w:val="28"/>
        </w:rPr>
        <w:t xml:space="preserve">Điều 77. </w:t>
      </w:r>
      <w:r>
        <w:rPr>
          <w:rFonts w:cs="Times New Roman Bold;Times New Roman" w:ascii="Times New Roman Bold;Times New Roman" w:hAnsi="Times New Roman Bold;Times New Roman"/>
          <w:b/>
          <w:bCs/>
          <w:iCs/>
          <w:spacing w:val="-2"/>
          <w:sz w:val="28"/>
          <w:szCs w:val="28"/>
        </w:rPr>
        <w:t>Đối tượng không được bảo hộ với danh nghĩa tên thương mại</w:t>
      </w:r>
    </w:p>
    <w:p>
      <w:pPr>
        <w:pStyle w:val="Normal"/>
        <w:widowControl w:val="false"/>
        <w:spacing w:before="120" w:after="120"/>
        <w:ind w:firstLine="560" w:right="0"/>
        <w:jc w:val="both"/>
        <w:rPr/>
      </w:pPr>
      <w:r>
        <w:rPr>
          <w:sz w:val="28"/>
          <w:szCs w:val="28"/>
        </w:rPr>
        <w:t>Tên của cơ quan nhà nước, tổ chức chính trị, tổ chức chính trị - xã hội, tổ chức chính trị xã hội - nghề nghiệp, tổ chức xã hội, tổ chức xã hội - nghề nghiệp hoặc chủ thể khác không liên quan đến hoạt động kinh doanh thì không được bảo hộ với danh nghĩa tên thương mại.</w:t>
      </w:r>
    </w:p>
    <w:p>
      <w:pPr>
        <w:pStyle w:val="Normal"/>
        <w:widowControl w:val="false"/>
        <w:spacing w:before="120" w:after="120"/>
        <w:ind w:firstLine="560" w:right="0"/>
        <w:jc w:val="both"/>
        <w:rPr/>
      </w:pPr>
      <w:r>
        <w:rPr>
          <w:b/>
          <w:bCs/>
          <w:sz w:val="28"/>
          <w:szCs w:val="28"/>
        </w:rPr>
        <w:t xml:space="preserve">Điều 78. </w:t>
      </w:r>
      <w:r>
        <w:rPr>
          <w:b/>
          <w:bCs/>
          <w:iCs/>
          <w:sz w:val="28"/>
          <w:szCs w:val="28"/>
        </w:rPr>
        <w:t>Khả năng phân biệt của tên thương mại</w:t>
      </w:r>
    </w:p>
    <w:p>
      <w:pPr>
        <w:pStyle w:val="Normal"/>
        <w:widowControl w:val="false"/>
        <w:spacing w:before="120" w:after="120"/>
        <w:ind w:firstLine="560" w:right="0"/>
        <w:jc w:val="both"/>
        <w:rPr>
          <w:sz w:val="28"/>
          <w:szCs w:val="28"/>
        </w:rPr>
      </w:pPr>
      <w:r>
        <w:rPr>
          <w:sz w:val="28"/>
          <w:szCs w:val="28"/>
        </w:rPr>
        <w:t>Tên thương mại được coi là có khả năng phân biệt nếu đáp ứng các điều kiện sau đây:</w:t>
      </w:r>
    </w:p>
    <w:p>
      <w:pPr>
        <w:pStyle w:val="Normal"/>
        <w:widowControl w:val="false"/>
        <w:spacing w:before="120" w:after="120"/>
        <w:ind w:firstLine="560" w:right="0"/>
        <w:jc w:val="both"/>
        <w:rPr/>
      </w:pPr>
      <w:r>
        <w:rPr>
          <w:sz w:val="28"/>
          <w:szCs w:val="28"/>
        </w:rPr>
        <w:t>1. Chứa thành phần tên riêng, trừ trường hợp đã được biết đến rộng rãi do sử dụng;</w:t>
      </w:r>
    </w:p>
    <w:p>
      <w:pPr>
        <w:pStyle w:val="Normal"/>
        <w:widowControl w:val="false"/>
        <w:spacing w:before="120" w:after="120"/>
        <w:ind w:firstLine="560" w:right="0"/>
        <w:jc w:val="both"/>
        <w:rPr>
          <w:sz w:val="28"/>
          <w:szCs w:val="28"/>
        </w:rPr>
      </w:pPr>
      <w:r>
        <w:rPr>
          <w:sz w:val="28"/>
          <w:szCs w:val="28"/>
        </w:rPr>
        <w:t xml:space="preserve">2. Không trùng hoặc tương tự đến mức gây nhầm lẫn với tên thương mại mà người khác đã sử dụng trước trong cùng lĩnh vực và khu vực kinh doanh; </w:t>
      </w:r>
    </w:p>
    <w:p>
      <w:pPr>
        <w:pStyle w:val="Normal"/>
        <w:widowControl w:val="false"/>
        <w:spacing w:before="120" w:after="120"/>
        <w:ind w:firstLine="560" w:right="0"/>
        <w:jc w:val="both"/>
        <w:rPr>
          <w:b/>
          <w:bCs/>
          <w:iCs/>
          <w:sz w:val="28"/>
          <w:szCs w:val="28"/>
        </w:rPr>
      </w:pPr>
      <w:r>
        <w:rPr>
          <w:sz w:val="28"/>
          <w:szCs w:val="28"/>
        </w:rPr>
        <w:t>3. Không trùng hoặc tương tự đến mức gây nhầm lẫn với nhãn hiệu của người khác hoặc với chỉ dẫn địa lý đã được bảo hộ trước ngày tên thương mại đó được sử dụng.</w:t>
      </w:r>
    </w:p>
    <w:p>
      <w:pPr>
        <w:pStyle w:val="Normal"/>
        <w:spacing w:before="200" w:after="120"/>
        <w:jc w:val="center"/>
        <w:rPr>
          <w:b/>
          <w:bCs/>
          <w:iCs/>
          <w:sz w:val="28"/>
          <w:szCs w:val="28"/>
        </w:rPr>
      </w:pPr>
      <w:r>
        <w:rPr>
          <w:b/>
          <w:bCs/>
          <w:iCs/>
          <w:sz w:val="28"/>
          <w:szCs w:val="28"/>
        </w:rPr>
        <w:t>Mục 6</w:t>
      </w:r>
    </w:p>
    <w:p>
      <w:pPr>
        <w:pStyle w:val="Normal"/>
        <w:spacing w:before="120" w:after="120"/>
        <w:jc w:val="center"/>
        <w:rPr>
          <w:b/>
          <w:sz w:val="28"/>
          <w:szCs w:val="28"/>
        </w:rPr>
      </w:pPr>
      <w:r>
        <w:rPr>
          <w:b/>
          <w:sz w:val="28"/>
          <w:szCs w:val="28"/>
        </w:rPr>
        <w:t>ĐIỀU KIỆN BẢO HỘ ĐỐI VỚI CHỈ DẪN ĐỊA LÝ</w:t>
      </w:r>
    </w:p>
    <w:p>
      <w:pPr>
        <w:pStyle w:val="Normal"/>
        <w:widowControl w:val="false"/>
        <w:snapToGrid w:val="false"/>
        <w:spacing w:lineRule="exact" w:line="330" w:before="120" w:after="120"/>
        <w:ind w:firstLine="567" w:right="0"/>
        <w:jc w:val="both"/>
        <w:rPr>
          <w:sz w:val="28"/>
          <w:szCs w:val="28"/>
        </w:rPr>
      </w:pPr>
      <w:bookmarkStart w:id="12" w:name="dieu_79"/>
      <w:r>
        <w:rPr>
          <w:b/>
          <w:bCs/>
          <w:iCs/>
          <w:sz w:val="28"/>
          <w:szCs w:val="28"/>
        </w:rPr>
        <w:t>Điều 79. Điều kiện chung đối với chỉ dẫn địa lý được bảo hộ</w:t>
      </w:r>
      <w:bookmarkEnd w:id="12"/>
      <w:r>
        <w:rPr>
          <w:rStyle w:val="FootnoteCharacters"/>
          <w:rStyle w:val="FootnoteReference"/>
          <w:bCs/>
          <w:iCs/>
          <w:sz w:val="28"/>
          <w:szCs w:val="28"/>
        </w:rPr>
        <w:footnoteReference w:id="91"/>
      </w:r>
    </w:p>
    <w:p>
      <w:pPr>
        <w:pStyle w:val="Normal"/>
        <w:widowControl w:val="false"/>
        <w:snapToGrid w:val="false"/>
        <w:spacing w:lineRule="exact" w:line="330" w:before="120" w:after="120"/>
        <w:ind w:firstLine="567" w:right="0"/>
        <w:jc w:val="both"/>
        <w:rPr/>
      </w:pPr>
      <w:r>
        <w:rPr>
          <w:sz w:val="28"/>
          <w:szCs w:val="28"/>
        </w:rPr>
        <w:t>1. Chỉ dẫn địa lý được bảo hộ nếu đáp ứng các điều kiện sau đây:</w:t>
      </w:r>
    </w:p>
    <w:p>
      <w:pPr>
        <w:pStyle w:val="Normal"/>
        <w:widowControl w:val="false"/>
        <w:snapToGrid w:val="false"/>
        <w:spacing w:lineRule="exact" w:line="330" w:before="120" w:after="120"/>
        <w:ind w:firstLine="567" w:right="0"/>
        <w:jc w:val="both"/>
        <w:rPr>
          <w:sz w:val="28"/>
          <w:szCs w:val="28"/>
        </w:rPr>
      </w:pPr>
      <w:r>
        <w:rPr>
          <w:sz w:val="28"/>
          <w:szCs w:val="28"/>
        </w:rPr>
        <w:t>a) Sản phẩm mang chỉ dẫn địa lý có nguồn gốc địa lý từ khu vực, địa phương, vùng lãnh thổ hoặc quốc gia tương ứng với chỉ dẫn địa lý;</w:t>
      </w:r>
    </w:p>
    <w:p>
      <w:pPr>
        <w:pStyle w:val="Normal"/>
        <w:widowControl w:val="false"/>
        <w:snapToGrid w:val="false"/>
        <w:spacing w:lineRule="exact" w:line="330" w:before="120" w:after="120"/>
        <w:ind w:firstLine="567" w:right="0"/>
        <w:jc w:val="both"/>
        <w:rPr/>
      </w:pPr>
      <w:r>
        <w:rPr>
          <w:sz w:val="28"/>
          <w:szCs w:val="28"/>
        </w:rPr>
        <w:t>b) Sản phẩm mang chỉ dẫn địa lý có danh tiếng, chất lượng hoặc đặc tính chủ yếu do điều kiện địa lý của khu vực, địa phương, vùng lãnh thổ hoặc quốc gia tương ứng với chỉ dẫn địa lý đó quyết định.</w:t>
      </w:r>
    </w:p>
    <w:p>
      <w:pPr>
        <w:pStyle w:val="Normal"/>
        <w:widowControl w:val="false"/>
        <w:spacing w:before="120" w:after="120"/>
        <w:ind w:firstLine="567" w:right="0"/>
        <w:jc w:val="both"/>
        <w:rPr/>
      </w:pPr>
      <w:r>
        <w:rPr>
          <w:sz w:val="28"/>
          <w:szCs w:val="28"/>
        </w:rPr>
        <w:t xml:space="preserve"> </w:t>
      </w:r>
      <w:r>
        <w:rPr>
          <w:sz w:val="28"/>
          <w:szCs w:val="28"/>
        </w:rPr>
        <w:t xml:space="preserve">2. Chỉ dẫn địa lý đồng âm đáp ứng điều kiện quy định tại khoản 1 Điều này được bảo hộ nếu chỉ dẫn địa lý đó được sử dụng trên thực tế theo cách thức không gây nhầm lẫn cho người tiêu dùng về nguồn gốc địa lý của sản phẩm mang chỉ dẫn địa lý và </w:t>
      </w:r>
      <w:r>
        <w:rPr>
          <w:sz w:val="28"/>
          <w:szCs w:val="28"/>
          <w:shd w:fill="FFFFFF" w:val="clear"/>
        </w:rPr>
        <w:t>bảo đảm nguyên tắc đối xử công bằng giữa các tổ chức, cá nhân sản xuất sản phẩm mang chỉ dẫn địa lý đó</w:t>
      </w:r>
      <w:r>
        <w:rPr>
          <w:sz w:val="28"/>
          <w:szCs w:val="28"/>
        </w:rPr>
        <w:t>.</w:t>
      </w:r>
    </w:p>
    <w:p>
      <w:pPr>
        <w:pStyle w:val="Normal"/>
        <w:widowControl w:val="false"/>
        <w:spacing w:before="120" w:after="120"/>
        <w:ind w:firstLine="567" w:right="0"/>
        <w:jc w:val="both"/>
        <w:rPr/>
      </w:pPr>
      <w:r>
        <w:rPr>
          <w:b/>
          <w:bCs/>
          <w:sz w:val="28"/>
          <w:szCs w:val="28"/>
        </w:rPr>
        <w:t xml:space="preserve">Điều 80. </w:t>
      </w:r>
      <w:r>
        <w:rPr>
          <w:b/>
          <w:bCs/>
          <w:iCs/>
          <w:sz w:val="28"/>
          <w:szCs w:val="28"/>
        </w:rPr>
        <w:t>Đối tượng không được bảo hộ với danh nghĩa chỉ dẫn địa lý</w:t>
      </w:r>
    </w:p>
    <w:p>
      <w:pPr>
        <w:pStyle w:val="Normal"/>
        <w:widowControl w:val="false"/>
        <w:spacing w:before="120" w:after="120"/>
        <w:ind w:firstLine="567" w:right="0"/>
        <w:jc w:val="both"/>
        <w:rPr/>
      </w:pPr>
      <w:r>
        <w:rPr>
          <w:sz w:val="28"/>
          <w:szCs w:val="28"/>
        </w:rPr>
        <w:t>Các đối tượng sau đây không được bảo hộ với danh nghĩa chỉ dẫn địa lý:</w:t>
      </w:r>
    </w:p>
    <w:p>
      <w:pPr>
        <w:pStyle w:val="Normal"/>
        <w:widowControl w:val="false"/>
        <w:spacing w:before="120" w:after="120"/>
        <w:ind w:firstLine="567" w:right="0"/>
        <w:jc w:val="both"/>
        <w:rPr/>
      </w:pPr>
      <w:r>
        <w:rPr>
          <w:sz w:val="28"/>
          <w:szCs w:val="28"/>
        </w:rPr>
        <w:t>1.</w:t>
      </w:r>
      <w:r>
        <w:rPr>
          <w:rStyle w:val="FootnoteCharacters"/>
          <w:rStyle w:val="FootnoteReference"/>
          <w:sz w:val="28"/>
          <w:szCs w:val="28"/>
        </w:rPr>
        <w:footnoteReference w:id="92"/>
      </w:r>
      <w:r>
        <w:rPr>
          <w:sz w:val="28"/>
          <w:szCs w:val="28"/>
        </w:rPr>
        <w:t xml:space="preserve"> </w:t>
      </w:r>
      <w:r>
        <w:rPr>
          <w:sz w:val="28"/>
        </w:rPr>
        <w:t xml:space="preserve">Tên gọi, chỉ dẫn đã trở thành tên gọi chung của hàng hóa theo nhận thức của người tiêu dùng có liên quan </w:t>
      </w:r>
      <w:r>
        <w:rPr>
          <w:sz w:val="28"/>
          <w:szCs w:val="28"/>
        </w:rPr>
        <w:t>trên lãnh thổ</w:t>
      </w:r>
      <w:r>
        <w:rPr>
          <w:sz w:val="28"/>
        </w:rPr>
        <w:t xml:space="preserve"> Việt Nam</w:t>
      </w:r>
      <w:r>
        <w:rPr>
          <w:sz w:val="28"/>
          <w:szCs w:val="28"/>
        </w:rPr>
        <w:t>;</w:t>
      </w:r>
    </w:p>
    <w:p>
      <w:pPr>
        <w:pStyle w:val="Normal"/>
        <w:widowControl w:val="false"/>
        <w:spacing w:before="120" w:after="120"/>
        <w:ind w:firstLine="567" w:right="0"/>
        <w:jc w:val="both"/>
        <w:rPr/>
      </w:pPr>
      <w:r>
        <w:rPr>
          <w:sz w:val="28"/>
          <w:szCs w:val="28"/>
        </w:rPr>
        <w:t>2. Chỉ dẫn địa lý của nước ngoài mà tại nước đó chỉ dẫn địa lý không được bảo hộ, đã bị chấm dứt bảo hộ hoặc không còn được sử dụng;</w:t>
      </w:r>
    </w:p>
    <w:p>
      <w:pPr>
        <w:pStyle w:val="Normal"/>
        <w:widowControl w:val="false"/>
        <w:spacing w:before="120" w:after="120"/>
        <w:ind w:firstLine="567" w:right="0"/>
        <w:jc w:val="both"/>
        <w:rPr/>
      </w:pPr>
      <w:r>
        <w:rPr>
          <w:sz w:val="28"/>
          <w:szCs w:val="28"/>
        </w:rPr>
        <w:t>3.</w:t>
      </w:r>
      <w:r>
        <w:rPr>
          <w:rStyle w:val="FootnoteCharacters"/>
          <w:rStyle w:val="FootnoteReference"/>
          <w:sz w:val="28"/>
          <w:szCs w:val="28"/>
        </w:rPr>
        <w:footnoteReference w:id="93"/>
      </w:r>
      <w:r>
        <w:rPr>
          <w:sz w:val="28"/>
          <w:szCs w:val="28"/>
        </w:rPr>
        <w:t xml:space="preserve"> </w:t>
      </w:r>
      <w:r>
        <w:rPr>
          <w:sz w:val="28"/>
        </w:rPr>
        <w:t xml:space="preserve">Chỉ dẫn địa lý trùng hoặc tương tự với một nhãn hiệu đang được bảo hộ hoặc đã được nộp </w:t>
      </w:r>
      <w:r>
        <w:rPr>
          <w:iCs/>
          <w:sz w:val="28"/>
          <w:szCs w:val="28"/>
        </w:rPr>
        <w:t>theo</w:t>
      </w:r>
      <w:r>
        <w:rPr>
          <w:sz w:val="28"/>
          <w:szCs w:val="28"/>
        </w:rPr>
        <w:t xml:space="preserve"> </w:t>
      </w:r>
      <w:r>
        <w:rPr>
          <w:sz w:val="28"/>
        </w:rPr>
        <w:t xml:space="preserve">đơn đăng ký nhãn hiệu </w:t>
      </w:r>
      <w:r>
        <w:rPr>
          <w:iCs/>
          <w:sz w:val="28"/>
          <w:szCs w:val="28"/>
        </w:rPr>
        <w:t>có ngày nộp đơn hoặc ngày ưu tiên sớm hơn</w:t>
      </w:r>
      <w:r>
        <w:rPr>
          <w:sz w:val="28"/>
          <w:szCs w:val="28"/>
        </w:rPr>
        <w:t>,</w:t>
      </w:r>
      <w:r>
        <w:rPr>
          <w:sz w:val="28"/>
        </w:rPr>
        <w:t xml:space="preserve"> nếu việc sử dụng chỉ dẫn địa lý đó được thực hiện thì có khả năng gây nhầm lẫn về nguồn gốc thương mại của hàng hóa</w:t>
      </w:r>
      <w:r>
        <w:rPr>
          <w:sz w:val="28"/>
          <w:szCs w:val="28"/>
        </w:rPr>
        <w:t>;</w:t>
      </w:r>
    </w:p>
    <w:p>
      <w:pPr>
        <w:pStyle w:val="Normal"/>
        <w:widowControl w:val="false"/>
        <w:spacing w:before="120" w:after="120"/>
        <w:ind w:firstLine="567" w:right="0"/>
        <w:jc w:val="both"/>
        <w:rPr>
          <w:sz w:val="28"/>
          <w:szCs w:val="28"/>
        </w:rPr>
      </w:pPr>
      <w:r>
        <w:rPr>
          <w:sz w:val="28"/>
          <w:szCs w:val="28"/>
        </w:rPr>
        <w:t>4. Chỉ dẫn địa lý gây hiểu sai lệch cho người tiêu dùng về nguồn gốc địa lý thực của sản phẩm mang chỉ dẫn địa lý đó.</w:t>
      </w:r>
    </w:p>
    <w:p>
      <w:pPr>
        <w:pStyle w:val="Normal"/>
        <w:widowControl w:val="false"/>
        <w:spacing w:before="120" w:after="120"/>
        <w:ind w:firstLine="567" w:right="0"/>
        <w:jc w:val="both"/>
        <w:rPr/>
      </w:pPr>
      <w:r>
        <w:rPr>
          <w:b/>
          <w:bCs/>
          <w:sz w:val="28"/>
          <w:szCs w:val="28"/>
        </w:rPr>
        <w:t xml:space="preserve">Điều 81. </w:t>
      </w:r>
      <w:r>
        <w:rPr>
          <w:b/>
          <w:bCs/>
          <w:iCs/>
          <w:sz w:val="28"/>
          <w:szCs w:val="28"/>
        </w:rPr>
        <w:t>Danh tiếng, chất lượng, đặc tính của sản phẩm mang chỉ dẫn địa lý</w:t>
      </w:r>
    </w:p>
    <w:p>
      <w:pPr>
        <w:pStyle w:val="Normal"/>
        <w:widowControl w:val="false"/>
        <w:spacing w:before="120" w:after="120"/>
        <w:ind w:firstLine="567" w:right="0"/>
        <w:jc w:val="both"/>
        <w:rPr>
          <w:sz w:val="28"/>
          <w:szCs w:val="28"/>
        </w:rPr>
      </w:pPr>
      <w:r>
        <w:rPr>
          <w:sz w:val="28"/>
          <w:szCs w:val="28"/>
        </w:rPr>
        <w:t>1. Danh tiếng của sản phẩm mang chỉ dẫn địa lý được xác định bằng mức độ tín nhiệm của người tiêu dùng đối với sản phẩm đó thông qua mức độ rộng rãi người tiêu dùng biết đến và chọn lựa sản phẩm đó.</w:t>
      </w:r>
    </w:p>
    <w:p>
      <w:pPr>
        <w:pStyle w:val="Normal"/>
        <w:widowControl w:val="false"/>
        <w:spacing w:before="120" w:after="120"/>
        <w:ind w:firstLine="567" w:right="0"/>
        <w:jc w:val="both"/>
        <w:rPr/>
      </w:pPr>
      <w:r>
        <w:rPr>
          <w:sz w:val="28"/>
          <w:szCs w:val="28"/>
        </w:rPr>
        <w:t>2. Chất lượng, đặc tính của sản phẩm mang chỉ dẫn địa lý được xác định bằng một hoặc một số chỉ tiêu định tính, định lượng hoặc cảm quan về vật lý, hoá học, vi sinh và các chỉ tiêu đó phải có khả năng kiểm tra được bằng phương tiện kỹ thuật hoặc chuyên gia với phương pháp kiểm tra phù hợp.</w:t>
      </w:r>
    </w:p>
    <w:p>
      <w:pPr>
        <w:pStyle w:val="Normal"/>
        <w:widowControl w:val="false"/>
        <w:spacing w:before="120" w:after="120"/>
        <w:ind w:firstLine="567" w:right="0"/>
        <w:rPr/>
      </w:pPr>
      <w:r>
        <w:rPr>
          <w:b/>
          <w:bCs/>
          <w:sz w:val="28"/>
          <w:szCs w:val="28"/>
        </w:rPr>
        <w:t xml:space="preserve">Điều 82. </w:t>
      </w:r>
      <w:r>
        <w:rPr>
          <w:b/>
          <w:bCs/>
          <w:iCs/>
          <w:sz w:val="28"/>
          <w:szCs w:val="28"/>
        </w:rPr>
        <w:t>Điều kiện địa lý liên quan đến chỉ dẫn địa lý</w:t>
      </w:r>
    </w:p>
    <w:p>
      <w:pPr>
        <w:pStyle w:val="Normal"/>
        <w:widowControl w:val="false"/>
        <w:spacing w:before="120" w:after="120"/>
        <w:ind w:firstLine="567" w:right="0"/>
        <w:jc w:val="both"/>
        <w:rPr>
          <w:sz w:val="28"/>
          <w:szCs w:val="28"/>
        </w:rPr>
      </w:pPr>
      <w:r>
        <w:rPr>
          <w:sz w:val="28"/>
          <w:szCs w:val="28"/>
        </w:rPr>
        <w:t>1. Các điều kiện địa lý liên quan đến chỉ dẫn địa lý là những yếu tố tự nhiên, yếu tố về con người quyết định danh tiếng, chất lượng, đặc tính của sản phẩm mang chỉ dẫn địa lý đó.</w:t>
      </w:r>
    </w:p>
    <w:p>
      <w:pPr>
        <w:pStyle w:val="Normal"/>
        <w:widowControl w:val="false"/>
        <w:spacing w:before="120" w:after="120"/>
        <w:ind w:firstLine="567" w:right="0"/>
        <w:jc w:val="both"/>
        <w:rPr/>
      </w:pPr>
      <w:r>
        <w:rPr>
          <w:sz w:val="28"/>
          <w:szCs w:val="28"/>
        </w:rPr>
        <w:t>2. Yếu tố tự nhiên bao gồm yếu tố về khí hậu, thuỷ văn, địa chất, địa hình, hệ sinh thái và các điều kiện tự nhiên khác.</w:t>
      </w:r>
    </w:p>
    <w:p>
      <w:pPr>
        <w:pStyle w:val="Normal"/>
        <w:widowControl w:val="false"/>
        <w:spacing w:before="120" w:after="120"/>
        <w:ind w:firstLine="567" w:right="0"/>
        <w:jc w:val="both"/>
        <w:rPr>
          <w:sz w:val="28"/>
          <w:szCs w:val="28"/>
        </w:rPr>
      </w:pPr>
      <w:r>
        <w:rPr>
          <w:sz w:val="28"/>
          <w:szCs w:val="28"/>
        </w:rPr>
        <w:t>3. Yếu tố về con người bao gồm kỹ năng, kỹ xảo của người sản xuất, quy trình sản xuất truyền thống của địa phương.</w:t>
      </w:r>
    </w:p>
    <w:p>
      <w:pPr>
        <w:pStyle w:val="Normal"/>
        <w:widowControl w:val="false"/>
        <w:spacing w:before="120" w:after="120"/>
        <w:ind w:firstLine="567" w:right="0"/>
        <w:rPr/>
      </w:pPr>
      <w:r>
        <w:rPr>
          <w:b/>
          <w:bCs/>
          <w:sz w:val="28"/>
          <w:szCs w:val="28"/>
        </w:rPr>
        <w:t xml:space="preserve">Điều 83. </w:t>
      </w:r>
      <w:r>
        <w:rPr>
          <w:b/>
          <w:bCs/>
          <w:iCs/>
          <w:sz w:val="28"/>
          <w:szCs w:val="28"/>
        </w:rPr>
        <w:t>Khu vực địa lý mang chỉ dẫn địa lý</w:t>
      </w:r>
    </w:p>
    <w:p>
      <w:pPr>
        <w:pStyle w:val="Normal"/>
        <w:widowControl w:val="false"/>
        <w:spacing w:before="120" w:after="120"/>
        <w:ind w:firstLine="567" w:right="0"/>
        <w:jc w:val="both"/>
        <w:rPr>
          <w:sz w:val="28"/>
          <w:szCs w:val="28"/>
        </w:rPr>
      </w:pPr>
      <w:r>
        <w:rPr>
          <w:sz w:val="28"/>
          <w:szCs w:val="28"/>
        </w:rPr>
        <w:t xml:space="preserve">Khu vực địa lý mang chỉ dẫn địa lý có ranh giới được xác định một cách chính xác bằng từ ngữ và bản đồ. </w:t>
      </w:r>
    </w:p>
    <w:p>
      <w:pPr>
        <w:pStyle w:val="Normal"/>
        <w:spacing w:before="120" w:after="120"/>
        <w:jc w:val="center"/>
        <w:rPr>
          <w:b/>
          <w:bCs/>
          <w:iCs/>
          <w:sz w:val="28"/>
          <w:szCs w:val="28"/>
        </w:rPr>
      </w:pPr>
      <w:r>
        <w:rPr>
          <w:b/>
          <w:bCs/>
          <w:iCs/>
          <w:sz w:val="28"/>
          <w:szCs w:val="28"/>
        </w:rPr>
      </w:r>
    </w:p>
    <w:p>
      <w:pPr>
        <w:pStyle w:val="Normal"/>
        <w:spacing w:before="120" w:after="120"/>
        <w:jc w:val="center"/>
        <w:rPr>
          <w:b/>
          <w:bCs/>
          <w:iCs/>
          <w:sz w:val="28"/>
          <w:szCs w:val="28"/>
        </w:rPr>
      </w:pPr>
      <w:r>
        <w:rPr>
          <w:b/>
          <w:bCs/>
          <w:iCs/>
          <w:sz w:val="28"/>
          <w:szCs w:val="28"/>
        </w:rPr>
        <w:t>Mục 7</w:t>
      </w:r>
    </w:p>
    <w:p>
      <w:pPr>
        <w:pStyle w:val="Normal"/>
        <w:spacing w:before="120" w:after="120"/>
        <w:jc w:val="center"/>
        <w:rPr>
          <w:b/>
          <w:sz w:val="28"/>
          <w:szCs w:val="28"/>
        </w:rPr>
      </w:pPr>
      <w:r>
        <w:rPr>
          <w:b/>
          <w:sz w:val="28"/>
          <w:szCs w:val="28"/>
        </w:rPr>
        <w:t>ĐIỀU KIỆN BẢO HỘ ĐỐI VỚI BÍ MẬT KINH DOANH</w:t>
      </w:r>
    </w:p>
    <w:p>
      <w:pPr>
        <w:pStyle w:val="Normal"/>
        <w:widowControl w:val="false"/>
        <w:spacing w:before="120" w:after="120"/>
        <w:ind w:firstLine="560" w:right="0"/>
        <w:rPr/>
      </w:pPr>
      <w:r>
        <w:rPr>
          <w:b/>
          <w:bCs/>
          <w:sz w:val="28"/>
          <w:szCs w:val="28"/>
        </w:rPr>
        <w:t xml:space="preserve">Điều 84. </w:t>
      </w:r>
      <w:r>
        <w:rPr>
          <w:b/>
          <w:bCs/>
          <w:iCs/>
          <w:sz w:val="28"/>
          <w:szCs w:val="28"/>
        </w:rPr>
        <w:t>Điều kiện chung đối với bí mật kinh doanh được bảo hộ</w:t>
      </w:r>
    </w:p>
    <w:p>
      <w:pPr>
        <w:pStyle w:val="Normal"/>
        <w:widowControl w:val="false"/>
        <w:spacing w:before="120" w:after="120"/>
        <w:ind w:firstLine="560" w:right="0"/>
        <w:jc w:val="both"/>
        <w:rPr/>
      </w:pPr>
      <w:r>
        <w:rPr>
          <w:sz w:val="28"/>
          <w:szCs w:val="28"/>
        </w:rPr>
        <w:t>Bí mật kinh doanh được bảo hộ nếu đáp ứng các điều kiện sau đây:</w:t>
      </w:r>
    </w:p>
    <w:p>
      <w:pPr>
        <w:pStyle w:val="Normal"/>
        <w:widowControl w:val="false"/>
        <w:spacing w:before="120" w:after="120"/>
        <w:ind w:firstLine="560" w:right="0"/>
        <w:jc w:val="both"/>
        <w:rPr>
          <w:sz w:val="28"/>
          <w:szCs w:val="28"/>
        </w:rPr>
      </w:pPr>
      <w:r>
        <w:rPr>
          <w:sz w:val="28"/>
          <w:szCs w:val="28"/>
        </w:rPr>
        <w:t>1. Không phải là hiểu biết thông thường và không dễ dàng có được;</w:t>
      </w:r>
    </w:p>
    <w:p>
      <w:pPr>
        <w:pStyle w:val="Normal"/>
        <w:widowControl w:val="false"/>
        <w:spacing w:before="120" w:after="120"/>
        <w:ind w:firstLine="560" w:right="0"/>
        <w:jc w:val="both"/>
        <w:rPr>
          <w:sz w:val="28"/>
          <w:szCs w:val="28"/>
        </w:rPr>
      </w:pPr>
      <w:r>
        <w:rPr>
          <w:sz w:val="28"/>
          <w:szCs w:val="28"/>
        </w:rPr>
        <w:t>2. Khi được sử dụng trong kinh doanh sẽ tạo cho người nắm giữ bí mật kinh doanh lợi thế so với người không nắm giữ hoặc không sử dụng bí mật kinh doanh đó;</w:t>
      </w:r>
    </w:p>
    <w:p>
      <w:pPr>
        <w:pStyle w:val="Normal"/>
        <w:widowControl w:val="false"/>
        <w:spacing w:before="120" w:after="120"/>
        <w:ind w:firstLine="560" w:right="0"/>
        <w:jc w:val="both"/>
        <w:rPr/>
      </w:pPr>
      <w:r>
        <w:rPr>
          <w:sz w:val="28"/>
          <w:szCs w:val="28"/>
        </w:rPr>
        <w:t>3. Được chủ sở hữu bảo mật bằng các biện pháp cần thiết để bí mật kinh doanh đó không bị bộc lộ và không dễ dàng tiếp cận được.</w:t>
      </w:r>
    </w:p>
    <w:p>
      <w:pPr>
        <w:pStyle w:val="Normal"/>
        <w:widowControl w:val="false"/>
        <w:spacing w:before="120" w:after="120"/>
        <w:ind w:firstLine="560" w:right="0"/>
        <w:jc w:val="both"/>
        <w:rPr/>
      </w:pPr>
      <w:r>
        <w:rPr>
          <w:rFonts w:cs="Times New Roman Bold;Times New Roman" w:ascii="Times New Roman Bold;Times New Roman" w:hAnsi="Times New Roman Bold;Times New Roman"/>
          <w:b/>
          <w:bCs/>
          <w:spacing w:val="-4"/>
          <w:sz w:val="28"/>
          <w:szCs w:val="28"/>
        </w:rPr>
        <w:t xml:space="preserve">Điều 85. </w:t>
      </w:r>
      <w:r>
        <w:rPr>
          <w:rFonts w:cs="Times New Roman Bold;Times New Roman" w:ascii="Times New Roman Bold;Times New Roman" w:hAnsi="Times New Roman Bold;Times New Roman"/>
          <w:b/>
          <w:bCs/>
          <w:iCs/>
          <w:spacing w:val="-4"/>
          <w:sz w:val="28"/>
          <w:szCs w:val="28"/>
        </w:rPr>
        <w:t>Đối tượng không được bảo hộ với danh nghĩa bí mật kinh doanh</w:t>
      </w:r>
    </w:p>
    <w:p>
      <w:pPr>
        <w:pStyle w:val="Normal"/>
        <w:widowControl w:val="false"/>
        <w:spacing w:before="120" w:after="120"/>
        <w:ind w:firstLine="560" w:right="0"/>
        <w:jc w:val="both"/>
        <w:rPr/>
      </w:pPr>
      <w:r>
        <w:rPr>
          <w:sz w:val="28"/>
          <w:szCs w:val="28"/>
        </w:rPr>
        <w:t>Các thông tin bí mật sau đây không được bảo hộ với danh nghĩa bí mật kinh doanh:</w:t>
      </w:r>
    </w:p>
    <w:p>
      <w:pPr>
        <w:pStyle w:val="Normal"/>
        <w:widowControl w:val="false"/>
        <w:spacing w:before="120" w:after="120"/>
        <w:ind w:firstLine="560" w:right="0"/>
        <w:jc w:val="both"/>
        <w:rPr>
          <w:sz w:val="28"/>
          <w:szCs w:val="28"/>
        </w:rPr>
      </w:pPr>
      <w:r>
        <w:rPr>
          <w:sz w:val="28"/>
          <w:szCs w:val="28"/>
        </w:rPr>
        <w:t>1. Bí mật về nhân thân;</w:t>
      </w:r>
    </w:p>
    <w:p>
      <w:pPr>
        <w:pStyle w:val="Normal"/>
        <w:widowControl w:val="false"/>
        <w:spacing w:before="120" w:after="120"/>
        <w:ind w:firstLine="560" w:right="0"/>
        <w:jc w:val="both"/>
        <w:rPr>
          <w:sz w:val="28"/>
          <w:szCs w:val="28"/>
        </w:rPr>
      </w:pPr>
      <w:r>
        <w:rPr>
          <w:sz w:val="28"/>
          <w:szCs w:val="28"/>
        </w:rPr>
        <w:t>2. Bí mật về quản lý nhà nước;</w:t>
      </w:r>
    </w:p>
    <w:p>
      <w:pPr>
        <w:pStyle w:val="Normal"/>
        <w:widowControl w:val="false"/>
        <w:spacing w:before="120" w:after="120"/>
        <w:ind w:firstLine="560" w:right="0"/>
        <w:jc w:val="both"/>
        <w:rPr>
          <w:sz w:val="28"/>
          <w:szCs w:val="28"/>
        </w:rPr>
      </w:pPr>
      <w:r>
        <w:rPr>
          <w:sz w:val="28"/>
          <w:szCs w:val="28"/>
        </w:rPr>
        <w:t>3. Bí mật về quốc phòng, an ninh;</w:t>
      </w:r>
    </w:p>
    <w:p>
      <w:pPr>
        <w:pStyle w:val="Normal"/>
        <w:widowControl w:val="false"/>
        <w:spacing w:before="120" w:after="120"/>
        <w:ind w:firstLine="560" w:right="0"/>
        <w:jc w:val="both"/>
        <w:rPr>
          <w:sz w:val="28"/>
          <w:szCs w:val="28"/>
        </w:rPr>
      </w:pPr>
      <w:r>
        <w:rPr>
          <w:sz w:val="28"/>
          <w:szCs w:val="28"/>
        </w:rPr>
        <w:t>4. Thông tin bí mật khác không liên quan đến kinh doanh.</w:t>
      </w:r>
    </w:p>
    <w:p>
      <w:pPr>
        <w:pStyle w:val="Normal"/>
        <w:widowControl w:val="false"/>
        <w:spacing w:before="120" w:after="120"/>
        <w:jc w:val="center"/>
        <w:rPr>
          <w:b/>
          <w:bCs/>
          <w:iCs/>
          <w:sz w:val="28"/>
          <w:szCs w:val="28"/>
        </w:rPr>
      </w:pPr>
      <w:r>
        <w:rPr>
          <w:b/>
          <w:bCs/>
          <w:iCs/>
          <w:sz w:val="28"/>
          <w:szCs w:val="28"/>
        </w:rPr>
      </w:r>
    </w:p>
    <w:p>
      <w:pPr>
        <w:pStyle w:val="Normal"/>
        <w:widowControl w:val="false"/>
        <w:spacing w:before="120" w:after="120"/>
        <w:jc w:val="center"/>
        <w:rPr>
          <w:bCs/>
          <w:iCs/>
        </w:rPr>
      </w:pPr>
      <w:r>
        <w:rPr>
          <w:b/>
          <w:bCs/>
          <w:iCs/>
          <w:sz w:val="28"/>
          <w:szCs w:val="28"/>
        </w:rPr>
        <w:t>Chương VIII</w:t>
      </w:r>
    </w:p>
    <w:p>
      <w:pPr>
        <w:pStyle w:val="Normal"/>
        <w:widowControl w:val="false"/>
        <w:spacing w:before="120" w:after="120"/>
        <w:jc w:val="center"/>
        <w:rPr>
          <w:b/>
          <w:bCs/>
          <w:sz w:val="28"/>
          <w:szCs w:val="28"/>
        </w:rPr>
      </w:pPr>
      <w:r>
        <w:rPr>
          <w:b/>
          <w:bCs/>
          <w:sz w:val="28"/>
          <w:szCs w:val="28"/>
        </w:rPr>
        <w:t>XÁC LẬP QUYỀN SỞ HỮU CÔNG NGHIỆP ĐỐI VỚI</w:t>
      </w:r>
    </w:p>
    <w:p>
      <w:pPr>
        <w:pStyle w:val="Normal"/>
        <w:widowControl w:val="false"/>
        <w:spacing w:before="120" w:after="120"/>
        <w:jc w:val="center"/>
        <w:rPr>
          <w:b/>
          <w:bCs/>
          <w:sz w:val="28"/>
          <w:szCs w:val="28"/>
        </w:rPr>
      </w:pPr>
      <w:r>
        <w:rPr>
          <w:b/>
          <w:bCs/>
          <w:sz w:val="28"/>
          <w:szCs w:val="28"/>
        </w:rPr>
        <w:t>SÁNG CHẾ, KIỂU DÁNG CÔNG NGHIỆP, THIẾT KẾ BỐ TRÍ,</w:t>
      </w:r>
    </w:p>
    <w:p>
      <w:pPr>
        <w:pStyle w:val="Normal"/>
        <w:widowControl w:val="false"/>
        <w:spacing w:before="120" w:after="120"/>
        <w:jc w:val="center"/>
        <w:rPr>
          <w:b/>
          <w:bCs/>
          <w:sz w:val="28"/>
          <w:szCs w:val="28"/>
        </w:rPr>
      </w:pPr>
      <w:r>
        <w:rPr>
          <w:b/>
          <w:bCs/>
          <w:sz w:val="28"/>
          <w:szCs w:val="28"/>
        </w:rPr>
        <w:t>NHÃN HIỆU, CHỈ DẪN ĐỊA LÝ</w:t>
      </w:r>
    </w:p>
    <w:p>
      <w:pPr>
        <w:pStyle w:val="Normal"/>
        <w:spacing w:before="120" w:after="120"/>
        <w:jc w:val="center"/>
        <w:rPr>
          <w:b/>
          <w:bCs/>
          <w:iCs/>
          <w:sz w:val="28"/>
          <w:szCs w:val="28"/>
        </w:rPr>
      </w:pPr>
      <w:r>
        <w:rPr>
          <w:b/>
          <w:bCs/>
          <w:iCs/>
          <w:sz w:val="28"/>
          <w:szCs w:val="28"/>
        </w:rPr>
        <w:t>Mục 1</w:t>
      </w:r>
    </w:p>
    <w:p>
      <w:pPr>
        <w:pStyle w:val="Normal"/>
        <w:spacing w:before="120" w:after="120"/>
        <w:jc w:val="center"/>
        <w:rPr>
          <w:b/>
          <w:sz w:val="28"/>
          <w:szCs w:val="28"/>
        </w:rPr>
      </w:pPr>
      <w:r>
        <w:rPr>
          <w:b/>
          <w:sz w:val="28"/>
          <w:szCs w:val="28"/>
        </w:rPr>
        <w:t xml:space="preserve">  </w:t>
      </w:r>
      <w:r>
        <w:rPr>
          <w:b/>
          <w:sz w:val="28"/>
          <w:szCs w:val="28"/>
        </w:rPr>
        <w:t>ĐĂNG KÝ SÁNG CHẾ, KIỂU DÁNG CÔNG NGHIỆP,</w:t>
      </w:r>
    </w:p>
    <w:p>
      <w:pPr>
        <w:pStyle w:val="Normal"/>
        <w:spacing w:before="120" w:after="120"/>
        <w:jc w:val="center"/>
        <w:rPr>
          <w:b/>
          <w:sz w:val="28"/>
          <w:szCs w:val="28"/>
        </w:rPr>
      </w:pPr>
      <w:r>
        <w:rPr>
          <w:b/>
          <w:sz w:val="28"/>
          <w:szCs w:val="28"/>
        </w:rPr>
        <w:t>THIẾT KẾ BỐ TRÍ, NHÃN HIỆU, CHỈ DẪN ĐỊA LÝ</w:t>
      </w:r>
    </w:p>
    <w:p>
      <w:pPr>
        <w:pStyle w:val="Normal"/>
        <w:snapToGrid w:val="false"/>
        <w:spacing w:lineRule="exact" w:line="350" w:before="120" w:after="120"/>
        <w:ind w:firstLine="567" w:right="0"/>
        <w:jc w:val="both"/>
        <w:rPr>
          <w:spacing w:val="6"/>
          <w:sz w:val="28"/>
          <w:szCs w:val="28"/>
        </w:rPr>
      </w:pPr>
      <w:r>
        <w:rPr>
          <w:b/>
          <w:bCs/>
          <w:iCs/>
          <w:spacing w:val="6"/>
          <w:sz w:val="28"/>
          <w:szCs w:val="28"/>
        </w:rPr>
        <w:t>Điều 86. Quyền đăng ký sáng chế, kiểu dáng công nghiệp, thiết kế bố trí</w:t>
      </w:r>
      <w:r>
        <w:rPr>
          <w:rStyle w:val="FootnoteCharacters"/>
          <w:rStyle w:val="FootnoteReference"/>
          <w:bCs/>
          <w:iCs/>
          <w:spacing w:val="6"/>
          <w:sz w:val="28"/>
          <w:szCs w:val="28"/>
        </w:rPr>
        <w:footnoteReference w:id="94"/>
      </w:r>
    </w:p>
    <w:p>
      <w:pPr>
        <w:pStyle w:val="Normal"/>
        <w:widowControl w:val="false"/>
        <w:snapToGrid w:val="false"/>
        <w:spacing w:lineRule="exact" w:line="350" w:before="120" w:after="120"/>
        <w:ind w:firstLine="567" w:right="0"/>
        <w:jc w:val="both"/>
        <w:rPr/>
      </w:pPr>
      <w:r>
        <w:rPr>
          <w:sz w:val="28"/>
          <w:szCs w:val="28"/>
        </w:rPr>
        <w:t>1. Tổ chức, cá nhân sau đây có quyền đăng ký sáng chế, kiểu dáng công nghiệp, thiết kế bố trí:</w:t>
      </w:r>
    </w:p>
    <w:p>
      <w:pPr>
        <w:pStyle w:val="Normal"/>
        <w:widowControl w:val="false"/>
        <w:snapToGrid w:val="false"/>
        <w:spacing w:lineRule="exact" w:line="350" w:before="120" w:after="120"/>
        <w:ind w:firstLine="567" w:right="0"/>
        <w:jc w:val="both"/>
        <w:rPr>
          <w:sz w:val="28"/>
          <w:szCs w:val="28"/>
        </w:rPr>
      </w:pPr>
      <w:r>
        <w:rPr>
          <w:sz w:val="28"/>
          <w:szCs w:val="28"/>
        </w:rPr>
        <w:t xml:space="preserve">a) Tác giả tạo ra sáng chế, kiểu dáng công nghiệp, thiết kế bố trí bằng công sức và chi phí của mình; </w:t>
      </w:r>
    </w:p>
    <w:p>
      <w:pPr>
        <w:pStyle w:val="Normal"/>
        <w:widowControl w:val="false"/>
        <w:snapToGrid w:val="false"/>
        <w:spacing w:lineRule="exact" w:line="350" w:before="120" w:after="120"/>
        <w:ind w:firstLine="567" w:right="0"/>
        <w:jc w:val="both"/>
        <w:rPr/>
      </w:pPr>
      <w:r>
        <w:rPr>
          <w:sz w:val="28"/>
          <w:szCs w:val="28"/>
        </w:rPr>
        <w:t>b) 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 hoặc trường hợp quy định tại Điều 86a của Luật này.</w:t>
      </w:r>
    </w:p>
    <w:p>
      <w:pPr>
        <w:pStyle w:val="Normal"/>
        <w:widowControl w:val="false"/>
        <w:snapToGrid w:val="false"/>
        <w:spacing w:lineRule="exact" w:line="350" w:before="120" w:after="120"/>
        <w:ind w:firstLine="567" w:right="0"/>
        <w:jc w:val="both"/>
        <w:rPr/>
      </w:pPr>
      <w:r>
        <w:rPr>
          <w:sz w:val="28"/>
          <w:szCs w:val="28"/>
        </w:rPr>
        <w:t>2.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pPr>
        <w:pStyle w:val="Normal"/>
        <w:keepLines/>
        <w:widowControl w:val="false"/>
        <w:snapToGrid w:val="false"/>
        <w:spacing w:lineRule="exact" w:line="350" w:before="120" w:after="120"/>
        <w:ind w:firstLine="567" w:right="0"/>
        <w:jc w:val="both"/>
        <w:rPr/>
      </w:pPr>
      <w:r>
        <w:rPr>
          <w:sz w:val="28"/>
          <w:szCs w:val="28"/>
        </w:rPr>
        <w:t>3. Tổ chức, cá nhân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pPr>
        <w:pStyle w:val="Normal"/>
        <w:snapToGrid w:val="false"/>
        <w:spacing w:lineRule="exact" w:line="340" w:before="120" w:after="120"/>
        <w:ind w:firstLine="567" w:right="0"/>
        <w:jc w:val="both"/>
        <w:rPr>
          <w:rFonts w:ascii="Times New Roman Bold;Times New Roman" w:hAnsi="Times New Roman Bold;Times New Roman" w:cs="Times New Roman Bold;Times New Roman"/>
          <w:b/>
          <w:bCs/>
          <w:iCs/>
          <w:spacing w:val="4"/>
          <w:sz w:val="28"/>
          <w:szCs w:val="28"/>
        </w:rPr>
      </w:pPr>
      <w:r>
        <w:rPr>
          <w:rFonts w:cs="Times New Roman Bold;Times New Roman" w:ascii="Times New Roman Bold;Times New Roman" w:hAnsi="Times New Roman Bold;Times New Roman"/>
          <w:b/>
          <w:bCs/>
          <w:iCs/>
          <w:spacing w:val="4"/>
          <w:sz w:val="28"/>
          <w:szCs w:val="28"/>
        </w:rPr>
        <w:t>Điều 86a. Quyền đăng ký sáng chế, kiểu dáng công nghiệp, thiết kế bố trí là kết quả của nhiệm vụ khoa học và công nghệ sử dụng ngân sách nhà nước</w:t>
      </w:r>
      <w:r>
        <w:rPr>
          <w:rStyle w:val="FootnoteCharacters"/>
          <w:rStyle w:val="FootnoteReference"/>
          <w:bCs/>
          <w:iCs/>
          <w:spacing w:val="4"/>
          <w:sz w:val="28"/>
          <w:szCs w:val="28"/>
        </w:rPr>
        <w:footnoteReference w:id="95"/>
      </w:r>
    </w:p>
    <w:p>
      <w:pPr>
        <w:pStyle w:val="Normal"/>
        <w:widowControl w:val="false"/>
        <w:snapToGrid w:val="false"/>
        <w:spacing w:lineRule="exact" w:line="330" w:before="120" w:after="120"/>
        <w:ind w:firstLine="567" w:right="0"/>
        <w:jc w:val="both"/>
        <w:rPr/>
      </w:pPr>
      <w:r>
        <w:rPr>
          <w:spacing w:val="2"/>
          <w:sz w:val="28"/>
          <w:szCs w:val="28"/>
        </w:rPr>
        <w:t>1. Đối với sáng chế, kiểu dáng công nghiệp, thiết kế bố trí là kết quả của nhiệm vụ khoa học và công nghệ sử dụng toàn bộ ngân sách nhà nước, quyền đăng ký sáng chế, kiểu dáng công nghiệp, thiết kế bố trí được giao cho tổ chức chủ trì một cách tự động và không bồi hoàn, trừ trường hợp quy định tại khoản 3 Điều này.</w:t>
      </w:r>
    </w:p>
    <w:p>
      <w:pPr>
        <w:pStyle w:val="Normal"/>
        <w:widowControl w:val="false"/>
        <w:snapToGrid w:val="false"/>
        <w:spacing w:lineRule="exact" w:line="330" w:before="120" w:after="120"/>
        <w:ind w:firstLine="567" w:right="0"/>
        <w:jc w:val="both"/>
        <w:rPr/>
      </w:pPr>
      <w:r>
        <w:rPr>
          <w:sz w:val="28"/>
          <w:szCs w:val="28"/>
        </w:rPr>
        <w:t>2. Đối với sáng chế, kiểu dáng công nghiệp, thiết kế bố trí là kết quả của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được giao cho tổ chức chủ trì một cách tự động và không bồi hoàn, trừ trường hợp quy định tại khoản 3 Điều này.</w:t>
      </w:r>
    </w:p>
    <w:p>
      <w:pPr>
        <w:pStyle w:val="Normal"/>
        <w:widowControl w:val="false"/>
        <w:snapToGrid w:val="false"/>
        <w:spacing w:lineRule="exact" w:line="330" w:before="120" w:after="120"/>
        <w:ind w:firstLine="567" w:right="0"/>
        <w:jc w:val="both"/>
        <w:rPr/>
      </w:pPr>
      <w:r>
        <w:rPr>
          <w:sz w:val="28"/>
          <w:szCs w:val="28"/>
        </w:rPr>
        <w:t>3. Quyền đăng ký sáng chế, kiểu dáng công nghiệp, thiết kế bố trí là kết quả của nhiệm vụ khoa học và công nghệ thuộc lĩnh vực quốc phòng và an ninh quốc gia được thực hiện như sau:</w:t>
      </w:r>
    </w:p>
    <w:p>
      <w:pPr>
        <w:pStyle w:val="Normal"/>
        <w:widowControl w:val="false"/>
        <w:snapToGrid w:val="false"/>
        <w:spacing w:lineRule="exact" w:line="330" w:before="120" w:after="120"/>
        <w:ind w:firstLine="567" w:right="0"/>
        <w:jc w:val="both"/>
        <w:rPr>
          <w:sz w:val="28"/>
          <w:szCs w:val="28"/>
        </w:rPr>
      </w:pPr>
      <w:r>
        <w:rPr>
          <w:sz w:val="28"/>
          <w:szCs w:val="28"/>
        </w:rPr>
        <w:t>a) Trường hợp nhiệm vụ khoa học và công nghệ sử dụng toàn bộ ngân sách nhà nước, quyền đăng ký sáng chế, kiểu dáng công nghiệp, thiết kế bố trí thuộc về Nhà nước;</w:t>
      </w:r>
    </w:p>
    <w:p>
      <w:pPr>
        <w:pStyle w:val="Normal"/>
        <w:widowControl w:val="false"/>
        <w:snapToGrid w:val="false"/>
        <w:spacing w:lineRule="exact" w:line="330" w:before="120" w:after="120"/>
        <w:ind w:firstLine="567" w:right="0"/>
        <w:jc w:val="both"/>
        <w:rPr/>
      </w:pPr>
      <w:r>
        <w:rPr>
          <w:sz w:val="28"/>
          <w:szCs w:val="28"/>
        </w:rPr>
        <w:t>b) Trường hợp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thuộc về Nhà nước;</w:t>
      </w:r>
    </w:p>
    <w:p>
      <w:pPr>
        <w:pStyle w:val="Normal"/>
        <w:widowControl w:val="false"/>
        <w:snapToGrid w:val="false"/>
        <w:spacing w:lineRule="exact" w:line="330" w:before="120" w:after="120"/>
        <w:ind w:firstLine="567" w:right="0"/>
        <w:jc w:val="both"/>
        <w:rPr/>
      </w:pPr>
      <w:r>
        <w:rPr>
          <w:sz w:val="28"/>
          <w:szCs w:val="28"/>
        </w:rPr>
        <w:t>c) Đại diện chủ sở hữu nhà nước thực hiện quyền đăng ký quy định tại điểm a và điểm b khoản này. </w:t>
      </w:r>
    </w:p>
    <w:p>
      <w:pPr>
        <w:pStyle w:val="Normal"/>
        <w:widowControl w:val="false"/>
        <w:spacing w:before="120" w:after="120"/>
        <w:ind w:firstLine="567" w:right="0"/>
        <w:jc w:val="both"/>
        <w:rPr/>
      </w:pPr>
      <w:r>
        <w:rPr>
          <w:sz w:val="28"/>
          <w:szCs w:val="28"/>
        </w:rPr>
        <w:t>4. Chính phủ quy định chi tiết Điều này.</w:t>
      </w:r>
    </w:p>
    <w:p>
      <w:pPr>
        <w:pStyle w:val="Normal"/>
        <w:widowControl w:val="false"/>
        <w:spacing w:before="120" w:after="120"/>
        <w:ind w:firstLine="567" w:right="0"/>
        <w:rPr>
          <w:b/>
          <w:bCs/>
          <w:sz w:val="28"/>
          <w:szCs w:val="28"/>
        </w:rPr>
      </w:pPr>
      <w:r>
        <w:rPr>
          <w:b/>
          <w:bCs/>
          <w:sz w:val="28"/>
          <w:szCs w:val="28"/>
        </w:rPr>
        <w:t>Điều 87. Quyền đăng ký nhãn hiệu</w:t>
      </w:r>
      <w:r>
        <w:rPr>
          <w:rStyle w:val="FootnoteCharacters"/>
          <w:rStyle w:val="FootnoteReference"/>
          <w:bCs/>
        </w:rPr>
        <w:footnoteReference w:id="96"/>
      </w:r>
    </w:p>
    <w:p>
      <w:pPr>
        <w:pStyle w:val="Normal"/>
        <w:widowControl w:val="false"/>
        <w:spacing w:before="120" w:after="120"/>
        <w:ind w:firstLine="567" w:right="0"/>
        <w:jc w:val="both"/>
        <w:rPr>
          <w:sz w:val="28"/>
          <w:szCs w:val="28"/>
        </w:rPr>
      </w:pPr>
      <w:r>
        <w:rPr>
          <w:sz w:val="28"/>
          <w:szCs w:val="28"/>
        </w:rPr>
        <w:t>1. Tổ chức, cá nhân có quyền đăng ký nhãn hiệu dùng cho hàng hoá do mình sản xuất hoặc dịch vụ do mình cung cấp.</w:t>
      </w:r>
    </w:p>
    <w:p>
      <w:pPr>
        <w:pStyle w:val="Normal"/>
        <w:widowControl w:val="false"/>
        <w:spacing w:before="120" w:after="120"/>
        <w:ind w:firstLine="567" w:right="0"/>
        <w:jc w:val="both"/>
        <w:rPr/>
      </w:pPr>
      <w:r>
        <w:rPr>
          <w:sz w:val="28"/>
          <w:szCs w:val="28"/>
        </w:rPr>
        <w:t>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pPr>
        <w:pStyle w:val="Normal"/>
        <w:widowControl w:val="false"/>
        <w:spacing w:before="120" w:after="120"/>
        <w:ind w:firstLine="567" w:right="0"/>
        <w:jc w:val="both"/>
        <w:rPr>
          <w:sz w:val="28"/>
          <w:szCs w:val="28"/>
        </w:rPr>
      </w:pPr>
      <w:r>
        <w:rPr>
          <w:sz w:val="28"/>
          <w:szCs w:val="28"/>
        </w:rPr>
        <w:t xml:space="preserve">3. Tổ chức tập thể được thành lập hợp pháp có quyền đăng ký nhãn hiệu tập thể để các thành viên của mình sử dụng theo quy chế sử dụng nhãn hiệu tập thể; đối với dấu hiệu chỉ nguồn gốc địa lý của hàng hóa, dịch vụ, tổ chức có quyền đăng ký là tổ chức tập thể của các tổ chức, cá nhân tiến hành sản xuất, kinh doanh tại địa phương đó; đối với địa danh, </w:t>
      </w:r>
      <w:r>
        <w:rPr>
          <w:spacing w:val="-2"/>
          <w:sz w:val="28"/>
          <w:szCs w:val="28"/>
        </w:rPr>
        <w:t>dấu hiệu khác chỉ nguồn gốc địa lý đặc sản địa phương của Việt Nam thì việc đăng ký phải được cơ quan nhà nước có thẩm quyền cho phép.</w:t>
      </w:r>
    </w:p>
    <w:p>
      <w:pPr>
        <w:pStyle w:val="Normal"/>
        <w:widowControl w:val="false"/>
        <w:spacing w:before="120" w:after="120"/>
        <w:ind w:firstLine="567" w:right="0"/>
        <w:jc w:val="both"/>
        <w:rPr>
          <w:sz w:val="28"/>
          <w:szCs w:val="28"/>
          <w:u w:val="single"/>
        </w:rPr>
      </w:pPr>
      <w:r>
        <w:rPr>
          <w:sz w:val="28"/>
          <w:szCs w:val="28"/>
        </w:rPr>
        <w:t xml:space="preserve">4. Tổ chức có chức năng kiểm soát, chứng nhận chất lượng, đặc tính, nguồn gốc hoặc tiêu chí khác liên quan đến hàng hóa, dịch vụ có quyền đăng ký nhãn hiệu chứng nhận với điều kiện không tiến hành sản xuất, kinh doanh hàng hóa, dịch vụ đó; đối với địa danh, </w:t>
      </w:r>
      <w:r>
        <w:rPr>
          <w:spacing w:val="-2"/>
          <w:sz w:val="28"/>
          <w:szCs w:val="28"/>
        </w:rPr>
        <w:t>dấu hiệu khác chỉ nguồn gốc địa lý đặc sản địa phương của Việt Nam thì việc đăng ký phải được cơ quan nhà nước có thẩm quyền cho phép.</w:t>
      </w:r>
    </w:p>
    <w:p>
      <w:pPr>
        <w:pStyle w:val="Normal"/>
        <w:widowControl w:val="false"/>
        <w:spacing w:before="120" w:after="120"/>
        <w:ind w:firstLine="567" w:right="0"/>
        <w:jc w:val="both"/>
        <w:rPr>
          <w:sz w:val="28"/>
          <w:szCs w:val="28"/>
        </w:rPr>
      </w:pPr>
      <w:r>
        <w:rPr>
          <w:sz w:val="28"/>
          <w:szCs w:val="28"/>
        </w:rPr>
        <w:t>5. Hai hoặc nhiều tổ chức, cá nhân có quyền cùng đăng ký một nhãn hiệu để trở thành đồng chủ sở hữu với những điều kiện sau đây:</w:t>
      </w:r>
    </w:p>
    <w:p>
      <w:pPr>
        <w:pStyle w:val="Normal"/>
        <w:widowControl w:val="false"/>
        <w:spacing w:before="120" w:after="120"/>
        <w:ind w:firstLine="567" w:right="0"/>
        <w:jc w:val="both"/>
        <w:rPr/>
      </w:pPr>
      <w:r>
        <w:rPr>
          <w:sz w:val="28"/>
          <w:szCs w:val="28"/>
        </w:rPr>
        <w:t xml:space="preserve">a) Việc sử dụng nhãn hiệu đó phải nhân danh tất cả các đồng chủ sở hữu hoặc sử dụng cho hàng hóa, dịch vụ mà tất cả các đồng chủ sở hữu đều tham gia vào quá trình sản xuất, kinh doanh; </w:t>
      </w:r>
    </w:p>
    <w:p>
      <w:pPr>
        <w:pStyle w:val="Normal"/>
        <w:widowControl w:val="false"/>
        <w:spacing w:before="120" w:after="120"/>
        <w:ind w:firstLine="567" w:right="0"/>
        <w:jc w:val="both"/>
        <w:rPr>
          <w:sz w:val="28"/>
          <w:szCs w:val="28"/>
        </w:rPr>
      </w:pPr>
      <w:r>
        <w:rPr>
          <w:sz w:val="28"/>
          <w:szCs w:val="28"/>
        </w:rPr>
        <w:t>b) Việc sử dụng nhãn hiệu đó không gây nhầm lẫn cho người tiêu dùng về nguồn gốc của hàng hoá, dịch vụ.</w:t>
      </w:r>
    </w:p>
    <w:p>
      <w:pPr>
        <w:pStyle w:val="Normal"/>
        <w:widowControl w:val="false"/>
        <w:spacing w:before="120" w:after="120"/>
        <w:ind w:firstLine="567" w:right="0"/>
        <w:jc w:val="both"/>
        <w:rPr/>
      </w:pPr>
      <w:r>
        <w:rPr>
          <w:sz w:val="28"/>
          <w:szCs w:val="28"/>
        </w:rPr>
        <w:t>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pPr>
        <w:pStyle w:val="Normal"/>
        <w:widowControl w:val="false"/>
        <w:spacing w:before="120" w:after="120"/>
        <w:ind w:firstLine="567" w:right="0"/>
        <w:jc w:val="both"/>
        <w:rPr/>
      </w:pPr>
      <w:r>
        <w:rPr>
          <w:spacing w:val="-2"/>
          <w:sz w:val="28"/>
          <w:szCs w:val="28"/>
        </w:rPr>
        <w:t>7. Đối với nhãn hiệu được bảo hộ tại một nước là thành viên của điều ước quốc tế có quy định cấm người đại diện hoặc đại lý của chủ sở hữu nhãn hiệu đăng ký nhãn hiệu đó mà Cộng hoà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pPr>
        <w:pStyle w:val="Normal"/>
        <w:snapToGrid w:val="false"/>
        <w:spacing w:lineRule="exact" w:line="330" w:before="120" w:after="120"/>
        <w:ind w:firstLine="567" w:right="0"/>
        <w:jc w:val="both"/>
        <w:rPr>
          <w:sz w:val="28"/>
          <w:szCs w:val="28"/>
        </w:rPr>
      </w:pPr>
      <w:r>
        <w:rPr>
          <w:b/>
          <w:bCs/>
          <w:iCs/>
          <w:sz w:val="28"/>
          <w:szCs w:val="28"/>
        </w:rPr>
        <w:t>Điều 88. Quyền đăng ký chỉ dẫn địa lý</w:t>
      </w:r>
      <w:r>
        <w:rPr>
          <w:rStyle w:val="FootnoteCharacters"/>
          <w:rStyle w:val="FootnoteReference"/>
          <w:bCs/>
          <w:iCs/>
          <w:sz w:val="28"/>
          <w:szCs w:val="28"/>
        </w:rPr>
        <w:footnoteReference w:id="97"/>
      </w:r>
    </w:p>
    <w:p>
      <w:pPr>
        <w:pStyle w:val="Normal"/>
        <w:snapToGrid w:val="false"/>
        <w:spacing w:lineRule="exact" w:line="330" w:before="120" w:after="120"/>
        <w:ind w:firstLine="567" w:right="0"/>
        <w:jc w:val="both"/>
        <w:rPr/>
      </w:pPr>
      <w:r>
        <w:rPr>
          <w:sz w:val="28"/>
          <w:szCs w:val="28"/>
        </w:rPr>
        <w:t>1. Quyền đăng ký chỉ dẫn địa lý của Việt Nam thuộc về Nhà nước. 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Tổ chức, cá nhân thực hiện quyền đăng ký chỉ dẫn địa lý không trở thành chủ sở hữu chỉ dẫn địa lý đó.</w:t>
      </w:r>
    </w:p>
    <w:p>
      <w:pPr>
        <w:pStyle w:val="Normal"/>
        <w:widowControl w:val="false"/>
        <w:spacing w:before="120" w:after="120"/>
        <w:ind w:firstLine="567" w:right="0"/>
        <w:jc w:val="both"/>
        <w:rPr>
          <w:sz w:val="28"/>
          <w:szCs w:val="28"/>
        </w:rPr>
      </w:pPr>
      <w:r>
        <w:rPr>
          <w:sz w:val="28"/>
          <w:szCs w:val="28"/>
        </w:rPr>
        <w:t>2. Tổ chức, cá nhân nước ngoài là chủ thể quyền đối với chỉ dẫn địa lý theo pháp luật của nước xuất xứ có quyền đăng ký chỉ dẫn địa lý đó tại Việt Nam.</w:t>
      </w:r>
    </w:p>
    <w:p>
      <w:pPr>
        <w:pStyle w:val="Normal"/>
        <w:widowControl w:val="false"/>
        <w:spacing w:before="120" w:after="120"/>
        <w:ind w:firstLine="567" w:right="0"/>
        <w:jc w:val="both"/>
        <w:rPr/>
      </w:pPr>
      <w:r>
        <w:rPr>
          <w:b/>
          <w:bCs/>
          <w:sz w:val="28"/>
          <w:szCs w:val="28"/>
        </w:rPr>
        <w:t xml:space="preserve">Điều 89. </w:t>
      </w:r>
      <w:r>
        <w:rPr>
          <w:b/>
          <w:bCs/>
          <w:iCs/>
          <w:sz w:val="28"/>
          <w:szCs w:val="28"/>
        </w:rPr>
        <w:t>Cách thức nộp đơn đăng ký xác lập quyền sở hữu công nghiệp</w:t>
      </w:r>
    </w:p>
    <w:p>
      <w:pPr>
        <w:pStyle w:val="Normal"/>
        <w:widowControl w:val="false"/>
        <w:spacing w:before="120" w:after="120"/>
        <w:ind w:firstLine="567" w:right="0"/>
        <w:jc w:val="both"/>
        <w:rPr/>
      </w:pPr>
      <w:r>
        <w:rPr>
          <w:sz w:val="28"/>
          <w:szCs w:val="28"/>
        </w:rPr>
        <w:t>1. Tổ chức, cá nhân Việt Nam, cá nhân nước ngoài thường trú tại Việt Nam, tổ chức, cá nhân nước ngoài có cơ sở sản xuất, kinh doanh tại Việt Nam nộp đơn đăng ký xác lập quyền sở hữu công nghiệp trực tiếp hoặc thông qua đại diện hợp pháp tại Việt Nam.</w:t>
      </w:r>
    </w:p>
    <w:p>
      <w:pPr>
        <w:pStyle w:val="Normal"/>
        <w:widowControl w:val="false"/>
        <w:spacing w:before="120" w:after="120"/>
        <w:ind w:firstLine="567" w:right="0"/>
        <w:jc w:val="both"/>
        <w:rPr/>
      </w:pPr>
      <w:r>
        <w:rPr>
          <w:sz w:val="28"/>
          <w:szCs w:val="28"/>
        </w:rPr>
        <w:t>2. Cá nhân nước ngoài không thường trú tại Việt Nam, tổ chức, cá nhân nước ngoài không có cơ sở sản xuất, kinh doanh tại Việt Nam nộp đơn đăng ký xác lập quyền sở hữu công nghiệp thông qua đại diện hợp pháp tại Việt Nam.</w:t>
      </w:r>
    </w:p>
    <w:p>
      <w:pPr>
        <w:pStyle w:val="Normal"/>
        <w:widowControl w:val="false"/>
        <w:spacing w:before="120" w:after="120"/>
        <w:ind w:firstLine="567" w:right="0"/>
        <w:jc w:val="both"/>
        <w:rPr/>
      </w:pPr>
      <w:r>
        <w:rPr>
          <w:sz w:val="28"/>
        </w:rPr>
        <w:t>3.</w:t>
      </w:r>
      <w:r>
        <w:rPr>
          <w:rStyle w:val="FootnoteCharacters"/>
          <w:rStyle w:val="FootnoteReference"/>
          <w:sz w:val="28"/>
        </w:rPr>
        <w:footnoteReference w:id="98"/>
      </w:r>
      <w:r>
        <w:rPr>
          <w:sz w:val="28"/>
        </w:rPr>
        <w:t xml:space="preserve"> Đơn đăng ký xác lập quyền sở hữu công nghiệp được nộp </w:t>
      </w:r>
      <w:r>
        <w:rPr>
          <w:iCs/>
          <w:sz w:val="28"/>
          <w:szCs w:val="28"/>
        </w:rPr>
        <w:t xml:space="preserve">dưới hình thức văn </w:t>
      </w:r>
      <w:r>
        <w:rPr>
          <w:sz w:val="28"/>
        </w:rPr>
        <w:t>bản</w:t>
      </w:r>
      <w:r>
        <w:rPr>
          <w:sz w:val="28"/>
          <w:szCs w:val="28"/>
        </w:rPr>
        <w:t xml:space="preserve"> </w:t>
      </w:r>
      <w:r>
        <w:rPr>
          <w:sz w:val="28"/>
        </w:rPr>
        <w:t>ở dạng giấy cho cơ quan quản lý nhà nước về quyền sở hữu công nghiệp hoặc dạng điện tử theo hệ thống nộp đơn trực tuyến.</w:t>
      </w:r>
    </w:p>
    <w:p>
      <w:pPr>
        <w:pStyle w:val="Normal"/>
        <w:widowControl w:val="false"/>
        <w:snapToGrid w:val="false"/>
        <w:spacing w:lineRule="exact" w:line="330" w:before="120" w:after="120"/>
        <w:ind w:firstLine="567" w:right="0"/>
        <w:jc w:val="both"/>
        <w:rPr>
          <w:b/>
          <w:bCs/>
          <w:sz w:val="28"/>
          <w:szCs w:val="28"/>
        </w:rPr>
      </w:pPr>
      <w:r>
        <w:rPr>
          <w:b/>
          <w:bCs/>
          <w:iCs/>
          <w:sz w:val="28"/>
          <w:szCs w:val="28"/>
        </w:rPr>
        <w:t>Điều 89a. Kiểm soát an ninh đối với sáng chế trước khi nộp đơn đăng ký ở nước ngoài</w:t>
      </w:r>
      <w:r>
        <w:rPr>
          <w:rStyle w:val="FootnoteCharacters"/>
          <w:rStyle w:val="FootnoteReference"/>
          <w:bCs/>
          <w:iCs/>
          <w:sz w:val="28"/>
          <w:szCs w:val="28"/>
        </w:rPr>
        <w:footnoteReference w:id="99"/>
      </w:r>
    </w:p>
    <w:p>
      <w:pPr>
        <w:pStyle w:val="Normal"/>
        <w:widowControl w:val="false"/>
        <w:snapToGrid w:val="false"/>
        <w:spacing w:lineRule="exact" w:line="330" w:before="120" w:after="120"/>
        <w:ind w:firstLine="567" w:right="0"/>
        <w:jc w:val="both"/>
        <w:rPr/>
      </w:pPr>
      <w:r>
        <w:rPr>
          <w:sz w:val="28"/>
          <w:szCs w:val="28"/>
        </w:rPr>
        <w:t xml:space="preserve">1. Sáng chế thuộc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nếu đã được nộp đơn đăng ký sáng chế tại Việt Nam để thực hiện thủ tục kiểm soát an ninh. </w:t>
      </w:r>
    </w:p>
    <w:p>
      <w:pPr>
        <w:pStyle w:val="Normal"/>
        <w:widowControl w:val="false"/>
        <w:spacing w:before="120" w:after="120"/>
        <w:ind w:firstLine="567" w:right="0"/>
        <w:jc w:val="both"/>
        <w:rPr/>
      </w:pPr>
      <w:r>
        <w:rPr>
          <w:sz w:val="28"/>
          <w:szCs w:val="28"/>
        </w:rPr>
        <w:t>2. Chính phủ quy định chi tiết khoản 1 Điều này.</w:t>
      </w:r>
    </w:p>
    <w:p>
      <w:pPr>
        <w:pStyle w:val="Normal"/>
        <w:widowControl w:val="false"/>
        <w:spacing w:before="120" w:after="120"/>
        <w:ind w:firstLine="567" w:right="0"/>
        <w:jc w:val="both"/>
        <w:rPr>
          <w:b/>
          <w:bCs/>
          <w:sz w:val="28"/>
          <w:szCs w:val="28"/>
        </w:rPr>
      </w:pPr>
      <w:r>
        <w:rPr>
          <w:b/>
          <w:bCs/>
          <w:sz w:val="28"/>
          <w:szCs w:val="28"/>
        </w:rPr>
        <w:t>Điều 90. Nguyên tắc nộp đơn đầu tiên</w:t>
      </w:r>
      <w:r>
        <w:rPr>
          <w:rStyle w:val="FootnoteCharacters"/>
          <w:rStyle w:val="FootnoteReference"/>
          <w:bCs/>
        </w:rPr>
        <w:footnoteReference w:id="100"/>
      </w:r>
    </w:p>
    <w:p>
      <w:pPr>
        <w:pStyle w:val="Normal"/>
        <w:widowControl w:val="false"/>
        <w:spacing w:before="120" w:after="120"/>
        <w:ind w:firstLine="567" w:right="0"/>
        <w:jc w:val="both"/>
        <w:rPr/>
      </w:pPr>
      <w:r>
        <w:rPr>
          <w:sz w:val="28"/>
          <w:szCs w:val="28"/>
        </w:rPr>
        <w:t>1. Trong trường hợp có nhiều đơn đăng ký các sáng chế trùng hoặc tương đương với nhau, các kiểu dáng công nghiệp trùng hoặc không khác biệt đáng kể với nhau thì văn bằng bảo hộ chỉ được cấp cho sáng chế hoặc kiểu dáng công nghiệp trong đơn hợp lệ có ngày ưu tiên hoặc ngày nộp đơn sớm nhất trong số những đơn đáp ứng các điều kiện để được cấp văn bằng bảo hộ.</w:t>
      </w:r>
    </w:p>
    <w:p>
      <w:pPr>
        <w:pStyle w:val="Normal"/>
        <w:spacing w:before="120" w:after="120"/>
        <w:ind w:firstLine="567" w:right="0"/>
        <w:jc w:val="both"/>
        <w:rPr/>
      </w:pPr>
      <w:r>
        <w:rPr>
          <w:sz w:val="28"/>
          <w:szCs w:val="28"/>
        </w:rPr>
        <w:t>2. Trong trường hợp có nhiều đơn của nhiều người khác nhau đăng ký các nhãn hiệu trùng hoặc tương tự đến mức gây nhầm lẫn với nhau dùng cho các sản phẩm, dịch vụ trùng hoặc tương tự với nhau hoặc trường hợp có nhiều đơn của cùng một người đăng ký các nhãn hiệu trùng dùng cho các sản phẩm, dịch vụ trùng nhau thì văn bằng bảo hộ chỉ được cấp cho nhãn hiệu trong đơn hợp lệ có ngày ưu tiên hoặc ngày nộp đơn sớm nhất trong số những đơn đáp ứng các điều kiện để được cấp văn bằng bảo hộ.</w:t>
      </w:r>
    </w:p>
    <w:p>
      <w:pPr>
        <w:pStyle w:val="Normal"/>
        <w:widowControl w:val="false"/>
        <w:spacing w:before="120" w:after="120"/>
        <w:ind w:firstLine="567" w:right="0"/>
        <w:jc w:val="both"/>
        <w:rPr/>
      </w:pPr>
      <w:r>
        <w:rPr>
          <w:sz w:val="28"/>
          <w:szCs w:val="28"/>
        </w:rPr>
        <w:t>3. Trong trường hợp có nhiều đơn đăng ký quy định tại khoản 1 và khoản 2 Điều này cùng đáp ứng các điều kiện để được cấp văn bằng bảo hộ và cùng có ngày ưu tiên hoặc ngày nộp đơn sớm nhất thì văn bằng bảo hộ chỉ được cấp cho đối tượng của một đơn duy nhất trong số các đơn đó theo thoả thuận của tất cả những người nộp đơn; nếu không thoả thuận được thì các đối tượng tương ứng của các đơn đó bị từ chối cấp văn bằng bảo hộ.</w:t>
      </w:r>
    </w:p>
    <w:p>
      <w:pPr>
        <w:pStyle w:val="Normal"/>
        <w:widowControl w:val="false"/>
        <w:spacing w:before="120" w:after="120"/>
        <w:ind w:firstLine="567" w:right="0"/>
        <w:jc w:val="both"/>
        <w:rPr/>
      </w:pPr>
      <w:r>
        <w:rPr>
          <w:b/>
          <w:bCs/>
          <w:sz w:val="28"/>
          <w:szCs w:val="28"/>
        </w:rPr>
        <w:t xml:space="preserve">Điều 91. </w:t>
      </w:r>
      <w:r>
        <w:rPr>
          <w:b/>
          <w:bCs/>
          <w:iCs/>
          <w:sz w:val="28"/>
          <w:szCs w:val="28"/>
        </w:rPr>
        <w:t>Nguyên tắc ưu tiên</w:t>
      </w:r>
    </w:p>
    <w:p>
      <w:pPr>
        <w:pStyle w:val="Normal"/>
        <w:widowControl w:val="false"/>
        <w:spacing w:before="120" w:after="120"/>
        <w:ind w:firstLine="567" w:right="0"/>
        <w:jc w:val="both"/>
        <w:rPr/>
      </w:pPr>
      <w:r>
        <w:rPr>
          <w:sz w:val="28"/>
          <w:szCs w:val="28"/>
        </w:rPr>
        <w:t>1. Người nộp đơn đăng ký sáng chế, kiểu dáng công nghiệp, nhãn hiệu có quyền yêu cầu hưởng quyền ưu tiên trên cơ sở đơn đầu tiên đăng ký bảo hộ cùng một đối tượng nếu đáp ứng các điều kiện sau đây:</w:t>
      </w:r>
    </w:p>
    <w:p>
      <w:pPr>
        <w:pStyle w:val="Normal"/>
        <w:widowControl w:val="false"/>
        <w:spacing w:before="120" w:after="120"/>
        <w:ind w:firstLine="567" w:right="0"/>
        <w:jc w:val="both"/>
        <w:rPr>
          <w:sz w:val="28"/>
          <w:szCs w:val="28"/>
        </w:rPr>
      </w:pPr>
      <w:r>
        <w:rPr>
          <w:sz w:val="28"/>
          <w:szCs w:val="28"/>
        </w:rPr>
        <w:t>a) Đơn đầu tiên đã được nộp tại Việt Nam hoặc tại nước là thành viên của điều ước quốc tế có quy định về quyền ưu tiên mà Cộng hoà xã hội chủ nghĩa Việt Nam cũng là thành viên hoặc có thoả thuận áp dụng quy định như vậy với Việt Nam;</w:t>
      </w:r>
    </w:p>
    <w:p>
      <w:pPr>
        <w:pStyle w:val="Normal"/>
        <w:widowControl w:val="false"/>
        <w:spacing w:before="120" w:after="120"/>
        <w:ind w:firstLine="567" w:right="0"/>
        <w:jc w:val="both"/>
        <w:rPr/>
      </w:pPr>
      <w:r>
        <w:rPr>
          <w:sz w:val="28"/>
          <w:szCs w:val="28"/>
        </w:rPr>
        <w:t>b) Người nộp đơn là công dân Việt Nam, công dân của nước khác quy định tại điểm a khoản này cư trú hoặc có cơ sở sản xuất, kinh doanh tại Việt Nam hoặc tại nước khác quy định tại điểm a khoản này;</w:t>
      </w:r>
    </w:p>
    <w:p>
      <w:pPr>
        <w:pStyle w:val="Normal"/>
        <w:widowControl w:val="false"/>
        <w:spacing w:before="120" w:after="120"/>
        <w:ind w:firstLine="567" w:right="0"/>
        <w:jc w:val="both"/>
        <w:rPr/>
      </w:pPr>
      <w:r>
        <w:rPr>
          <w:sz w:val="28"/>
          <w:szCs w:val="28"/>
        </w:rPr>
        <w:t>c) Trong đơn có nêu rõ yêu cầu được hưởng quyền ưu tiên và có nộp bản sao đơn đầu tiên có xác nhận của cơ quan đã nhận đơn đầu tiên;</w:t>
      </w:r>
    </w:p>
    <w:p>
      <w:pPr>
        <w:pStyle w:val="Normal"/>
        <w:widowControl w:val="false"/>
        <w:spacing w:before="120" w:after="120"/>
        <w:ind w:firstLine="567" w:right="0"/>
        <w:jc w:val="both"/>
        <w:rPr>
          <w:sz w:val="28"/>
          <w:szCs w:val="28"/>
        </w:rPr>
      </w:pPr>
      <w:r>
        <w:rPr>
          <w:sz w:val="28"/>
          <w:szCs w:val="28"/>
        </w:rPr>
        <w:t>d) Đơn được nộp trong thời hạn ấn định tại điều ước quốc tế mà Cộng hoà xã hội chủ nghĩa Việt Nam là thành viên.</w:t>
      </w:r>
    </w:p>
    <w:p>
      <w:pPr>
        <w:pStyle w:val="Normal"/>
        <w:widowControl w:val="false"/>
        <w:spacing w:before="120" w:after="120"/>
        <w:ind w:firstLine="567" w:right="0"/>
        <w:jc w:val="both"/>
        <w:rPr/>
      </w:pPr>
      <w:r>
        <w:rPr>
          <w:sz w:val="28"/>
          <w:szCs w:val="28"/>
        </w:rPr>
        <w:t>2. Trong một đơn đăng ký sáng chế, kiểu dáng công nghiệp hoặc nhãn hiệu, người nộp đơn có quyền yêu cầu hưởng quyền ưu tiên trên cơ sở nhiều đơn khác nhau được nộp sớm hơn với điều kiện phải chỉ ra nội dung tương ứng giữa các đơn nộp sớm hơn ứng với nội dung trong đơn.</w:t>
      </w:r>
    </w:p>
    <w:p>
      <w:pPr>
        <w:pStyle w:val="Normal"/>
        <w:widowControl w:val="false"/>
        <w:spacing w:before="100" w:after="0"/>
        <w:ind w:firstLine="567" w:right="0"/>
        <w:jc w:val="both"/>
        <w:rPr/>
      </w:pPr>
      <w:r>
        <w:rPr>
          <w:sz w:val="28"/>
          <w:szCs w:val="28"/>
        </w:rPr>
        <w:t xml:space="preserve">3. Đơn đăng ký sở hữu công nghiệp được hưởng quyền ưu tiên có ngày ưu tiên là ngày nộp đơn của đơn đầu tiên. </w:t>
      </w:r>
    </w:p>
    <w:p>
      <w:pPr>
        <w:pStyle w:val="Normal"/>
        <w:widowControl w:val="false"/>
        <w:spacing w:before="100" w:after="0"/>
        <w:ind w:firstLine="567" w:right="0"/>
        <w:jc w:val="both"/>
        <w:rPr/>
      </w:pPr>
      <w:r>
        <w:rPr>
          <w:b/>
          <w:bCs/>
          <w:sz w:val="28"/>
          <w:szCs w:val="28"/>
        </w:rPr>
        <w:t xml:space="preserve">Điều 92. </w:t>
      </w:r>
      <w:r>
        <w:rPr>
          <w:b/>
          <w:bCs/>
          <w:iCs/>
          <w:sz w:val="28"/>
          <w:szCs w:val="28"/>
        </w:rPr>
        <w:t xml:space="preserve">Văn bằng bảo hộ </w:t>
      </w:r>
    </w:p>
    <w:p>
      <w:pPr>
        <w:pStyle w:val="Normal"/>
        <w:widowControl w:val="false"/>
        <w:spacing w:before="100" w:after="0"/>
        <w:ind w:firstLine="567" w:right="0"/>
        <w:jc w:val="both"/>
        <w:rPr/>
      </w:pPr>
      <w:r>
        <w:rPr>
          <w:sz w:val="28"/>
          <w:szCs w:val="28"/>
        </w:rPr>
        <w:t>1. Văn bằng bảo hộ ghi nhận chủ sở hữu sáng chế, kiểu dáng công nghiệp, thiết kế bố trí, nhãn hiệu (sau đây gọi là chủ văn bằng bảo hộ); tác giả sáng chế, kiểu dáng công nghiệp, thiết kế bố trí; đối tượng, phạm vi và thời hạn bảo hộ.</w:t>
      </w:r>
    </w:p>
    <w:p>
      <w:pPr>
        <w:pStyle w:val="Normal"/>
        <w:widowControl w:val="false"/>
        <w:spacing w:before="100" w:after="0"/>
        <w:ind w:firstLine="567" w:right="0"/>
        <w:jc w:val="both"/>
        <w:rPr>
          <w:sz w:val="28"/>
          <w:szCs w:val="28"/>
        </w:rPr>
      </w:pPr>
      <w:r>
        <w:rPr>
          <w:sz w:val="28"/>
          <w:szCs w:val="28"/>
        </w:rPr>
        <w:t>2.</w:t>
      </w:r>
      <w:r>
        <w:rPr>
          <w:rStyle w:val="FootnoteCharacters"/>
          <w:rStyle w:val="FootnoteReference"/>
          <w:sz w:val="28"/>
          <w:szCs w:val="28"/>
        </w:rPr>
        <w:footnoteReference w:id="101"/>
      </w:r>
      <w:r>
        <w:rPr>
          <w:sz w:val="28"/>
          <w:szCs w:val="28"/>
        </w:rPr>
        <w:t xml:space="preserve"> Văn bằng bảo hộ chỉ dẫn địa lý ghi nhận tổ chức quản lý chỉ dẫn địa lý, chỉ dẫn địa lý được bảo hộ, tính chất đặc thù của sản phẩm mang chỉ dẫn địa lý, tính chất đặc thù về điều kiện địa lý và khu vực địa lý mang chỉ dẫn địa lý.</w:t>
      </w:r>
    </w:p>
    <w:p>
      <w:pPr>
        <w:pStyle w:val="Normal"/>
        <w:widowControl w:val="false"/>
        <w:spacing w:before="100" w:after="0"/>
        <w:ind w:firstLine="567" w:right="0"/>
        <w:jc w:val="both"/>
        <w:rPr/>
      </w:pPr>
      <w:r>
        <w:rPr>
          <w:sz w:val="28"/>
          <w:szCs w:val="28"/>
        </w:rPr>
        <w:t>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p>
      <w:pPr>
        <w:pStyle w:val="Normal"/>
        <w:widowControl w:val="false"/>
        <w:spacing w:before="100" w:after="0"/>
        <w:ind w:firstLine="567" w:right="0"/>
        <w:jc w:val="both"/>
        <w:rPr/>
      </w:pPr>
      <w:r>
        <w:rPr>
          <w:b/>
          <w:bCs/>
          <w:sz w:val="28"/>
          <w:szCs w:val="28"/>
        </w:rPr>
        <w:t xml:space="preserve">Điều 93. </w:t>
      </w:r>
      <w:r>
        <w:rPr>
          <w:b/>
          <w:bCs/>
          <w:iCs/>
          <w:sz w:val="28"/>
          <w:szCs w:val="28"/>
        </w:rPr>
        <w:t>Hiệu lực của văn bằng bảo hộ</w:t>
      </w:r>
    </w:p>
    <w:p>
      <w:pPr>
        <w:pStyle w:val="Normal"/>
        <w:widowControl w:val="false"/>
        <w:spacing w:before="100" w:after="0"/>
        <w:ind w:firstLine="567" w:right="0"/>
        <w:jc w:val="both"/>
        <w:rPr>
          <w:sz w:val="28"/>
          <w:szCs w:val="28"/>
        </w:rPr>
      </w:pPr>
      <w:r>
        <w:rPr>
          <w:sz w:val="28"/>
          <w:szCs w:val="28"/>
        </w:rPr>
        <w:t>1. Văn bằng bảo hộ có hiệu lực trên toàn lãnh thổ Việt Nam.</w:t>
      </w:r>
    </w:p>
    <w:p>
      <w:pPr>
        <w:pStyle w:val="Normal"/>
        <w:widowControl w:val="false"/>
        <w:spacing w:before="100" w:after="0"/>
        <w:ind w:firstLine="567" w:right="0"/>
        <w:jc w:val="both"/>
        <w:rPr>
          <w:sz w:val="28"/>
          <w:szCs w:val="28"/>
        </w:rPr>
      </w:pPr>
      <w:r>
        <w:rPr>
          <w:sz w:val="28"/>
          <w:szCs w:val="28"/>
        </w:rPr>
        <w:t>2. Bằng độc quyền sáng chế có hiệu lực từ ngày cấp và kéo dài đến hết hai mươi năm kể từ ngày nộp đơn.</w:t>
      </w:r>
    </w:p>
    <w:p>
      <w:pPr>
        <w:pStyle w:val="Normal"/>
        <w:widowControl w:val="false"/>
        <w:spacing w:before="100" w:after="0"/>
        <w:ind w:firstLine="567" w:right="0"/>
        <w:jc w:val="both"/>
        <w:rPr/>
      </w:pPr>
      <w:r>
        <w:rPr>
          <w:sz w:val="28"/>
          <w:szCs w:val="28"/>
        </w:rPr>
        <w:t>3. Bằng độc quyền giải pháp hữu ích có hiệu lực từ ngày cấp và kéo dài đến hết mười năm kể từ ngày nộp đơn.</w:t>
      </w:r>
    </w:p>
    <w:p>
      <w:pPr>
        <w:pStyle w:val="Normal"/>
        <w:widowControl w:val="false"/>
        <w:spacing w:before="100" w:after="0"/>
        <w:ind w:firstLine="567" w:right="0"/>
        <w:jc w:val="both"/>
        <w:rPr>
          <w:sz w:val="28"/>
          <w:szCs w:val="28"/>
        </w:rPr>
      </w:pPr>
      <w:r>
        <w:rPr>
          <w:sz w:val="28"/>
          <w:szCs w:val="28"/>
        </w:rPr>
        <w:t>4. Bằng độc quyền kiểu dáng công nghiệp có hiệu lực từ ngày cấp và kéo dài đến hết năm năm kể từ ngày nộp đơn, có thể gia hạn hai lần liên tiếp, mỗi lần năm năm.</w:t>
      </w:r>
    </w:p>
    <w:p>
      <w:pPr>
        <w:pStyle w:val="Normal"/>
        <w:widowControl w:val="false"/>
        <w:spacing w:before="100" w:after="0"/>
        <w:ind w:firstLine="567" w:right="0"/>
        <w:jc w:val="both"/>
        <w:rPr/>
      </w:pPr>
      <w:r>
        <w:rPr>
          <w:spacing w:val="-2"/>
          <w:sz w:val="28"/>
          <w:szCs w:val="28"/>
        </w:rPr>
        <w:t>5. Giấy chứng nhận đăng ký thiết kế bố trí mạch tích hợp bán dẫn có hiệu lực từ ngày cấp và chấm dứt vào ngày sớm nhất trong số những ngày sau đây:</w:t>
      </w:r>
    </w:p>
    <w:p>
      <w:pPr>
        <w:pStyle w:val="Normal"/>
        <w:widowControl w:val="false"/>
        <w:spacing w:before="100" w:after="0"/>
        <w:ind w:firstLine="567" w:right="0"/>
        <w:jc w:val="both"/>
        <w:rPr>
          <w:sz w:val="28"/>
          <w:szCs w:val="28"/>
        </w:rPr>
      </w:pPr>
      <w:r>
        <w:rPr>
          <w:sz w:val="28"/>
          <w:szCs w:val="28"/>
        </w:rPr>
        <w:t>a) Kết thúc mười năm kể từ ngày nộp đơn;</w:t>
      </w:r>
    </w:p>
    <w:p>
      <w:pPr>
        <w:pStyle w:val="Normal"/>
        <w:widowControl w:val="false"/>
        <w:spacing w:before="100" w:after="0"/>
        <w:ind w:firstLine="567" w:right="0"/>
        <w:jc w:val="both"/>
        <w:rPr/>
      </w:pPr>
      <w:r>
        <w:rPr>
          <w:sz w:val="28"/>
          <w:szCs w:val="28"/>
        </w:rPr>
        <w:t>b) Kết thúc mười năm kể từ ngày thiết kế bố trí được người có quyền đăng ký hoặc người được người đó cho phép khai thác thương mại lần đầu tiên tại bất kỳ nơi nào trên thế giới;</w:t>
      </w:r>
    </w:p>
    <w:p>
      <w:pPr>
        <w:pStyle w:val="Normal"/>
        <w:widowControl w:val="false"/>
        <w:spacing w:before="100" w:after="0"/>
        <w:ind w:firstLine="567" w:right="0"/>
        <w:jc w:val="both"/>
        <w:rPr>
          <w:sz w:val="28"/>
          <w:szCs w:val="28"/>
        </w:rPr>
      </w:pPr>
      <w:r>
        <w:rPr>
          <w:sz w:val="28"/>
          <w:szCs w:val="28"/>
        </w:rPr>
        <w:t>c) Kết thúc mười lăm năm kể từ ngày tạo ra thiết kế bố trí.</w:t>
      </w:r>
    </w:p>
    <w:p>
      <w:pPr>
        <w:pStyle w:val="Normal"/>
        <w:widowControl w:val="false"/>
        <w:spacing w:before="100" w:after="0"/>
        <w:ind w:firstLine="567" w:right="0"/>
        <w:jc w:val="both"/>
        <w:rPr/>
      </w:pPr>
      <w:r>
        <w:rPr>
          <w:spacing w:val="-2"/>
          <w:sz w:val="28"/>
          <w:szCs w:val="28"/>
        </w:rPr>
        <w:t xml:space="preserve">6. Giấy chứng nhận đăng ký nhãn hiệu có hiệu lực từ ngày cấp đến hết mười năm kể từ ngày nộp đơn, có thể gia hạn nhiều lần liên tiếp, mỗi lần mười năm. </w:t>
      </w:r>
    </w:p>
    <w:p>
      <w:pPr>
        <w:pStyle w:val="Normal"/>
        <w:widowControl w:val="false"/>
        <w:spacing w:before="100" w:after="0"/>
        <w:ind w:firstLine="567" w:right="0"/>
        <w:jc w:val="both"/>
        <w:rPr>
          <w:sz w:val="28"/>
          <w:szCs w:val="28"/>
        </w:rPr>
      </w:pPr>
      <w:r>
        <w:rPr>
          <w:sz w:val="28"/>
          <w:szCs w:val="28"/>
        </w:rPr>
        <w:t>7. Giấy chứng nhận đăng ký chỉ dẫn địa lý có hiệu lực vô thời hạn kể từ ngày cấp.</w:t>
      </w:r>
    </w:p>
    <w:p>
      <w:pPr>
        <w:pStyle w:val="NormalWeb"/>
        <w:widowControl w:val="false"/>
        <w:snapToGrid w:val="false"/>
        <w:spacing w:lineRule="exact" w:line="330" w:before="120" w:after="120"/>
        <w:ind w:firstLine="567" w:right="0"/>
        <w:jc w:val="both"/>
        <w:rPr/>
      </w:pPr>
      <w:r>
        <w:rPr>
          <w:sz w:val="28"/>
          <w:szCs w:val="28"/>
          <w:lang w:val="en-US"/>
        </w:rPr>
        <w:t>8.</w:t>
      </w:r>
      <w:r>
        <w:rPr>
          <w:rStyle w:val="FootnoteCharacters"/>
          <w:rStyle w:val="FootnoteReference"/>
          <w:sz w:val="28"/>
          <w:szCs w:val="28"/>
          <w:lang w:val="en-US"/>
        </w:rPr>
        <w:footnoteReference w:id="102"/>
      </w:r>
      <w:r>
        <w:rPr>
          <w:sz w:val="28"/>
          <w:szCs w:val="28"/>
          <w:lang w:val="en-US"/>
        </w:rPr>
        <w:t xml:space="preserve"> Đăng ký quốc tế nhãn hiệu theo Nghị định thư và Thỏa ước Madrid về đăng ký quốc tế nhãn hiệu có chỉ định Việt Nam có hiệu lực kể từ ngày cơ quan quản lý nhà nước về quyền sở hữu công nghiệp ra quyết định chấp nhận bảo hộ đối với nhãn hiệu trong đăng ký quốc tế đó hoặc kể từ ngày tiếp theo ngày kết thúc thời hạn mười hai tháng tính từ ngày Văn phòng quốc tế ra thông báo đăng ký quốc tế nhãn hiệu đó chỉ định Việt Nam, tính theo thời điểm nào sớm hơn. Thời hạn hiệu lực của đăng ký quốc tế nhãn hiệu được tính theo quy định của Nghị định thư và Thỏa ước Madrid.</w:t>
      </w:r>
    </w:p>
    <w:p>
      <w:pPr>
        <w:pStyle w:val="Normal"/>
        <w:widowControl w:val="false"/>
        <w:spacing w:before="120" w:after="120"/>
        <w:ind w:firstLine="567" w:right="0"/>
        <w:jc w:val="both"/>
        <w:rPr/>
      </w:pPr>
      <w:r>
        <w:rPr>
          <w:sz w:val="28"/>
          <w:szCs w:val="28"/>
        </w:rPr>
        <w:t>9.</w:t>
      </w:r>
      <w:r>
        <w:rPr>
          <w:rStyle w:val="FootnoteCharacters"/>
          <w:rStyle w:val="FootnoteReference"/>
          <w:sz w:val="28"/>
          <w:szCs w:val="28"/>
        </w:rPr>
        <w:footnoteReference w:id="103"/>
      </w:r>
      <w:r>
        <w:rPr>
          <w:sz w:val="28"/>
          <w:szCs w:val="28"/>
        </w:rPr>
        <w:t xml:space="preserve"> Đăng ký quốc tế kiểu dáng công nghiệp theo Thỏa ước La Hay về đăng ký quốc tế kiểu dáng công nghiệp có chỉ định Việt Nam có hiệu lực kể từ ngày cơ quan quản lý nhà nước về quyền sở hữu công nghiệp ra quyết định chấp nhận bảo hộ đối với kiểu dáng công nghiệp trong đăng ký quốc tế đó hoặc kể từ ngày tiếp theo ngày kết thúc thời hạn sáu tháng tính từ ngày Văn phòng quốc tế công bố đăng ký quốc tế kiểu dáng công nghiệp đó, tính theo thời điểm nào sớm hơn. Thời hạn hiệu lực của đăng ký quốc tế kiểu dáng công nghiệp được tính theo quy định của Thỏa ước La Hay.</w:t>
      </w:r>
    </w:p>
    <w:p>
      <w:pPr>
        <w:pStyle w:val="Normal"/>
        <w:widowControl w:val="false"/>
        <w:spacing w:before="120" w:after="120"/>
        <w:ind w:firstLine="567" w:right="0"/>
        <w:jc w:val="both"/>
        <w:rPr/>
      </w:pPr>
      <w:r>
        <w:rPr>
          <w:b/>
          <w:bCs/>
          <w:sz w:val="28"/>
          <w:szCs w:val="28"/>
        </w:rPr>
        <w:t xml:space="preserve">Điều 94. </w:t>
      </w:r>
      <w:r>
        <w:rPr>
          <w:b/>
          <w:bCs/>
          <w:iCs/>
          <w:sz w:val="28"/>
          <w:szCs w:val="28"/>
        </w:rPr>
        <w:t>Duy trì, gia hạn hiệu lực văn bằng bảo hộ</w:t>
      </w:r>
    </w:p>
    <w:p>
      <w:pPr>
        <w:pStyle w:val="Normal"/>
        <w:widowControl w:val="false"/>
        <w:spacing w:before="120" w:after="120"/>
        <w:ind w:firstLine="567" w:right="0"/>
        <w:jc w:val="both"/>
        <w:rPr/>
      </w:pPr>
      <w:r>
        <w:rPr>
          <w:sz w:val="28"/>
          <w:szCs w:val="28"/>
        </w:rPr>
        <w:t>1. Để duy trì hiệu lực Bằng độc quyền sáng chế, Bằng độc quyền giải pháp hữu ích, chủ văn bằng bảo hộ phải nộp phí, lệ phí để duy trì hiệu lực</w:t>
      </w:r>
      <w:r>
        <w:rPr>
          <w:rStyle w:val="FootnoteCharacters"/>
          <w:rStyle w:val="FootnoteReference"/>
          <w:sz w:val="28"/>
          <w:szCs w:val="28"/>
        </w:rPr>
        <w:footnoteReference w:id="104"/>
      </w:r>
      <w:r>
        <w:rPr>
          <w:sz w:val="28"/>
          <w:szCs w:val="28"/>
        </w:rPr>
        <w:t>.</w:t>
      </w:r>
    </w:p>
    <w:p>
      <w:pPr>
        <w:pStyle w:val="Normal"/>
        <w:widowControl w:val="false"/>
        <w:spacing w:before="120" w:after="120"/>
        <w:ind w:firstLine="567" w:right="0"/>
        <w:jc w:val="both"/>
        <w:rPr/>
      </w:pPr>
      <w:r>
        <w:rPr>
          <w:sz w:val="28"/>
          <w:szCs w:val="28"/>
        </w:rPr>
        <w:t>2. Để gia hạn hiệu lực Bằng độc quyền kiểu dáng công nghiệp, Giấy chứng nhận đăng ký nhãn hiệu, chủ văn bằng bảo hộ phải nộp phí, lệ phí để gia hạn hiệu lực</w:t>
      </w:r>
      <w:r>
        <w:rPr>
          <w:rStyle w:val="FootnoteCharacters"/>
          <w:rStyle w:val="FootnoteReference"/>
          <w:sz w:val="28"/>
          <w:szCs w:val="28"/>
        </w:rPr>
        <w:footnoteReference w:id="105"/>
      </w:r>
      <w:r>
        <w:rPr>
          <w:sz w:val="28"/>
          <w:szCs w:val="28"/>
        </w:rPr>
        <w:t>.</w:t>
      </w:r>
    </w:p>
    <w:p>
      <w:pPr>
        <w:pStyle w:val="Normal"/>
        <w:widowControl w:val="false"/>
        <w:spacing w:before="120" w:after="120"/>
        <w:ind w:firstLine="567" w:right="0"/>
        <w:jc w:val="both"/>
        <w:rPr/>
      </w:pPr>
      <w:r>
        <w:rPr>
          <w:sz w:val="28"/>
          <w:szCs w:val="28"/>
        </w:rPr>
        <w:t>3. Mức phí, lệ phí</w:t>
      </w:r>
      <w:r>
        <w:rPr>
          <w:rStyle w:val="FootnoteCharacters"/>
          <w:rStyle w:val="FootnoteReference"/>
          <w:sz w:val="28"/>
          <w:szCs w:val="28"/>
        </w:rPr>
        <w:footnoteReference w:id="106"/>
      </w:r>
      <w:r>
        <w:rPr>
          <w:sz w:val="28"/>
          <w:szCs w:val="28"/>
        </w:rPr>
        <w:t xml:space="preserve"> và thủ tục duy trì, gia hạn hiệu lực văn bằng bảo hộ do Chính phủ quy định.</w:t>
      </w:r>
    </w:p>
    <w:p>
      <w:pPr>
        <w:pStyle w:val="Normal"/>
        <w:widowControl w:val="false"/>
        <w:snapToGrid w:val="false"/>
        <w:spacing w:lineRule="exact" w:line="330" w:before="120" w:after="120"/>
        <w:ind w:firstLine="567" w:right="0"/>
        <w:jc w:val="both"/>
        <w:rPr>
          <w:b/>
          <w:sz w:val="28"/>
          <w:szCs w:val="28"/>
        </w:rPr>
      </w:pPr>
      <w:r>
        <w:rPr>
          <w:b/>
          <w:sz w:val="28"/>
          <w:szCs w:val="28"/>
        </w:rPr>
        <w:t>Điều 95. Chấm dứt hiệu lực văn bằng bảo hộ</w:t>
      </w:r>
      <w:r>
        <w:rPr>
          <w:rStyle w:val="FootnoteCharacters"/>
          <w:rStyle w:val="FootnoteReference"/>
          <w:bCs/>
          <w:sz w:val="28"/>
          <w:szCs w:val="28"/>
        </w:rPr>
        <w:footnoteReference w:id="107"/>
      </w:r>
    </w:p>
    <w:p>
      <w:pPr>
        <w:pStyle w:val="Normal"/>
        <w:widowControl w:val="false"/>
        <w:snapToGrid w:val="false"/>
        <w:spacing w:lineRule="exact" w:line="330" w:before="120" w:after="120"/>
        <w:ind w:firstLine="567" w:right="0"/>
        <w:jc w:val="both"/>
        <w:rPr/>
      </w:pPr>
      <w:r>
        <w:rPr>
          <w:sz w:val="28"/>
          <w:szCs w:val="28"/>
        </w:rPr>
        <w:t>1. Văn bằng bảo hộ bị chấm dứt toàn bộ hoặc một phần hiệu lực trong các trường hợp sau đây:</w:t>
      </w:r>
    </w:p>
    <w:p>
      <w:pPr>
        <w:pStyle w:val="Normal"/>
        <w:shd w:fill="FFFFFF" w:val="clear"/>
        <w:snapToGrid w:val="false"/>
        <w:spacing w:lineRule="exact" w:line="330" w:before="120" w:after="120"/>
        <w:ind w:firstLine="567" w:right="0"/>
        <w:jc w:val="both"/>
        <w:rPr>
          <w:sz w:val="28"/>
          <w:szCs w:val="28"/>
        </w:rPr>
      </w:pPr>
      <w:r>
        <w:rPr>
          <w:sz w:val="28"/>
          <w:szCs w:val="28"/>
        </w:rPr>
        <w:t>a) Chủ văn bằng bảo hộ không nộp phí, lệ phí để duy trì hiệu lực hoặc gia hạn hiệu lực theo quy định;</w:t>
      </w:r>
    </w:p>
    <w:p>
      <w:pPr>
        <w:pStyle w:val="Normal"/>
        <w:shd w:fill="FFFFFF" w:val="clear"/>
        <w:snapToGrid w:val="false"/>
        <w:spacing w:lineRule="exact" w:line="330" w:before="120" w:after="120"/>
        <w:ind w:firstLine="567" w:right="0"/>
        <w:jc w:val="both"/>
        <w:rPr>
          <w:sz w:val="28"/>
          <w:szCs w:val="28"/>
        </w:rPr>
      </w:pPr>
      <w:r>
        <w:rPr>
          <w:sz w:val="28"/>
          <w:szCs w:val="28"/>
        </w:rPr>
        <w:t>b) Chủ văn bằng bảo hộ tuyên bố từ bỏ quyền sở hữu công nghiệp;</w:t>
      </w:r>
    </w:p>
    <w:p>
      <w:pPr>
        <w:pStyle w:val="Normal"/>
        <w:shd w:fill="FFFFFF" w:val="clear"/>
        <w:snapToGrid w:val="false"/>
        <w:spacing w:lineRule="exact" w:line="330" w:before="120" w:after="120"/>
        <w:ind w:firstLine="567" w:right="0"/>
        <w:jc w:val="both"/>
        <w:rPr/>
      </w:pPr>
      <w:r>
        <w:rPr>
          <w:spacing w:val="2"/>
          <w:sz w:val="28"/>
          <w:szCs w:val="28"/>
        </w:rPr>
        <w:t>c) Chủ văn bằng bảo hộ không còn tồn tại hoặc chủ Giấy chứng nhận đăng ký nhãn hiệu không còn hoạt động kinh doanh mà không có người kế thừa hợp pháp;</w:t>
      </w:r>
    </w:p>
    <w:p>
      <w:pPr>
        <w:pStyle w:val="Normal"/>
        <w:shd w:fill="FFFFFF" w:val="clear"/>
        <w:snapToGrid w:val="false"/>
        <w:spacing w:lineRule="exact" w:line="330" w:before="120" w:after="120"/>
        <w:ind w:firstLine="567" w:right="0"/>
        <w:jc w:val="both"/>
        <w:rPr/>
      </w:pPr>
      <w:r>
        <w:rPr>
          <w:sz w:val="28"/>
          <w:szCs w:val="28"/>
        </w:rPr>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pPr>
        <w:pStyle w:val="Normal"/>
        <w:shd w:fill="FFFFFF" w:val="clear"/>
        <w:snapToGrid w:val="false"/>
        <w:spacing w:lineRule="exact" w:line="330" w:before="120" w:after="120"/>
        <w:ind w:firstLine="567" w:right="0"/>
        <w:jc w:val="both"/>
        <w:rPr/>
      </w:pPr>
      <w:r>
        <w:rPr>
          <w:sz w:val="28"/>
          <w:szCs w:val="28"/>
        </w:rPr>
        <w:t>đ) Chủ Giấy chứng nhận đăng ký nhãn hiệu đối với nhãn hiệu tập thể không kiểm soát hoặc kiểm soát không có hiệu quả việc thực hiện quy chế sử dụng nhãn hiệu tập thể;</w:t>
      </w:r>
    </w:p>
    <w:p>
      <w:pPr>
        <w:pStyle w:val="Normal"/>
        <w:shd w:fill="FFFFFF" w:val="clear"/>
        <w:snapToGrid w:val="false"/>
        <w:spacing w:lineRule="exact" w:line="330" w:before="120" w:after="120"/>
        <w:ind w:firstLine="567" w:right="0"/>
        <w:jc w:val="both"/>
        <w:rPr/>
      </w:pPr>
      <w:r>
        <w:rPr>
          <w:sz w:val="28"/>
          <w:szCs w:val="28"/>
        </w:rPr>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pPr>
        <w:pStyle w:val="Normal"/>
        <w:shd w:fill="FFFFFF" w:val="clear"/>
        <w:snapToGrid w:val="false"/>
        <w:spacing w:lineRule="exact" w:line="330" w:before="120" w:after="120"/>
        <w:ind w:firstLine="567" w:right="0"/>
        <w:jc w:val="both"/>
        <w:rPr>
          <w:sz w:val="28"/>
          <w:szCs w:val="28"/>
        </w:rPr>
      </w:pPr>
      <w:r>
        <w:rPr>
          <w:sz w:val="28"/>
          <w:szCs w:val="28"/>
        </w:rPr>
        <w:t>g) Các điều kiện địa lý tạo nên danh tiếng, chất lượng, đặc tính của sản phẩm mang chỉ dẫn địa lý bị thay đổi làm mất danh tiếng, chất lượng, đặc tính của sản phẩm đó;</w:t>
      </w:r>
    </w:p>
    <w:p>
      <w:pPr>
        <w:pStyle w:val="NormalWeb"/>
        <w:widowControl w:val="false"/>
        <w:snapToGrid w:val="false"/>
        <w:spacing w:lineRule="exact" w:line="330" w:before="120" w:after="120"/>
        <w:ind w:firstLine="567" w:right="0"/>
        <w:jc w:val="both"/>
        <w:rPr/>
      </w:pPr>
      <w:r>
        <w:rPr>
          <w:sz w:val="28"/>
          <w:szCs w:val="28"/>
          <w:lang w:val="en-US"/>
        </w:rPr>
        <w:t>h) Việc sử dụng nhãn hiệu được bảo hộ cho hàng hóa, dịch vụ bởi chủ sở hữu nhãn hiệu hoặc người được chủ sở hữu nhãn hiệu cho phép làm cho người tiêu dùng hiểu sai lệch về bản chất, chất lượng hoặc nguồn gốc địa lý của hàng hóa hoặc dịch vụ đó;</w:t>
      </w:r>
    </w:p>
    <w:p>
      <w:pPr>
        <w:pStyle w:val="NormalWeb"/>
        <w:widowControl w:val="false"/>
        <w:snapToGrid w:val="false"/>
        <w:spacing w:lineRule="exact" w:line="330" w:before="120" w:after="120"/>
        <w:ind w:firstLine="567" w:right="0"/>
        <w:jc w:val="both"/>
        <w:rPr/>
      </w:pPr>
      <w:r>
        <w:rPr>
          <w:sz w:val="28"/>
          <w:szCs w:val="28"/>
          <w:lang w:val="en-US"/>
        </w:rPr>
        <w:t>i) Nhãn hiệu được bảo hộ trở thành tên gọi thông thường của hàng hóa, dịch vụ đăng ký cho chính nhãn hiệu đó;</w:t>
      </w:r>
    </w:p>
    <w:p>
      <w:pPr>
        <w:pStyle w:val="NormalWeb"/>
        <w:widowControl w:val="false"/>
        <w:snapToGrid w:val="false"/>
        <w:spacing w:lineRule="exact" w:line="330" w:before="120" w:after="120"/>
        <w:ind w:firstLine="567" w:right="0"/>
        <w:jc w:val="both"/>
        <w:rPr>
          <w:sz w:val="28"/>
          <w:szCs w:val="28"/>
          <w:lang w:val="en-US"/>
        </w:rPr>
      </w:pPr>
      <w:r>
        <w:rPr>
          <w:sz w:val="28"/>
          <w:szCs w:val="28"/>
          <w:lang w:val="en-US"/>
        </w:rPr>
        <w:t>k) Chỉ dẫn địa lý của nước ngoài không còn được bảo hộ tại nước xuất xứ.</w:t>
      </w:r>
    </w:p>
    <w:p>
      <w:pPr>
        <w:pStyle w:val="NormalWeb"/>
        <w:widowControl w:val="false"/>
        <w:snapToGrid w:val="false"/>
        <w:spacing w:lineRule="exact" w:line="330" w:before="120" w:after="120"/>
        <w:ind w:firstLine="567" w:right="0"/>
        <w:jc w:val="both"/>
        <w:rPr/>
      </w:pPr>
      <w:r>
        <w:rPr>
          <w:spacing w:val="-2"/>
          <w:sz w:val="28"/>
          <w:szCs w:val="28"/>
          <w:lang w:val="en-US"/>
        </w:rPr>
        <w:t xml:space="preserve">2. Trong trường hợp chủ Bằng độc quyền sáng chế, Bằng độc quyền giải pháp hữu ích không nộp phí, lệ phí để duy trì hiệu lực trong thời hạn quy định thì khi kết thúc thời hạn đó, hiệu lực văn bằng bảo hộ tự động chấm dứt kể từ ngày bắt đầu năm hiệu lực đầu tiên mà phí, lệ phí để duy trì hiệu lực không được nộp. </w:t>
      </w:r>
    </w:p>
    <w:p>
      <w:pPr>
        <w:pStyle w:val="Normal"/>
        <w:widowControl w:val="false"/>
        <w:snapToGrid w:val="false"/>
        <w:spacing w:lineRule="exact" w:line="330" w:before="120" w:after="120"/>
        <w:ind w:firstLine="567" w:right="0"/>
        <w:jc w:val="both"/>
        <w:rPr>
          <w:rFonts w:eastAsia="Calibri"/>
          <w:sz w:val="28"/>
          <w:szCs w:val="28"/>
        </w:rPr>
      </w:pPr>
      <w:r>
        <w:rPr>
          <w:sz w:val="28"/>
          <w:szCs w:val="28"/>
        </w:rPr>
        <w:t xml:space="preserve">Trong trường hợp chủ văn bằng bảo hộ nhãn hiệu, kiểu dáng công nghiệp không nộp phí, lệ phí để gia hạn hiệu lực trong thời hạn quy định thì khi kết thúc thời hạn đó, hiệu lực văn bằng bảo hộ tự động chấm dứt kể từ ngày bắt đầu kỳ hiệu lực tiếp theo mà phí, lệ phí để </w:t>
      </w:r>
      <w:r>
        <w:rPr>
          <w:rFonts w:eastAsia="Calibri"/>
          <w:sz w:val="28"/>
          <w:szCs w:val="28"/>
        </w:rPr>
        <w:t>gia hạn</w:t>
      </w:r>
      <w:r>
        <w:rPr>
          <w:sz w:val="28"/>
          <w:szCs w:val="28"/>
        </w:rPr>
        <w:t xml:space="preserve"> hiệu lực không được nộp.</w:t>
      </w:r>
    </w:p>
    <w:p>
      <w:pPr>
        <w:pStyle w:val="NormalWeb"/>
        <w:widowControl w:val="false"/>
        <w:snapToGrid w:val="false"/>
        <w:spacing w:lineRule="exact" w:line="330" w:before="120" w:after="120"/>
        <w:ind w:firstLine="567" w:right="0"/>
        <w:jc w:val="both"/>
        <w:rPr>
          <w:sz w:val="28"/>
          <w:szCs w:val="28"/>
          <w:lang w:val="en-US"/>
        </w:rPr>
      </w:pPr>
      <w:r>
        <w:rPr>
          <w:rFonts w:eastAsia="Calibri"/>
          <w:sz w:val="28"/>
          <w:szCs w:val="28"/>
          <w:lang w:val="en-US"/>
        </w:rPr>
        <w:t>Cơ quan quản lý nhà nước về quyền sở hữu công nghiệp ghi nhận việc chấm dứt hiệu lực văn bằng bảo hộ vào Sổ đăng ký quốc gia về sở hữu công nghiệp và công bố trên Công báo sở hữu công nghiệp.</w:t>
      </w:r>
    </w:p>
    <w:p>
      <w:pPr>
        <w:pStyle w:val="Normal"/>
        <w:snapToGrid w:val="false"/>
        <w:spacing w:lineRule="exact" w:line="340" w:before="120" w:after="120"/>
        <w:ind w:firstLine="567" w:right="0"/>
        <w:jc w:val="both"/>
        <w:rPr>
          <w:spacing w:val="-6"/>
          <w:sz w:val="28"/>
          <w:szCs w:val="28"/>
        </w:rPr>
      </w:pPr>
      <w:r>
        <w:rPr>
          <w:sz w:val="28"/>
          <w:szCs w:val="28"/>
        </w:rPr>
        <w:t>3. Trong trường hợp chủ văn bằng bảo hộ tuyên bố từ bỏ quyền sở hữu công nghiệp quy định tại điểm b khoản 1 Điều này thì cơ quan quản lý nhà nước về quyền sở hữu công nghiệp xem xét, quyết định chấm dứt hiệu lực văn bằng bảo hộ.</w:t>
      </w:r>
    </w:p>
    <w:p>
      <w:pPr>
        <w:pStyle w:val="Normal"/>
        <w:widowControl w:val="false"/>
        <w:snapToGrid w:val="false"/>
        <w:spacing w:lineRule="exact" w:line="340" w:before="120" w:after="120"/>
        <w:ind w:firstLine="567" w:right="0"/>
        <w:jc w:val="both"/>
        <w:rPr/>
      </w:pPr>
      <w:r>
        <w:rPr>
          <w:sz w:val="28"/>
          <w:szCs w:val="28"/>
        </w:rPr>
        <w:t>4. Tổ chức, cá nhân có quyền yêu cầu cơ quan quản lý nhà nước về quyền sở hữu công nghiệp chấm dứt hiệu lực văn bằng bảo hộ đối với trường hợp quy định tại các điểm c, d, đ, e, g, h, i và k khoản 1 Điều này với điều kiện phải nộp phí, lệ phí.</w:t>
      </w:r>
    </w:p>
    <w:p>
      <w:pPr>
        <w:pStyle w:val="NormalWeb"/>
        <w:widowControl w:val="false"/>
        <w:snapToGrid w:val="false"/>
        <w:spacing w:lineRule="exact" w:line="340" w:before="120" w:after="120"/>
        <w:ind w:firstLine="567" w:right="0"/>
        <w:jc w:val="both"/>
        <w:rPr/>
      </w:pPr>
      <w:r>
        <w:rPr>
          <w:sz w:val="28"/>
          <w:szCs w:val="28"/>
          <w:lang w:val="en-US"/>
        </w:rPr>
        <w:t>5. Căn cứ kết quả xem xét đơn yêu cầu chấm dứt hiệu lực văn bằng bảo hộ đối với các trường hợp quy định tại khoản 3 và khoản 4 Điều này, ý kiến của các bên liên quan, cơ quan quản lý nhà nước về quyền sở hữu công nghiệp thông báo từ chối chấm dứt hiệu lực văn bằng bảo hộ hoặc quyết định chấm dứt toàn bộ hoặc một phần hiệu lực văn bằng bảo hộ.</w:t>
      </w:r>
    </w:p>
    <w:p>
      <w:pPr>
        <w:pStyle w:val="Normal"/>
        <w:widowControl w:val="false"/>
        <w:shd w:fill="FFFFFF" w:val="clear"/>
        <w:snapToGrid w:val="false"/>
        <w:spacing w:lineRule="exact" w:line="340" w:before="120" w:after="120"/>
        <w:ind w:firstLine="567" w:right="0"/>
        <w:jc w:val="both"/>
        <w:rPr/>
      </w:pPr>
      <w:bookmarkStart w:id="13" w:name="_Hlk67485994"/>
      <w:bookmarkEnd w:id="13"/>
      <w:r>
        <w:rPr>
          <w:sz w:val="28"/>
          <w:szCs w:val="28"/>
        </w:rPr>
        <w:t>6. Đối với trường hợp quy định tại các điểm c, d, đ, e, g, h và i khoản 1 Điều này, hiệu lực văn bằng bảo hộ bị chấm dứt kể từ ngày cơ quan quản lý nhà nước về quyền sở hữu công nghiệp ban hành quyết định chấm dứt hiệu lực văn bằng bảo hộ.</w:t>
      </w:r>
    </w:p>
    <w:p>
      <w:pPr>
        <w:pStyle w:val="Normal"/>
        <w:widowControl w:val="false"/>
        <w:shd w:fill="FFFFFF" w:val="clear"/>
        <w:snapToGrid w:val="false"/>
        <w:spacing w:lineRule="exact" w:line="340" w:before="120" w:after="120"/>
        <w:ind w:firstLine="567" w:right="0"/>
        <w:jc w:val="both"/>
        <w:rPr/>
      </w:pPr>
      <w:r>
        <w:rPr>
          <w:sz w:val="28"/>
          <w:szCs w:val="28"/>
        </w:rPr>
        <w:t>Đối với trường hợp quy định tại điểm k khoản 1 Điều này, hiệu lực văn bằng bảo hộ bị chấm dứt kể từ ngày chỉ dẫn địa lý không còn được bảo hộ tại nước xuất xứ.</w:t>
      </w:r>
    </w:p>
    <w:p>
      <w:pPr>
        <w:pStyle w:val="Normal"/>
        <w:widowControl w:val="false"/>
        <w:shd w:fill="FFFFFF" w:val="clear"/>
        <w:snapToGrid w:val="false"/>
        <w:spacing w:lineRule="exact" w:line="340" w:before="120" w:after="120"/>
        <w:ind w:firstLine="567" w:right="0"/>
        <w:jc w:val="both"/>
        <w:rPr/>
      </w:pPr>
      <w:r>
        <w:rPr>
          <w:spacing w:val="2"/>
          <w:sz w:val="28"/>
          <w:szCs w:val="28"/>
        </w:rPr>
        <w:t>Đối với trường hợp cơ quan quản lý nhà nước về quyền sở hữu công nghiệp ra quyết định chấm dứt hiệu lực văn bằng bảo hộ theo quy định tại khoản 3 Điều này, hiệu lực văn bằng bảo hộ bị chấm dứt kể từ ngày cơ quan quản lý nhà nước về quyền sở hữu công nghiệp nhận được tuyên bố bằng văn bản của chủ văn bằng bảo hộ.</w:t>
      </w:r>
    </w:p>
    <w:p>
      <w:pPr>
        <w:pStyle w:val="NormalWeb"/>
        <w:widowControl w:val="false"/>
        <w:snapToGrid w:val="false"/>
        <w:spacing w:lineRule="exact" w:line="340" w:before="120" w:after="120"/>
        <w:ind w:firstLine="567" w:right="0"/>
        <w:jc w:val="both"/>
        <w:rPr/>
      </w:pPr>
      <w:bookmarkStart w:id="14" w:name="_Hlk67485994"/>
      <w:bookmarkEnd w:id="14"/>
      <w:r>
        <w:rPr>
          <w:spacing w:val="2"/>
          <w:sz w:val="28"/>
          <w:szCs w:val="28"/>
          <w:lang w:val="en-US"/>
        </w:rPr>
        <w:t>7. Quy định tại các khoản 1, 2, 3, 4, 5 và 6 Điều này cũng được áp dụng đối với việc chấm dứt hiệu lực đăng ký quốc tế đối với nhãn hiệu và kiểu dáng công nghiệp.</w:t>
      </w:r>
    </w:p>
    <w:p>
      <w:pPr>
        <w:pStyle w:val="NormalWeb"/>
        <w:widowControl w:val="false"/>
        <w:snapToGrid w:val="false"/>
        <w:spacing w:lineRule="exact" w:line="340" w:before="120" w:after="120"/>
        <w:ind w:firstLine="567" w:right="0"/>
        <w:jc w:val="both"/>
        <w:rPr>
          <w:b/>
          <w:iCs/>
          <w:sz w:val="28"/>
          <w:szCs w:val="28"/>
          <w:lang w:val="en-US"/>
        </w:rPr>
      </w:pPr>
      <w:r>
        <w:rPr>
          <w:b/>
          <w:iCs/>
          <w:sz w:val="28"/>
          <w:szCs w:val="28"/>
          <w:lang w:val="en-US"/>
        </w:rPr>
        <w:t>Điều 96. Hủy bỏ hiệu lực văn bằng bảo hộ</w:t>
      </w:r>
      <w:r>
        <w:rPr>
          <w:rStyle w:val="FootnoteCharacters"/>
          <w:rStyle w:val="FootnoteReference"/>
          <w:bCs/>
          <w:iCs/>
          <w:sz w:val="28"/>
          <w:szCs w:val="28"/>
          <w:lang w:val="en-US"/>
        </w:rPr>
        <w:footnoteReference w:id="108"/>
      </w:r>
    </w:p>
    <w:p>
      <w:pPr>
        <w:pStyle w:val="Normal"/>
        <w:widowControl w:val="false"/>
        <w:shd w:fill="FFFFFF" w:val="clear"/>
        <w:snapToGrid w:val="false"/>
        <w:spacing w:lineRule="exact" w:line="340" w:before="120" w:after="120"/>
        <w:ind w:firstLine="567" w:right="0"/>
        <w:jc w:val="both"/>
        <w:rPr>
          <w:spacing w:val="-2"/>
          <w:sz w:val="28"/>
          <w:szCs w:val="28"/>
        </w:rPr>
      </w:pPr>
      <w:r>
        <w:rPr>
          <w:spacing w:val="-2"/>
          <w:sz w:val="28"/>
          <w:szCs w:val="28"/>
        </w:rPr>
        <w:t>1. Văn bằng bảo hộ bị hủy bỏ toàn bộ hiệu lực trong các trường hợp sau đây:</w:t>
      </w:r>
    </w:p>
    <w:p>
      <w:pPr>
        <w:pStyle w:val="Normal"/>
        <w:widowControl w:val="false"/>
        <w:shd w:fill="FFFFFF" w:val="clear"/>
        <w:snapToGrid w:val="false"/>
        <w:spacing w:lineRule="exact" w:line="340" w:before="120" w:after="120"/>
        <w:ind w:firstLine="567" w:right="0"/>
        <w:jc w:val="both"/>
        <w:rPr>
          <w:sz w:val="28"/>
          <w:szCs w:val="28"/>
        </w:rPr>
      </w:pPr>
      <w:r>
        <w:rPr>
          <w:sz w:val="28"/>
          <w:szCs w:val="28"/>
        </w:rPr>
        <w:t>a) Người nộp đơn đăng ký nhãn hiệu với dụng ý xấu;</w:t>
      </w:r>
    </w:p>
    <w:p>
      <w:pPr>
        <w:pStyle w:val="Normal"/>
        <w:widowControl w:val="false"/>
        <w:snapToGrid w:val="false"/>
        <w:spacing w:lineRule="exact" w:line="340" w:before="120" w:after="120"/>
        <w:ind w:firstLine="567" w:right="0"/>
        <w:jc w:val="both"/>
        <w:rPr/>
      </w:pPr>
      <w:r>
        <w:rPr>
          <w:sz w:val="28"/>
          <w:szCs w:val="28"/>
        </w:rPr>
        <w:t>b) Đơn đăng ký sáng chế được nộp trái với quy định về kiểm soát an ninh đối với sáng chế quy định tại Điều 89a của Luật này;</w:t>
      </w:r>
    </w:p>
    <w:p>
      <w:pPr>
        <w:pStyle w:val="Normal"/>
        <w:widowControl w:val="false"/>
        <w:snapToGrid w:val="false"/>
        <w:spacing w:lineRule="exact" w:line="340" w:before="120" w:after="120"/>
        <w:ind w:firstLine="567" w:right="0"/>
        <w:jc w:val="both"/>
        <w:rPr/>
      </w:pPr>
      <w:r>
        <w:rPr>
          <w:sz w:val="28"/>
          <w:szCs w:val="28"/>
        </w:rPr>
        <w:t>c) Đơn đăng ký sáng chế đối với sáng chế được trực tiếp tạo ra dựa trên nguồn gen hoặc tri thức truyền thống về nguồn gen nhưng không bộc lộ hoặc bộc lộ không chính xác về nguồn gốc của nguồn gen hoặc tri thức truyền thống về nguồn gen có trong đơn đó.</w:t>
      </w:r>
    </w:p>
    <w:p>
      <w:pPr>
        <w:pStyle w:val="Normal"/>
        <w:widowControl w:val="false"/>
        <w:shd w:fill="FFFFFF" w:val="clear"/>
        <w:snapToGrid w:val="false"/>
        <w:spacing w:lineRule="exact" w:line="340" w:before="120" w:after="0"/>
        <w:ind w:firstLine="567" w:right="0"/>
        <w:jc w:val="both"/>
        <w:rPr/>
      </w:pPr>
      <w:r>
        <w:rPr>
          <w:sz w:val="28"/>
          <w:szCs w:val="28"/>
        </w:rPr>
        <w:t xml:space="preserve">2. Văn bằng bảo hộ bị hủy bỏ toàn bộ hoặc một phần hiệu lực nếu toàn bộ hoặc một phần văn bằng bảo hộ đó không đáp ứng quy định của Luật này về quyền đăng ký, điều kiện bảo hộ, sửa đổi, bổ sung đơn, bộc lộ sáng chế, nguyên tắc nộp đơn đầu tiên trong các trường hợp sau đây: </w:t>
      </w:r>
    </w:p>
    <w:p>
      <w:pPr>
        <w:pStyle w:val="Normal"/>
        <w:widowControl w:val="false"/>
        <w:shd w:fill="FFFFFF" w:val="clear"/>
        <w:snapToGrid w:val="false"/>
        <w:spacing w:lineRule="exact" w:line="340" w:before="120" w:after="0"/>
        <w:ind w:firstLine="567" w:right="0"/>
        <w:jc w:val="both"/>
        <w:rPr/>
      </w:pPr>
      <w:r>
        <w:rPr>
          <w:sz w:val="28"/>
          <w:szCs w:val="28"/>
        </w:rPr>
        <w:t>a) Người nộp đơn đăng ký không có quyền đăng ký và không được người có quyền đăng ký chuyển nhượng quyền đăng ký đối với sáng chế, kiểu dáng công nghiệp, thiết kế bố trí, nhãn hiệu;</w:t>
      </w:r>
    </w:p>
    <w:p>
      <w:pPr>
        <w:pStyle w:val="Normal"/>
        <w:widowControl w:val="false"/>
        <w:shd w:fill="FFFFFF" w:val="clear"/>
        <w:snapToGrid w:val="false"/>
        <w:spacing w:lineRule="exact" w:line="340" w:before="120" w:after="0"/>
        <w:ind w:firstLine="567" w:right="0"/>
        <w:jc w:val="both"/>
        <w:rPr>
          <w:sz w:val="28"/>
          <w:szCs w:val="28"/>
        </w:rPr>
      </w:pPr>
      <w:r>
        <w:rPr>
          <w:sz w:val="28"/>
          <w:szCs w:val="28"/>
        </w:rPr>
        <w:t>b) Đối tượng sở hữu công nghiệp không đáp ứng các điều kiện bảo hộ quy định tại Điều 8 và Chương VII của Luật này;</w:t>
      </w:r>
    </w:p>
    <w:p>
      <w:pPr>
        <w:pStyle w:val="Normal"/>
        <w:widowControl w:val="false"/>
        <w:snapToGrid w:val="false"/>
        <w:spacing w:lineRule="exact" w:line="340" w:before="120" w:after="0"/>
        <w:ind w:firstLine="567" w:right="0"/>
        <w:jc w:val="both"/>
        <w:rPr/>
      </w:pPr>
      <w:r>
        <w:rPr>
          <w:sz w:val="28"/>
          <w:szCs w:val="28"/>
        </w:rPr>
        <w:t>c) Việc sửa đổi, bổ sung đơn đăng ký sở hữu công nghiệp làm mở rộng phạm vi đối tượng đã bộc lộ hoặc nêu trong đơn hoặc làm thay đổi bản chất của đối tượng yêu cầu đăng ký nêu trong đơn;</w:t>
      </w:r>
    </w:p>
    <w:p>
      <w:pPr>
        <w:pStyle w:val="Normal"/>
        <w:widowControl w:val="false"/>
        <w:snapToGrid w:val="false"/>
        <w:spacing w:lineRule="exact" w:line="340" w:before="120" w:after="0"/>
        <w:ind w:firstLine="567" w:right="0"/>
        <w:jc w:val="both"/>
        <w:rPr/>
      </w:pPr>
      <w:r>
        <w:rPr>
          <w:sz w:val="28"/>
          <w:szCs w:val="28"/>
        </w:rPr>
        <w:t>d) Sáng chế không được bộc lộ đầy đủ và rõ ràng đến mức căn cứ vào đó người có hiểu biết trung bình về lĩnh vực kỹ thuật tương ứng có thể thực hiện được sáng chế đó;</w:t>
      </w:r>
    </w:p>
    <w:p>
      <w:pPr>
        <w:pStyle w:val="Normal"/>
        <w:widowControl w:val="false"/>
        <w:snapToGrid w:val="false"/>
        <w:spacing w:lineRule="exact" w:line="340" w:before="120" w:after="0"/>
        <w:ind w:firstLine="567" w:right="0"/>
        <w:jc w:val="both"/>
        <w:rPr>
          <w:sz w:val="28"/>
          <w:szCs w:val="28"/>
        </w:rPr>
      </w:pPr>
      <w:r>
        <w:rPr>
          <w:sz w:val="28"/>
          <w:szCs w:val="28"/>
        </w:rPr>
        <w:t>đ) Sáng chế được cấp văn bằng bảo hộ vượt quá phạm vi bộc lộ trong bản mô tả ban đầu của đơn đăng ký sáng chế;</w:t>
      </w:r>
    </w:p>
    <w:p>
      <w:pPr>
        <w:pStyle w:val="NormalWeb"/>
        <w:widowControl w:val="false"/>
        <w:snapToGrid w:val="false"/>
        <w:spacing w:lineRule="exact" w:line="340" w:before="120" w:after="0"/>
        <w:ind w:firstLine="567" w:right="0"/>
        <w:jc w:val="both"/>
        <w:rPr>
          <w:sz w:val="28"/>
          <w:szCs w:val="28"/>
          <w:lang w:val="en-US"/>
        </w:rPr>
      </w:pPr>
      <w:r>
        <w:rPr>
          <w:sz w:val="28"/>
          <w:szCs w:val="28"/>
          <w:lang w:val="en-US"/>
        </w:rPr>
        <w:t>e) Sáng chế không đáp ứng nguyên tắc nộp đơn đầu tiên quy định tại Điều 90 của Luật này.</w:t>
      </w:r>
    </w:p>
    <w:p>
      <w:pPr>
        <w:pStyle w:val="NormalWeb"/>
        <w:widowControl w:val="false"/>
        <w:snapToGrid w:val="false"/>
        <w:spacing w:lineRule="exact" w:line="340" w:before="120" w:after="0"/>
        <w:ind w:firstLine="567" w:right="0"/>
        <w:jc w:val="both"/>
        <w:rPr/>
      </w:pPr>
      <w:r>
        <w:rPr>
          <w:sz w:val="28"/>
          <w:szCs w:val="28"/>
          <w:lang w:val="en-US"/>
        </w:rPr>
        <w:t xml:space="preserve">3. Văn bằng bảo hộ bị hủy bỏ toàn bộ hoặc một phần hiệu lực quy định tại khoản 1 và khoản 2 Điều này thì toàn bộ hoặc một phần bị hủy bỏ của văn bằng bảo hộ đó không phát sinh hiệu lực kể từ thời điểm cấp văn bằng. </w:t>
      </w:r>
    </w:p>
    <w:p>
      <w:pPr>
        <w:pStyle w:val="Normal"/>
        <w:widowControl w:val="false"/>
        <w:shd w:fill="FFFFFF" w:val="clear"/>
        <w:snapToGrid w:val="false"/>
        <w:spacing w:lineRule="exact" w:line="340" w:before="120" w:after="0"/>
        <w:ind w:firstLine="567" w:right="0"/>
        <w:jc w:val="both"/>
        <w:rPr/>
      </w:pPr>
      <w:r>
        <w:rPr>
          <w:sz w:val="28"/>
          <w:szCs w:val="28"/>
        </w:rPr>
        <w:t xml:space="preserve">4. Tổ chức, cá nhân có quyền yêu cầu cơ quan quản lý nhà nước về quyền sở hữu công nghiệp hủy bỏ hiệu lực văn bằng bảo hộ trong các trường hợp quy định tại khoản 1 và khoản 2 Điều này với điều kiện phải nộp phí, lệ phí.  </w:t>
      </w:r>
    </w:p>
    <w:p>
      <w:pPr>
        <w:pStyle w:val="Normal"/>
        <w:widowControl w:val="false"/>
        <w:shd w:fill="FFFFFF" w:val="clear"/>
        <w:snapToGrid w:val="false"/>
        <w:spacing w:lineRule="exact" w:line="340" w:before="120" w:after="0"/>
        <w:ind w:firstLine="567" w:right="0"/>
        <w:jc w:val="both"/>
        <w:rPr/>
      </w:pPr>
      <w:r>
        <w:rPr>
          <w:sz w:val="28"/>
          <w:szCs w:val="28"/>
        </w:rPr>
        <w:t>Thời hiệu thực hiện quyền yêu cầu hủy bỏ hiệu lực văn bằng bảo hộ là suốt thời hạn bảo hộ, trừ trường hợp yêu cầu hủy bỏ hiệu lực văn bằng bảo hộ đối với nhãn hiệu vì lý do quy định tại khoản 2 Điều này thì thời hiệu là năm năm kể từ ngày cấp văn bằng bảo hộ hoặc từ ngày đăng ký quốc tế nhãn hiệu có hiệu lực tại Việt Nam.</w:t>
      </w:r>
    </w:p>
    <w:p>
      <w:pPr>
        <w:pStyle w:val="Normal"/>
        <w:snapToGrid w:val="false"/>
        <w:spacing w:lineRule="exact" w:line="340" w:before="120" w:after="0"/>
        <w:ind w:firstLine="567" w:right="0"/>
        <w:jc w:val="both"/>
        <w:rPr/>
      </w:pPr>
      <w:r>
        <w:rPr>
          <w:b/>
          <w:iCs/>
          <w:sz w:val="28"/>
          <w:szCs w:val="28"/>
        </w:rPr>
        <w:t xml:space="preserve"> </w:t>
      </w:r>
      <w:r>
        <w:rPr>
          <w:iCs/>
          <w:sz w:val="28"/>
          <w:szCs w:val="28"/>
        </w:rPr>
        <w:t>5</w:t>
      </w:r>
      <w:r>
        <w:rPr>
          <w:sz w:val="28"/>
          <w:szCs w:val="28"/>
        </w:rPr>
        <w:t>. Căn cứ kết quả xem xét đơn yêu cầu hủy bỏ hiệu lực văn bằng bảo hộ và ý kiến của các bên liên quan, cơ quan quản lý nhà nước về quyền sở hữu công nghiệp quyết định hủy bỏ hiệu lực văn bằng bảo hộ hoặc thông báo từ chối hủy bỏ hiệu lực văn bằng bảo hộ.</w:t>
      </w:r>
    </w:p>
    <w:p>
      <w:pPr>
        <w:pStyle w:val="Normal"/>
        <w:widowControl w:val="false"/>
        <w:shd w:fill="FFFFFF" w:val="clear"/>
        <w:snapToGrid w:val="false"/>
        <w:spacing w:lineRule="exact" w:line="340" w:before="120" w:after="0"/>
        <w:ind w:firstLine="567" w:right="0"/>
        <w:jc w:val="both"/>
        <w:rPr/>
      </w:pPr>
      <w:r>
        <w:rPr>
          <w:spacing w:val="-4"/>
          <w:sz w:val="28"/>
          <w:szCs w:val="28"/>
        </w:rPr>
        <w:t>6. Quy định tại các khoản 1, 2, 3, 4 và 5 Điều này cũng được áp dụng đối với việc hủy bỏ hiệu lực đăng ký quốc tế đối với nhãn hiệu và kiểu dáng công nghiệp.</w:t>
      </w:r>
    </w:p>
    <w:p>
      <w:pPr>
        <w:pStyle w:val="Normal"/>
        <w:widowControl w:val="false"/>
        <w:spacing w:lineRule="exact" w:line="340" w:before="120" w:after="0"/>
        <w:ind w:firstLine="567" w:right="0"/>
        <w:jc w:val="both"/>
        <w:rPr>
          <w:sz w:val="28"/>
          <w:szCs w:val="28"/>
        </w:rPr>
      </w:pPr>
      <w:r>
        <w:rPr>
          <w:spacing w:val="-4"/>
          <w:sz w:val="28"/>
          <w:szCs w:val="28"/>
        </w:rPr>
        <w:t>7. Bộ trưởng Bộ Khoa học và Công nghệ quy định chi tiết khoản 1 và khoản 2 Điều này.</w:t>
      </w:r>
    </w:p>
    <w:p>
      <w:pPr>
        <w:pStyle w:val="Normal"/>
        <w:widowControl w:val="false"/>
        <w:spacing w:before="120" w:after="120"/>
        <w:ind w:firstLine="567" w:right="0"/>
        <w:jc w:val="both"/>
        <w:rPr/>
      </w:pPr>
      <w:r>
        <w:rPr>
          <w:b/>
          <w:bCs/>
          <w:sz w:val="28"/>
          <w:szCs w:val="28"/>
        </w:rPr>
        <w:t xml:space="preserve">Điều 97. </w:t>
      </w:r>
      <w:r>
        <w:rPr>
          <w:b/>
          <w:bCs/>
          <w:iCs/>
          <w:sz w:val="28"/>
          <w:szCs w:val="28"/>
        </w:rPr>
        <w:t>Sửa đổi văn bằng bảo hộ</w:t>
      </w:r>
    </w:p>
    <w:p>
      <w:pPr>
        <w:pStyle w:val="Normal"/>
        <w:widowControl w:val="false"/>
        <w:snapToGrid w:val="false"/>
        <w:spacing w:lineRule="exact" w:line="320" w:before="120" w:after="120"/>
        <w:ind w:firstLine="567" w:right="0"/>
        <w:jc w:val="both"/>
        <w:rPr/>
      </w:pPr>
      <w:r>
        <w:rPr>
          <w:sz w:val="28"/>
          <w:szCs w:val="28"/>
        </w:rPr>
        <w:t>1.</w:t>
      </w:r>
      <w:r>
        <w:rPr>
          <w:rStyle w:val="FootnoteCharacters"/>
          <w:rStyle w:val="FootnoteReference"/>
          <w:sz w:val="28"/>
          <w:szCs w:val="28"/>
        </w:rPr>
        <w:footnoteReference w:id="109"/>
      </w:r>
      <w:r>
        <w:rPr>
          <w:sz w:val="28"/>
          <w:szCs w:val="28"/>
        </w:rPr>
        <w:t xml:space="preserve"> Chủ văn bằng bảo hộ, tổ chức, cá nhân thực hiện quyền đăng ký chỉ dẫn địa lý theo quy định tại Điều 88 của Luật này có quyền yêu cầu cơ quan quản lý nhà nước về quyền sở hữu công nghiệp sửa đổi những thông tin sau đây trên văn bằng bảo hộ với điều kiện phải nộp phí, lệ phí:</w:t>
      </w:r>
    </w:p>
    <w:p>
      <w:pPr>
        <w:pStyle w:val="Normal"/>
        <w:widowControl w:val="false"/>
        <w:snapToGrid w:val="false"/>
        <w:spacing w:lineRule="exact" w:line="320" w:before="120" w:after="120"/>
        <w:ind w:firstLine="567" w:right="0"/>
        <w:jc w:val="both"/>
        <w:rPr/>
      </w:pPr>
      <w:r>
        <w:rPr>
          <w:sz w:val="28"/>
          <w:szCs w:val="28"/>
        </w:rPr>
        <w:t>a) Thay đổi, sửa chữa thiếu sót liên quan đến tên và quốc tịch của tác giả, tên và địa chỉ của chủ văn bằng bảo hộ, tổ chức quản lý chỉ dẫn địa lý;</w:t>
      </w:r>
    </w:p>
    <w:p>
      <w:pPr>
        <w:pStyle w:val="Normal"/>
        <w:widowControl w:val="false"/>
        <w:snapToGrid w:val="false"/>
        <w:spacing w:lineRule="exact" w:line="320" w:before="120" w:after="120"/>
        <w:ind w:firstLine="567" w:right="0"/>
        <w:jc w:val="both"/>
        <w:rPr/>
      </w:pPr>
      <w:r>
        <w:rPr>
          <w:sz w:val="28"/>
          <w:szCs w:val="28"/>
        </w:rPr>
        <w:t>b) Sửa đổi bản mô tả tính chất, chất lượng đặc thù, khu vực địa lý mang chỉ dẫn địa lý; sửa đổi quy chế sử dụng nhãn hiệu tập thể, quy chế sử dụng nhãn hiệu chứng nhận.</w:t>
      </w:r>
    </w:p>
    <w:p>
      <w:pPr>
        <w:pStyle w:val="Normal"/>
        <w:widowControl w:val="false"/>
        <w:spacing w:before="120" w:after="120"/>
        <w:ind w:firstLine="567" w:right="0"/>
        <w:jc w:val="both"/>
        <w:rPr/>
      </w:pPr>
      <w:r>
        <w:rPr>
          <w:sz w:val="28"/>
          <w:szCs w:val="28"/>
        </w:rPr>
        <w:t>2.</w:t>
      </w:r>
      <w:r>
        <w:rPr>
          <w:rStyle w:val="FootnoteCharacters"/>
          <w:rStyle w:val="FootnoteReference"/>
          <w:sz w:val="28"/>
          <w:szCs w:val="28"/>
        </w:rPr>
        <w:footnoteReference w:id="110"/>
      </w:r>
      <w:r>
        <w:rPr>
          <w:sz w:val="28"/>
          <w:szCs w:val="28"/>
        </w:rPr>
        <w:t xml:space="preserve"> Theo yêu cầu của chủ văn bằng bảo hộ, tổ chức, cá nhân thực hiện quyền đăng ký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không phải nộp phí, lệ phí. </w:t>
      </w:r>
    </w:p>
    <w:p>
      <w:pPr>
        <w:pStyle w:val="Normal"/>
        <w:widowControl w:val="false"/>
        <w:spacing w:before="120" w:after="120"/>
        <w:ind w:firstLine="567" w:right="0"/>
        <w:jc w:val="both"/>
        <w:rPr/>
      </w:pPr>
      <w:r>
        <w:rPr>
          <w:sz w:val="28"/>
          <w:szCs w:val="28"/>
        </w:rPr>
        <w:t xml:space="preserve">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 </w:t>
      </w:r>
    </w:p>
    <w:p>
      <w:pPr>
        <w:pStyle w:val="Normal"/>
        <w:widowControl w:val="false"/>
        <w:spacing w:before="120" w:after="120"/>
        <w:ind w:firstLine="567" w:right="0"/>
        <w:jc w:val="both"/>
        <w:rPr/>
      </w:pPr>
      <w:r>
        <w:rPr>
          <w:b/>
          <w:bCs/>
          <w:sz w:val="28"/>
          <w:szCs w:val="28"/>
        </w:rPr>
        <w:t xml:space="preserve">Điều 98. </w:t>
      </w:r>
      <w:r>
        <w:rPr>
          <w:b/>
          <w:bCs/>
          <w:iCs/>
          <w:sz w:val="28"/>
          <w:szCs w:val="28"/>
        </w:rPr>
        <w:t>Sổ đăng ký quốc gia về sở hữu công nghiệp</w:t>
      </w:r>
    </w:p>
    <w:p>
      <w:pPr>
        <w:pStyle w:val="Normal"/>
        <w:widowControl w:val="false"/>
        <w:spacing w:before="120" w:after="120"/>
        <w:ind w:firstLine="567" w:right="0"/>
        <w:jc w:val="both"/>
        <w:rPr/>
      </w:pPr>
      <w:r>
        <w:rPr>
          <w:sz w:val="28"/>
          <w:szCs w:val="28"/>
        </w:rPr>
        <w:t>1. Sổ đăng ký quốc gia về sở hữu công nghiệp là tài liệu ghi nhận việc xác lập, thay đổi và chuyển giao quyền sở hữu công nghiệp đối với sáng chế, kiểu dáng công nghiệp, thiết kế bố trí, nhãn hiệu và chỉ dẫn địa lý theo quy định của Luật này.</w:t>
      </w:r>
    </w:p>
    <w:p>
      <w:pPr>
        <w:pStyle w:val="Normal"/>
        <w:widowControl w:val="false"/>
        <w:spacing w:before="120" w:after="120"/>
        <w:ind w:firstLine="567" w:right="0"/>
        <w:jc w:val="both"/>
        <w:rPr/>
      </w:pPr>
      <w:r>
        <w:rPr>
          <w:sz w:val="28"/>
          <w:szCs w:val="28"/>
        </w:rPr>
        <w:t>2. Quyết định cấp văn bằng bảo hộ, nội dung chủ yếu của văn bằng bảo hộ, quyết định sửa đổi, chấm dứt, huỷ bỏ hiệu lực văn bằng bảo hộ, quyết định đăng ký hợp đồng chuyển giao quyền sở hữu công nghiệp được ghi nhận vào Sổ đăng ký quốc gia về sở hữu công nghiệp.</w:t>
      </w:r>
    </w:p>
    <w:p>
      <w:pPr>
        <w:pStyle w:val="Normal"/>
        <w:widowControl w:val="false"/>
        <w:spacing w:before="120" w:after="120"/>
        <w:ind w:firstLine="567" w:right="0"/>
        <w:jc w:val="both"/>
        <w:rPr/>
      </w:pPr>
      <w:r>
        <w:rPr>
          <w:sz w:val="28"/>
          <w:szCs w:val="28"/>
        </w:rPr>
        <w:t xml:space="preserve">3. Sổ đăng ký quốc gia về sở hữu công nghiệp do cơ quan quản lý nhà nước về quyền sở hữu công nghiệp lập và lưu giữ.  </w:t>
      </w:r>
    </w:p>
    <w:p>
      <w:pPr>
        <w:pStyle w:val="Normal"/>
        <w:widowControl w:val="false"/>
        <w:spacing w:before="120" w:after="120"/>
        <w:ind w:firstLine="567" w:right="0"/>
        <w:jc w:val="both"/>
        <w:rPr/>
      </w:pPr>
      <w:r>
        <w:rPr>
          <w:b/>
          <w:bCs/>
          <w:sz w:val="28"/>
          <w:szCs w:val="28"/>
        </w:rPr>
        <w:t xml:space="preserve">Điều 99. </w:t>
      </w:r>
      <w:r>
        <w:rPr>
          <w:b/>
          <w:bCs/>
          <w:iCs/>
          <w:sz w:val="28"/>
          <w:szCs w:val="28"/>
        </w:rPr>
        <w:t>Công bố các quyết định liên quan đến văn bằng bảo hộ</w:t>
      </w:r>
    </w:p>
    <w:p>
      <w:pPr>
        <w:pStyle w:val="Normal"/>
        <w:widowControl w:val="false"/>
        <w:spacing w:before="120" w:after="120"/>
        <w:ind w:firstLine="567" w:right="0"/>
        <w:jc w:val="both"/>
        <w:rPr/>
      </w:pPr>
      <w:r>
        <w:rPr>
          <w:sz w:val="28"/>
          <w:szCs w:val="28"/>
        </w:rPr>
        <w:t>Quyết định cấp, chấm dứt, hủy bỏ, sửa đổi văn bằng bảo hộ quyền sở hữu công nghiệp được cơ quan quản lý nhà nước về quyền sở hữu công nghiệp công bố trên Công báo sở hữu công nghiệp trong thời hạn sáu mươi ngày, kể từ ngày ra quyết định.</w:t>
      </w:r>
    </w:p>
    <w:p>
      <w:pPr>
        <w:pStyle w:val="Normal"/>
        <w:spacing w:before="120" w:after="120"/>
        <w:jc w:val="center"/>
        <w:rPr>
          <w:b/>
          <w:bCs/>
          <w:iCs/>
          <w:sz w:val="28"/>
          <w:szCs w:val="28"/>
        </w:rPr>
      </w:pPr>
      <w:r>
        <w:rPr>
          <w:b/>
          <w:bCs/>
          <w:iCs/>
          <w:sz w:val="28"/>
          <w:szCs w:val="28"/>
        </w:rPr>
        <w:t>Mục 2</w:t>
      </w:r>
    </w:p>
    <w:p>
      <w:pPr>
        <w:pStyle w:val="Normal"/>
        <w:spacing w:before="120" w:after="120"/>
        <w:jc w:val="center"/>
        <w:rPr>
          <w:b/>
          <w:sz w:val="28"/>
          <w:szCs w:val="28"/>
        </w:rPr>
      </w:pPr>
      <w:r>
        <w:rPr>
          <w:b/>
          <w:sz w:val="28"/>
          <w:szCs w:val="28"/>
        </w:rPr>
        <w:t>ĐƠN ĐĂNG KÝ SỞ HỮU CÔNG NGHIỆP</w:t>
      </w:r>
    </w:p>
    <w:p>
      <w:pPr>
        <w:pStyle w:val="Normal"/>
        <w:widowControl w:val="false"/>
        <w:spacing w:before="120" w:after="120"/>
        <w:ind w:firstLine="560" w:right="0"/>
        <w:jc w:val="both"/>
        <w:rPr/>
      </w:pPr>
      <w:r>
        <w:rPr>
          <w:b/>
          <w:bCs/>
          <w:sz w:val="28"/>
          <w:szCs w:val="28"/>
        </w:rPr>
        <w:t xml:space="preserve">Điều 100. </w:t>
      </w:r>
      <w:r>
        <w:rPr>
          <w:b/>
          <w:bCs/>
          <w:iCs/>
          <w:sz w:val="28"/>
          <w:szCs w:val="28"/>
        </w:rPr>
        <w:t>Yêu cầu chung đối với đơn đăng ký sở hữu công nghiệp</w:t>
      </w:r>
    </w:p>
    <w:p>
      <w:pPr>
        <w:pStyle w:val="Normal"/>
        <w:widowControl w:val="false"/>
        <w:spacing w:before="120" w:after="120"/>
        <w:ind w:firstLine="560" w:right="0"/>
        <w:jc w:val="both"/>
        <w:rPr/>
      </w:pPr>
      <w:r>
        <w:rPr>
          <w:sz w:val="28"/>
          <w:szCs w:val="28"/>
        </w:rPr>
        <w:t>1. Đơn đăng ký sở hữu công nghiệp bao gồm các tài liệu sau đây:</w:t>
      </w:r>
    </w:p>
    <w:p>
      <w:pPr>
        <w:pStyle w:val="Normal"/>
        <w:widowControl w:val="false"/>
        <w:spacing w:before="120" w:after="120"/>
        <w:ind w:firstLine="560" w:right="0"/>
        <w:jc w:val="both"/>
        <w:rPr>
          <w:sz w:val="28"/>
          <w:szCs w:val="28"/>
        </w:rPr>
      </w:pPr>
      <w:r>
        <w:rPr>
          <w:sz w:val="28"/>
          <w:szCs w:val="28"/>
        </w:rPr>
        <w:t>a) Tờ khai đăng ký theo mẫu quy định;</w:t>
      </w:r>
    </w:p>
    <w:p>
      <w:pPr>
        <w:pStyle w:val="Normal"/>
        <w:widowControl w:val="false"/>
        <w:spacing w:before="120" w:after="120"/>
        <w:ind w:firstLine="560" w:right="0"/>
        <w:jc w:val="both"/>
        <w:rPr>
          <w:sz w:val="28"/>
          <w:szCs w:val="28"/>
        </w:rPr>
      </w:pPr>
      <w:r>
        <w:rPr>
          <w:sz w:val="28"/>
          <w:szCs w:val="28"/>
        </w:rPr>
        <w:t>b) Tài liệu, mẫu vật, thông tin thể hiện đối tượng sở hữu công nghiệp đăng ký bảo hộ quy định tại các điều từ Điều 102 đến Điều 106 của Luật này;</w:t>
      </w:r>
    </w:p>
    <w:p>
      <w:pPr>
        <w:pStyle w:val="Normal"/>
        <w:widowControl w:val="false"/>
        <w:spacing w:before="120" w:after="120"/>
        <w:ind w:firstLine="560" w:right="0"/>
        <w:jc w:val="both"/>
        <w:rPr/>
      </w:pPr>
      <w:r>
        <w:rPr>
          <w:sz w:val="28"/>
          <w:szCs w:val="28"/>
        </w:rPr>
        <w:t>c) Giấy uỷ quyền, nếu đơn nộp thông qua đại diện;</w:t>
      </w:r>
    </w:p>
    <w:p>
      <w:pPr>
        <w:pStyle w:val="Normal"/>
        <w:widowControl w:val="false"/>
        <w:spacing w:before="120" w:after="120"/>
        <w:ind w:firstLine="560" w:right="0"/>
        <w:jc w:val="both"/>
        <w:rPr>
          <w:sz w:val="28"/>
          <w:szCs w:val="28"/>
        </w:rPr>
      </w:pPr>
      <w:r>
        <w:rPr>
          <w:sz w:val="28"/>
          <w:szCs w:val="28"/>
        </w:rPr>
        <w:t>d) Tài liệu chứng minh quyền đăng ký, nếu người nộp đơn thụ hưởng quyền đó của người khác;</w:t>
      </w:r>
    </w:p>
    <w:p>
      <w:pPr>
        <w:pStyle w:val="Normal"/>
        <w:widowControl w:val="false"/>
        <w:spacing w:before="120" w:after="120"/>
        <w:ind w:firstLine="560" w:right="0"/>
        <w:jc w:val="both"/>
        <w:rPr>
          <w:sz w:val="28"/>
          <w:szCs w:val="28"/>
        </w:rPr>
      </w:pPr>
      <w:r>
        <w:rPr>
          <w:sz w:val="28"/>
          <w:szCs w:val="28"/>
        </w:rPr>
        <w:t>đ) Tài liệu chứng minh quyền ưu tiên, nếu có yêu cầu hưởng quyền ưu tiên;</w:t>
      </w:r>
    </w:p>
    <w:p>
      <w:pPr>
        <w:pStyle w:val="Normal"/>
        <w:widowControl w:val="false"/>
        <w:spacing w:before="120" w:after="120"/>
        <w:ind w:firstLine="560" w:right="0"/>
        <w:jc w:val="both"/>
        <w:rPr>
          <w:spacing w:val="2"/>
          <w:sz w:val="28"/>
          <w:szCs w:val="28"/>
        </w:rPr>
      </w:pPr>
      <w:r>
        <w:rPr>
          <w:sz w:val="28"/>
          <w:szCs w:val="28"/>
        </w:rPr>
        <w:t>đ1)</w:t>
      </w:r>
      <w:r>
        <w:rPr>
          <w:rStyle w:val="FootnoteCharacters"/>
          <w:rStyle w:val="FootnoteReference"/>
          <w:sz w:val="28"/>
          <w:szCs w:val="28"/>
        </w:rPr>
        <w:footnoteReference w:id="111"/>
      </w:r>
      <w:r>
        <w:rPr>
          <w:sz w:val="28"/>
          <w:szCs w:val="28"/>
        </w:rPr>
        <w:t xml:space="preserve"> Tài liệu thuyết minh về nguồn gốc của nguồn gen hoặc tri thức truyền thống về nguồn gen trong đơn đăng ký sáng chế, đối với sáng chế được trực tiếp tạo ra dựa trên nguồn gen hoặc tri thức truyền thống về nguồn gen;</w:t>
      </w:r>
    </w:p>
    <w:p>
      <w:pPr>
        <w:pStyle w:val="Normal"/>
        <w:widowControl w:val="false"/>
        <w:spacing w:before="120" w:after="120"/>
        <w:ind w:firstLine="560" w:right="0"/>
        <w:jc w:val="both"/>
        <w:rPr>
          <w:sz w:val="28"/>
          <w:szCs w:val="28"/>
        </w:rPr>
      </w:pPr>
      <w:r>
        <w:rPr>
          <w:sz w:val="28"/>
          <w:szCs w:val="28"/>
        </w:rPr>
        <w:t>e) Chứng từ nộp phí, lệ phí.</w:t>
      </w:r>
    </w:p>
    <w:p>
      <w:pPr>
        <w:pStyle w:val="Normal"/>
        <w:widowControl w:val="false"/>
        <w:spacing w:before="120" w:after="120"/>
        <w:ind w:firstLine="560" w:right="0"/>
        <w:jc w:val="both"/>
        <w:rPr/>
      </w:pPr>
      <w:r>
        <w:rPr>
          <w:sz w:val="28"/>
          <w:szCs w:val="28"/>
        </w:rPr>
        <w:t>2. Đơn đăng ký sở hữu công nghiệp và giấy tờ giao dịch giữa người nộp đơn và cơ quan quản lý nhà nước về quyền sở hữu công nghiệp phải được làm bằng tiếng Việt, trừ các tài liệu sau đây có thể được làm bằng ngôn ngữ khác nhưng phải được dịch ra tiếng Việt khi cơ quan quản lý nhà nước về quyền sở hữu công nghiệp yêu cầu:</w:t>
      </w:r>
    </w:p>
    <w:p>
      <w:pPr>
        <w:pStyle w:val="Normal"/>
        <w:widowControl w:val="false"/>
        <w:spacing w:before="120" w:after="120"/>
        <w:ind w:firstLine="560" w:right="0"/>
        <w:jc w:val="both"/>
        <w:rPr/>
      </w:pPr>
      <w:r>
        <w:rPr>
          <w:sz w:val="28"/>
          <w:szCs w:val="28"/>
        </w:rPr>
        <w:t>a) Giấy uỷ quyền;</w:t>
      </w:r>
    </w:p>
    <w:p>
      <w:pPr>
        <w:pStyle w:val="Normal"/>
        <w:widowControl w:val="false"/>
        <w:spacing w:before="120" w:after="120"/>
        <w:ind w:firstLine="560" w:right="0"/>
        <w:jc w:val="both"/>
        <w:rPr>
          <w:sz w:val="28"/>
          <w:szCs w:val="28"/>
        </w:rPr>
      </w:pPr>
      <w:r>
        <w:rPr>
          <w:sz w:val="28"/>
          <w:szCs w:val="28"/>
        </w:rPr>
        <w:t>b) Tài liệu chứng minh quyền đăng ký;</w:t>
      </w:r>
    </w:p>
    <w:p>
      <w:pPr>
        <w:pStyle w:val="Normal"/>
        <w:widowControl w:val="false"/>
        <w:spacing w:before="120" w:after="120"/>
        <w:ind w:firstLine="560" w:right="0"/>
        <w:jc w:val="both"/>
        <w:rPr>
          <w:sz w:val="28"/>
          <w:szCs w:val="28"/>
        </w:rPr>
      </w:pPr>
      <w:r>
        <w:rPr>
          <w:sz w:val="28"/>
          <w:szCs w:val="28"/>
        </w:rPr>
        <w:t>c) Tài liệu chứng minh quyền ưu tiên;</w:t>
      </w:r>
    </w:p>
    <w:p>
      <w:pPr>
        <w:pStyle w:val="Normal"/>
        <w:widowControl w:val="false"/>
        <w:spacing w:before="120" w:after="120"/>
        <w:ind w:firstLine="560" w:right="0"/>
        <w:jc w:val="both"/>
        <w:rPr>
          <w:sz w:val="28"/>
          <w:szCs w:val="28"/>
        </w:rPr>
      </w:pPr>
      <w:r>
        <w:rPr>
          <w:sz w:val="28"/>
          <w:szCs w:val="28"/>
        </w:rPr>
        <w:t>d) Các tài liệu khác để bổ trợ cho đơn.</w:t>
      </w:r>
    </w:p>
    <w:p>
      <w:pPr>
        <w:pStyle w:val="Normal"/>
        <w:widowControl w:val="false"/>
        <w:spacing w:before="120" w:after="120"/>
        <w:ind w:firstLine="560" w:right="0"/>
        <w:jc w:val="both"/>
        <w:rPr>
          <w:sz w:val="28"/>
          <w:szCs w:val="28"/>
        </w:rPr>
      </w:pPr>
      <w:r>
        <w:rPr>
          <w:sz w:val="28"/>
          <w:szCs w:val="28"/>
        </w:rPr>
        <w:t>3. Tài liệu chứng minh quyền ưu tiên đối với đơn đăng ký sở hữu công nghiệp bao gồm:</w:t>
      </w:r>
    </w:p>
    <w:p>
      <w:pPr>
        <w:pStyle w:val="Normal"/>
        <w:widowControl w:val="false"/>
        <w:spacing w:before="120" w:after="120"/>
        <w:ind w:firstLine="560" w:right="0"/>
        <w:jc w:val="both"/>
        <w:rPr/>
      </w:pPr>
      <w:r>
        <w:rPr>
          <w:sz w:val="28"/>
          <w:szCs w:val="28"/>
        </w:rPr>
        <w:t>a) Bản sao đơn hoặc các đơn đầu tiên có xác nhận của cơ quan đã nhận đơn đầu tiên;</w:t>
      </w:r>
    </w:p>
    <w:p>
      <w:pPr>
        <w:pStyle w:val="Normal"/>
        <w:widowControl w:val="false"/>
        <w:spacing w:before="120" w:after="120"/>
        <w:ind w:firstLine="560" w:right="0"/>
        <w:jc w:val="both"/>
        <w:rPr>
          <w:sz w:val="28"/>
          <w:szCs w:val="28"/>
        </w:rPr>
      </w:pPr>
      <w:r>
        <w:rPr>
          <w:sz w:val="28"/>
          <w:szCs w:val="28"/>
        </w:rPr>
        <w:t>b) Giấy chuyển nhượng quyền ưu tiên nếu quyền đó được thụ hưởng từ người khác.</w:t>
      </w:r>
    </w:p>
    <w:p>
      <w:pPr>
        <w:pStyle w:val="Normal"/>
        <w:widowControl w:val="false"/>
        <w:spacing w:before="120" w:after="120"/>
        <w:ind w:firstLine="560" w:right="0"/>
        <w:jc w:val="both"/>
        <w:rPr/>
      </w:pPr>
      <w:r>
        <w:rPr>
          <w:rFonts w:cs="Times New Roman Bold;Times New Roman" w:ascii="Times New Roman Bold;Times New Roman" w:hAnsi="Times New Roman Bold;Times New Roman"/>
          <w:b/>
          <w:bCs/>
          <w:spacing w:val="-6"/>
          <w:sz w:val="28"/>
          <w:szCs w:val="28"/>
        </w:rPr>
        <w:t xml:space="preserve">Điều 101. </w:t>
      </w:r>
      <w:r>
        <w:rPr>
          <w:rFonts w:cs="Times New Roman Bold;Times New Roman" w:ascii="Times New Roman Bold;Times New Roman" w:hAnsi="Times New Roman Bold;Times New Roman"/>
          <w:b/>
          <w:bCs/>
          <w:iCs/>
          <w:spacing w:val="-6"/>
          <w:sz w:val="28"/>
          <w:szCs w:val="28"/>
        </w:rPr>
        <w:t>Yêu cầu về tính thống nhất của đơn đăng ký sở hữu công nghiệp</w:t>
      </w:r>
    </w:p>
    <w:p>
      <w:pPr>
        <w:pStyle w:val="Normal"/>
        <w:widowControl w:val="false"/>
        <w:spacing w:before="120" w:after="120"/>
        <w:ind w:firstLine="560" w:right="0"/>
        <w:jc w:val="both"/>
        <w:rPr/>
      </w:pPr>
      <w:r>
        <w:rPr>
          <w:sz w:val="28"/>
          <w:szCs w:val="28"/>
        </w:rPr>
        <w:t>1. Mỗi đơn đăng ký sở hữu công nghiệp chỉ được yêu cầu cấp một văn bằng bảo hộ cho một đối tượng sở hữu công nghiệp duy nhất, trừ trường hợp quy định tại các khoản 2, 3 và 4 Điều này.</w:t>
      </w:r>
    </w:p>
    <w:p>
      <w:pPr>
        <w:pStyle w:val="Normal"/>
        <w:widowControl w:val="false"/>
        <w:spacing w:before="120" w:after="120"/>
        <w:ind w:firstLine="560" w:right="0"/>
        <w:jc w:val="both"/>
        <w:rPr/>
      </w:pPr>
      <w:r>
        <w:rPr>
          <w:sz w:val="28"/>
          <w:szCs w:val="28"/>
        </w:rPr>
        <w:t>2.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pPr>
        <w:pStyle w:val="Normal"/>
        <w:widowControl w:val="false"/>
        <w:spacing w:before="120" w:after="120"/>
        <w:ind w:firstLine="560" w:right="0"/>
        <w:jc w:val="both"/>
        <w:rPr>
          <w:sz w:val="28"/>
          <w:szCs w:val="28"/>
        </w:rPr>
      </w:pPr>
      <w:r>
        <w:rPr>
          <w:sz w:val="28"/>
          <w:szCs w:val="28"/>
        </w:rPr>
        <w:t>3. Mỗi đơn đăng ký có thể yêu cầu cấp một Bằng độc quyền kiểu dáng công nghiệp cho nhiều kiểu dáng công nghiệp trong các trường hợp sau đây:</w:t>
      </w:r>
    </w:p>
    <w:p>
      <w:pPr>
        <w:pStyle w:val="Normal"/>
        <w:widowControl w:val="false"/>
        <w:spacing w:before="120" w:after="120"/>
        <w:ind w:firstLine="560" w:right="0"/>
        <w:jc w:val="both"/>
        <w:rPr/>
      </w:pPr>
      <w:r>
        <w:rPr>
          <w:sz w:val="28"/>
          <w:szCs w:val="28"/>
        </w:rPr>
        <w:t>a) Các kiểu dáng công nghiệp của một bộ sản phẩm gồm nhiều sản phẩm thể hiện ý tưởng sáng tạo chung duy nhất, được sử dụng cùng nhau hoặc để thực hiện chung một mục đích;</w:t>
      </w:r>
    </w:p>
    <w:p>
      <w:pPr>
        <w:pStyle w:val="Normal"/>
        <w:widowControl w:val="false"/>
        <w:spacing w:before="120" w:after="120"/>
        <w:ind w:firstLine="560" w:right="0"/>
        <w:jc w:val="both"/>
        <w:rPr/>
      </w:pPr>
      <w:r>
        <w:rPr>
          <w:sz w:val="28"/>
          <w:szCs w:val="28"/>
        </w:rPr>
        <w:t>b) Một kiểu dáng công nghiệp kèm theo một hoặc nhiều phương án là biến thể của kiểu dáng công nghiệp đó, theo ý tưởng sáng tạo chung duy nhất, không khác biệt đáng kể với kiểu dáng công nghiệp đó.</w:t>
      </w:r>
    </w:p>
    <w:p>
      <w:pPr>
        <w:pStyle w:val="Normal"/>
        <w:widowControl w:val="false"/>
        <w:spacing w:before="120" w:after="120"/>
        <w:ind w:firstLine="560" w:right="0"/>
        <w:jc w:val="both"/>
        <w:rPr>
          <w:sz w:val="28"/>
          <w:szCs w:val="28"/>
        </w:rPr>
      </w:pPr>
      <w:r>
        <w:rPr>
          <w:sz w:val="28"/>
          <w:szCs w:val="28"/>
        </w:rPr>
        <w:t>4. Mỗi đơn đăng ký có thể yêu cầu cấp Giấy chứng nhận đăng ký nhãn hiệu cho một nhãn hiệu dùng cho một hoặc nhiều hàng hoá, dịch vụ khác nhau.</w:t>
      </w:r>
    </w:p>
    <w:p>
      <w:pPr>
        <w:pStyle w:val="Normal"/>
        <w:widowControl w:val="false"/>
        <w:spacing w:before="120" w:after="120"/>
        <w:ind w:firstLine="560" w:right="0"/>
        <w:jc w:val="both"/>
        <w:rPr/>
      </w:pPr>
      <w:r>
        <w:rPr>
          <w:b/>
          <w:bCs/>
          <w:sz w:val="28"/>
          <w:szCs w:val="28"/>
        </w:rPr>
        <w:t xml:space="preserve">Điều 102. </w:t>
      </w:r>
      <w:r>
        <w:rPr>
          <w:b/>
          <w:bCs/>
          <w:iCs/>
          <w:sz w:val="28"/>
          <w:szCs w:val="28"/>
        </w:rPr>
        <w:t>Yêu cầu đối với đơn đăng ký sáng chế</w:t>
      </w:r>
    </w:p>
    <w:p>
      <w:pPr>
        <w:pStyle w:val="Normal"/>
        <w:widowControl w:val="false"/>
        <w:spacing w:before="120" w:after="120"/>
        <w:ind w:firstLine="560" w:right="0"/>
        <w:jc w:val="both"/>
        <w:rPr>
          <w:sz w:val="28"/>
          <w:szCs w:val="28"/>
        </w:rPr>
      </w:pPr>
      <w:r>
        <w:rPr>
          <w:sz w:val="28"/>
          <w:szCs w:val="28"/>
        </w:rPr>
        <w:t>1. Tài liệu xác định sáng chế cần bảo hộ trong đơn đăng ký sáng chế bao gồm bản mô tả sáng chế và bản tóm tắt sáng chế. Bản mô tả sáng chế gồm phần mô tả sáng chế và phạm vi bảo hộ sáng chế.</w:t>
      </w:r>
    </w:p>
    <w:p>
      <w:pPr>
        <w:pStyle w:val="Normal"/>
        <w:widowControl w:val="false"/>
        <w:spacing w:before="120" w:after="120"/>
        <w:ind w:firstLine="560" w:right="0"/>
        <w:jc w:val="both"/>
        <w:rPr>
          <w:sz w:val="28"/>
          <w:szCs w:val="28"/>
        </w:rPr>
      </w:pPr>
      <w:r>
        <w:rPr>
          <w:sz w:val="28"/>
          <w:szCs w:val="28"/>
        </w:rPr>
        <w:t>2. Phần mô tả sáng chế phải đáp ứng các điều kiện sau đây:</w:t>
      </w:r>
    </w:p>
    <w:p>
      <w:pPr>
        <w:pStyle w:val="Normal"/>
        <w:widowControl w:val="false"/>
        <w:spacing w:before="120" w:after="120"/>
        <w:ind w:firstLine="560" w:right="0"/>
        <w:jc w:val="both"/>
        <w:rPr/>
      </w:pPr>
      <w:r>
        <w:rPr>
          <w:sz w:val="28"/>
          <w:szCs w:val="28"/>
        </w:rPr>
        <w:t xml:space="preserve">a) Bộc lộ đầy đủ và rõ ràng bản chất của sáng chế đến mức căn cứ vào đó người có hiểu biết trung bình về lĩnh vực kỹ thuật tương ứng có thể thực hiện được sáng chế đó; </w:t>
      </w:r>
    </w:p>
    <w:p>
      <w:pPr>
        <w:pStyle w:val="Normal"/>
        <w:widowControl w:val="false"/>
        <w:spacing w:before="120" w:after="120"/>
        <w:ind w:firstLine="560" w:right="0"/>
        <w:jc w:val="both"/>
        <w:rPr>
          <w:sz w:val="28"/>
          <w:szCs w:val="28"/>
        </w:rPr>
      </w:pPr>
      <w:r>
        <w:rPr>
          <w:sz w:val="28"/>
          <w:szCs w:val="28"/>
        </w:rPr>
        <w:t xml:space="preserve">b) Giải thích vắn tắt hình vẽ kèm theo, nếu cần làm rõ thêm bản chất của sáng chế; </w:t>
      </w:r>
    </w:p>
    <w:p>
      <w:pPr>
        <w:pStyle w:val="Normal"/>
        <w:widowControl w:val="false"/>
        <w:spacing w:before="120" w:after="120"/>
        <w:ind w:firstLine="560" w:right="0"/>
        <w:jc w:val="both"/>
        <w:rPr/>
      </w:pPr>
      <w:r>
        <w:rPr>
          <w:sz w:val="28"/>
          <w:szCs w:val="28"/>
        </w:rPr>
        <w:t>c) Làm rõ tính mới, trình độ sáng tạo và khả năng áp dụng công nghiệp của sáng chế.</w:t>
      </w:r>
    </w:p>
    <w:p>
      <w:pPr>
        <w:pStyle w:val="Normal"/>
        <w:widowControl w:val="false"/>
        <w:spacing w:before="120" w:after="120"/>
        <w:ind w:firstLine="560" w:right="0"/>
        <w:jc w:val="both"/>
        <w:rPr/>
      </w:pPr>
      <w:r>
        <w:rPr>
          <w:sz w:val="28"/>
          <w:szCs w:val="28"/>
        </w:rPr>
        <w:t>3. Phạm vi bảo hộ sáng chế phải được thể hiện dưới dạng tập hợp các dấu hiệu kỹ thuật cần và đủ để xác định phạm vi quyền đối với sáng chế và phải phù hợp với phần mô tả sáng chế và hình vẽ.</w:t>
      </w:r>
    </w:p>
    <w:p>
      <w:pPr>
        <w:pStyle w:val="Normal"/>
        <w:widowControl w:val="false"/>
        <w:spacing w:before="120" w:after="120"/>
        <w:ind w:firstLine="560" w:right="0"/>
        <w:jc w:val="both"/>
        <w:rPr>
          <w:sz w:val="28"/>
          <w:szCs w:val="28"/>
        </w:rPr>
      </w:pPr>
      <w:r>
        <w:rPr>
          <w:sz w:val="28"/>
          <w:szCs w:val="28"/>
        </w:rPr>
        <w:t>4. Bản tóm tắt sáng chế phải bộc lộ những nội dung chủ yếu về bản chất của sáng chế.</w:t>
      </w:r>
    </w:p>
    <w:p>
      <w:pPr>
        <w:pStyle w:val="Normal"/>
        <w:widowControl w:val="false"/>
        <w:snapToGrid w:val="false"/>
        <w:spacing w:lineRule="exact" w:line="320" w:before="120" w:after="120"/>
        <w:ind w:firstLine="560" w:right="0"/>
        <w:jc w:val="both"/>
        <w:rPr>
          <w:iCs/>
          <w:sz w:val="28"/>
          <w:szCs w:val="28"/>
        </w:rPr>
      </w:pPr>
      <w:r>
        <w:rPr>
          <w:b/>
          <w:bCs/>
          <w:sz w:val="28"/>
          <w:szCs w:val="28"/>
        </w:rPr>
        <w:t>Điều 103. Yêu cầu đối với đơn đăng ký kiểu dáng công nghiệp</w:t>
      </w:r>
      <w:r>
        <w:rPr>
          <w:rStyle w:val="FootnoteCharacters"/>
          <w:rStyle w:val="FootnoteReference"/>
          <w:sz w:val="28"/>
          <w:szCs w:val="28"/>
        </w:rPr>
        <w:footnoteReference w:id="112"/>
      </w:r>
    </w:p>
    <w:p>
      <w:pPr>
        <w:pStyle w:val="Normal"/>
        <w:widowControl w:val="false"/>
        <w:snapToGrid w:val="false"/>
        <w:spacing w:lineRule="exact" w:line="320" w:before="120" w:after="120"/>
        <w:ind w:firstLine="560" w:right="0"/>
        <w:jc w:val="both"/>
        <w:rPr>
          <w:spacing w:val="-4"/>
          <w:sz w:val="28"/>
          <w:szCs w:val="28"/>
        </w:rPr>
      </w:pPr>
      <w:r>
        <w:rPr>
          <w:spacing w:val="-4"/>
          <w:sz w:val="28"/>
          <w:szCs w:val="28"/>
        </w:rPr>
        <w:t xml:space="preserve">1. Tài liệu xác định kiểu dáng công nghiệp cần bảo hộ trong đơn đăng ký kiểu dáng công nghiệp gồm bộ ảnh chụp, bản vẽ kiểu dáng công nghiệp và bản mô tả kiểu dáng công nghiệp được thể hiện trong bộ ảnh chụp, bản vẽ. </w:t>
      </w:r>
    </w:p>
    <w:p>
      <w:pPr>
        <w:pStyle w:val="Normal"/>
        <w:widowControl w:val="false"/>
        <w:snapToGrid w:val="false"/>
        <w:spacing w:lineRule="exact" w:line="320" w:before="120" w:after="120"/>
        <w:ind w:firstLine="560" w:right="0"/>
        <w:jc w:val="both"/>
        <w:rPr/>
      </w:pPr>
      <w:bookmarkStart w:id="15" w:name="_Hlk78289796"/>
      <w:r>
        <w:rPr>
          <w:sz w:val="28"/>
          <w:szCs w:val="28"/>
        </w:rPr>
        <w:t>2. Bộ ảnh chụp, bản vẽ kiểu dáng công nghiệp phải thể hiện đầy đủ các đặc điểm tạo dáng của kiểu dáng công nghiệp yêu cầu bảo hộ đến mức căn cứ vào đó, người có hiểu biết trung bình về lĩnh vực tương ứng có thể xác định được kiểu dáng công nghiệp đó.</w:t>
      </w:r>
      <w:bookmarkEnd w:id="15"/>
    </w:p>
    <w:p>
      <w:pPr>
        <w:pStyle w:val="Normal"/>
        <w:widowControl w:val="false"/>
        <w:spacing w:before="120" w:after="120"/>
        <w:ind w:firstLine="560" w:right="0"/>
        <w:jc w:val="both"/>
        <w:rPr>
          <w:sz w:val="28"/>
          <w:szCs w:val="28"/>
        </w:rPr>
      </w:pPr>
      <w:r>
        <w:rPr>
          <w:sz w:val="28"/>
          <w:szCs w:val="28"/>
        </w:rPr>
        <w:t>3. Bản mô tả kiểu dáng công nghiệp được thể hiện trong bộ ảnh chụp, bản vẽ phải liệt kê thứ tự các ảnh chụp, bản vẽ trong bộ ảnh chụp, bản vẽ và các đặc điểm tạo dáng của kiểu dáng công nghiệp.</w:t>
      </w:r>
    </w:p>
    <w:p>
      <w:pPr>
        <w:pStyle w:val="Normal"/>
        <w:widowControl w:val="false"/>
        <w:spacing w:before="120" w:after="120"/>
        <w:ind w:firstLine="560" w:right="0"/>
        <w:jc w:val="both"/>
        <w:rPr/>
      </w:pPr>
      <w:r>
        <w:rPr>
          <w:b/>
          <w:bCs/>
          <w:sz w:val="28"/>
          <w:szCs w:val="28"/>
        </w:rPr>
        <w:t xml:space="preserve">Điều 104. </w:t>
      </w:r>
      <w:r>
        <w:rPr>
          <w:b/>
          <w:bCs/>
          <w:iCs/>
          <w:sz w:val="28"/>
          <w:szCs w:val="28"/>
        </w:rPr>
        <w:t xml:space="preserve">Yêu cầu đối với đơn đăng ký thiết kế bố trí </w:t>
      </w:r>
    </w:p>
    <w:p>
      <w:pPr>
        <w:pStyle w:val="Normal"/>
        <w:widowControl w:val="false"/>
        <w:spacing w:before="120" w:after="120"/>
        <w:ind w:firstLine="560" w:right="0"/>
        <w:jc w:val="both"/>
        <w:rPr>
          <w:sz w:val="28"/>
          <w:szCs w:val="28"/>
        </w:rPr>
      </w:pPr>
      <w:r>
        <w:rPr>
          <w:sz w:val="28"/>
          <w:szCs w:val="28"/>
        </w:rPr>
        <w:t>Tài liệu, mẫu vật, thông tin xác định thiết kế bố trí cần bảo hộ trong đơn đăng ký thiết kế bố trí bao gồm:</w:t>
      </w:r>
    </w:p>
    <w:p>
      <w:pPr>
        <w:pStyle w:val="Normal"/>
        <w:widowControl w:val="false"/>
        <w:spacing w:before="120" w:after="120"/>
        <w:ind w:firstLine="560" w:right="0"/>
        <w:jc w:val="both"/>
        <w:rPr>
          <w:sz w:val="28"/>
          <w:szCs w:val="28"/>
        </w:rPr>
      </w:pPr>
      <w:r>
        <w:rPr>
          <w:sz w:val="28"/>
          <w:szCs w:val="28"/>
        </w:rPr>
        <w:t>1. Bản vẽ, ảnh chụp thiết kế bố trí;</w:t>
      </w:r>
    </w:p>
    <w:p>
      <w:pPr>
        <w:pStyle w:val="Normal"/>
        <w:widowControl w:val="false"/>
        <w:spacing w:before="120" w:after="120"/>
        <w:ind w:firstLine="560" w:right="0"/>
        <w:jc w:val="both"/>
        <w:rPr/>
      </w:pPr>
      <w:r>
        <w:rPr>
          <w:sz w:val="28"/>
          <w:szCs w:val="28"/>
        </w:rPr>
        <w:t>2. Thông tin về chức năng, cấu tạo của mạch tích hợp bán dẫn sản xuất theo thiết kế bố trí;</w:t>
      </w:r>
    </w:p>
    <w:p>
      <w:pPr>
        <w:pStyle w:val="Normal"/>
        <w:widowControl w:val="false"/>
        <w:spacing w:before="120" w:after="120"/>
        <w:ind w:firstLine="560" w:right="0"/>
        <w:jc w:val="both"/>
        <w:rPr>
          <w:sz w:val="28"/>
          <w:szCs w:val="28"/>
        </w:rPr>
      </w:pPr>
      <w:r>
        <w:rPr>
          <w:sz w:val="28"/>
          <w:szCs w:val="28"/>
        </w:rPr>
        <w:t>3. Mẫu mạch tích hợp bán dẫn sản xuất theo thiết kế bố trí, nếu thiết kế bố trí đã được khai thác thương mại.</w:t>
      </w:r>
    </w:p>
    <w:p>
      <w:pPr>
        <w:pStyle w:val="Normal"/>
        <w:widowControl w:val="false"/>
        <w:spacing w:before="120" w:after="120"/>
        <w:ind w:firstLine="560" w:right="0"/>
        <w:jc w:val="both"/>
        <w:rPr/>
      </w:pPr>
      <w:r>
        <w:rPr>
          <w:b/>
          <w:bCs/>
          <w:sz w:val="28"/>
          <w:szCs w:val="28"/>
        </w:rPr>
        <w:t xml:space="preserve">Điều 105. </w:t>
      </w:r>
      <w:r>
        <w:rPr>
          <w:b/>
          <w:bCs/>
          <w:iCs/>
          <w:sz w:val="28"/>
          <w:szCs w:val="28"/>
        </w:rPr>
        <w:t xml:space="preserve">Yêu cầu đối với đơn đăng ký nhãn hiệu </w:t>
      </w:r>
    </w:p>
    <w:p>
      <w:pPr>
        <w:pStyle w:val="Normal"/>
        <w:widowControl w:val="false"/>
        <w:spacing w:before="120" w:after="120"/>
        <w:ind w:firstLine="560" w:right="0"/>
        <w:jc w:val="both"/>
        <w:rPr/>
      </w:pPr>
      <w:r>
        <w:rPr>
          <w:sz w:val="28"/>
          <w:szCs w:val="28"/>
        </w:rPr>
        <w:t>1. Tài liệu, mẫu vật, thông tin xác định nhãn hiệu cần bảo hộ trong đơn đăng ký nhãn hiệu bao gồm:</w:t>
      </w:r>
    </w:p>
    <w:p>
      <w:pPr>
        <w:pStyle w:val="Normal"/>
        <w:widowControl w:val="false"/>
        <w:spacing w:before="120" w:after="120"/>
        <w:ind w:firstLine="560" w:right="0"/>
        <w:jc w:val="both"/>
        <w:rPr>
          <w:sz w:val="28"/>
          <w:szCs w:val="28"/>
        </w:rPr>
      </w:pPr>
      <w:r>
        <w:rPr>
          <w:sz w:val="28"/>
          <w:szCs w:val="28"/>
        </w:rPr>
        <w:t>a) Mẫu nhãn hiệu và danh mục hàng hoá, dịch vụ mang nhãn hiệu;</w:t>
      </w:r>
    </w:p>
    <w:p>
      <w:pPr>
        <w:pStyle w:val="Normal"/>
        <w:widowControl w:val="false"/>
        <w:spacing w:before="120" w:after="120"/>
        <w:ind w:firstLine="560" w:right="0"/>
        <w:jc w:val="both"/>
        <w:rPr>
          <w:spacing w:val="-4"/>
          <w:sz w:val="28"/>
          <w:szCs w:val="28"/>
        </w:rPr>
      </w:pPr>
      <w:r>
        <w:rPr>
          <w:spacing w:val="-4"/>
          <w:sz w:val="28"/>
          <w:szCs w:val="28"/>
        </w:rPr>
        <w:t>b) Quy chế sử dụng nhãn hiệu tập thể, quy chế sử dụng nhãn hiệu chứng nhận.</w:t>
      </w:r>
    </w:p>
    <w:p>
      <w:pPr>
        <w:pStyle w:val="Normal"/>
        <w:widowControl w:val="false"/>
        <w:spacing w:before="120" w:after="120"/>
        <w:ind w:firstLine="560" w:right="0"/>
        <w:jc w:val="both"/>
        <w:rPr>
          <w:sz w:val="28"/>
          <w:szCs w:val="28"/>
        </w:rPr>
      </w:pPr>
      <w:r>
        <w:rPr>
          <w:spacing w:val="-2"/>
          <w:sz w:val="28"/>
          <w:szCs w:val="28"/>
        </w:rPr>
        <w:t>2.</w:t>
      </w:r>
      <w:r>
        <w:rPr>
          <w:rStyle w:val="FootnoteCharacters"/>
          <w:rStyle w:val="FootnoteReference"/>
          <w:spacing w:val="-2"/>
          <w:sz w:val="28"/>
          <w:szCs w:val="28"/>
        </w:rPr>
        <w:footnoteReference w:id="113"/>
      </w:r>
      <w:r>
        <w:rPr>
          <w:spacing w:val="-2"/>
          <w:sz w:val="28"/>
          <w:szCs w:val="28"/>
        </w:rPr>
        <w:t xml:space="preserve"> Mẫu nhãn hiệu phải được mô tả để làm rõ các yếu tố cấu thành của nhãn hiệu và ý nghĩa tổng thể của nhãn hiệu (nếu có); nếu nhãn hiệu có từ, ngữ thuộc ngôn ngữ tượng hình thì từ, ngữ đó phải được phiên âm; nếu nhãn hiệu có từ, ngữ bằng ngôn ngữ khác tiếng Việt thì phải được dịch ra tiếng Việt; nếu nhãn hiệu là âm thanh thì mẫu nhãn hiệu phải là tệp âm thanh và bản thể hiện dưới dạng đồ họa của âm thanh đó.</w:t>
      </w:r>
    </w:p>
    <w:p>
      <w:pPr>
        <w:pStyle w:val="Normal"/>
        <w:widowControl w:val="false"/>
        <w:spacing w:before="120" w:after="120"/>
        <w:ind w:firstLine="560" w:right="0"/>
        <w:jc w:val="both"/>
        <w:rPr/>
      </w:pPr>
      <w:r>
        <w:rPr>
          <w:sz w:val="28"/>
          <w:szCs w:val="28"/>
        </w:rPr>
        <w:t xml:space="preserve">3. Hàng hoá, dịch vụ nêu trong đơn đăng ký nhãn hiệu phải được xếp vào các nhóm phù hợp với bảng phân loại theo Thoả ước Ni-xơ về phân loại quốc tế về hàng hoá và dịch vụ nhằm mục đích đăng ký nhãn hiệu, do cơ quan quản lý nhà nước về quyền sở hữu công nghiệp công bố. </w:t>
      </w:r>
    </w:p>
    <w:p>
      <w:pPr>
        <w:pStyle w:val="Normal"/>
        <w:widowControl w:val="false"/>
        <w:spacing w:before="120" w:after="120"/>
        <w:ind w:firstLine="560" w:right="0"/>
        <w:jc w:val="both"/>
        <w:rPr>
          <w:spacing w:val="2"/>
          <w:sz w:val="28"/>
          <w:szCs w:val="28"/>
        </w:rPr>
      </w:pPr>
      <w:r>
        <w:rPr>
          <w:spacing w:val="2"/>
          <w:sz w:val="28"/>
          <w:szCs w:val="28"/>
        </w:rPr>
        <w:t>4. Quy chế sử dụng nhãn hiệu tập thể bao gồm những nội dung chủ yếu sau đây:</w:t>
      </w:r>
    </w:p>
    <w:p>
      <w:pPr>
        <w:pStyle w:val="Normal"/>
        <w:widowControl w:val="false"/>
        <w:spacing w:before="120" w:after="120"/>
        <w:ind w:firstLine="560" w:right="0"/>
        <w:jc w:val="both"/>
        <w:rPr/>
      </w:pPr>
      <w:r>
        <w:rPr>
          <w:sz w:val="28"/>
          <w:szCs w:val="28"/>
        </w:rPr>
        <w:t>a) Tên, địa chỉ, căn cứ thành lập và hoạt động của tổ chức tập thể là chủ sở hữu nhãn hiệu;</w:t>
      </w:r>
    </w:p>
    <w:p>
      <w:pPr>
        <w:pStyle w:val="Normal"/>
        <w:widowControl w:val="false"/>
        <w:spacing w:before="120" w:after="120"/>
        <w:ind w:firstLine="560" w:right="0"/>
        <w:jc w:val="both"/>
        <w:rPr>
          <w:sz w:val="28"/>
          <w:szCs w:val="28"/>
        </w:rPr>
      </w:pPr>
      <w:r>
        <w:rPr>
          <w:sz w:val="28"/>
          <w:szCs w:val="28"/>
        </w:rPr>
        <w:t>b) Các tiêu chuẩn để trở thành thành viên của tổ chức tập thể;</w:t>
      </w:r>
    </w:p>
    <w:p>
      <w:pPr>
        <w:pStyle w:val="Normal"/>
        <w:widowControl w:val="false"/>
        <w:spacing w:before="120" w:after="120"/>
        <w:ind w:firstLine="560" w:right="0"/>
        <w:jc w:val="both"/>
        <w:rPr>
          <w:sz w:val="28"/>
          <w:szCs w:val="28"/>
        </w:rPr>
      </w:pPr>
      <w:r>
        <w:rPr>
          <w:sz w:val="28"/>
          <w:szCs w:val="28"/>
        </w:rPr>
        <w:t>c) Danh sách các tổ chức, cá nhân được phép sử dụng nhãn hiệu;</w:t>
      </w:r>
    </w:p>
    <w:p>
      <w:pPr>
        <w:pStyle w:val="Normal"/>
        <w:widowControl w:val="false"/>
        <w:spacing w:before="120" w:after="120"/>
        <w:ind w:firstLine="560" w:right="0"/>
        <w:jc w:val="both"/>
        <w:rPr>
          <w:sz w:val="28"/>
          <w:szCs w:val="28"/>
        </w:rPr>
      </w:pPr>
      <w:r>
        <w:rPr>
          <w:sz w:val="28"/>
          <w:szCs w:val="28"/>
        </w:rPr>
        <w:t>d) Các điều kiện sử dụng nhãn hiệu;</w:t>
      </w:r>
    </w:p>
    <w:p>
      <w:pPr>
        <w:pStyle w:val="Normal"/>
        <w:widowControl w:val="false"/>
        <w:spacing w:lineRule="exact" w:line="330" w:before="120" w:after="0"/>
        <w:ind w:firstLine="561" w:right="0"/>
        <w:jc w:val="both"/>
        <w:rPr/>
      </w:pPr>
      <w:r>
        <w:rPr>
          <w:sz w:val="28"/>
          <w:szCs w:val="28"/>
        </w:rPr>
        <w:t>đ) Biện pháp xử lý hành vi vi phạm quy chế sử dụng nhãn hiệu.</w:t>
      </w:r>
    </w:p>
    <w:p>
      <w:pPr>
        <w:pStyle w:val="Normal"/>
        <w:widowControl w:val="false"/>
        <w:spacing w:lineRule="exact" w:line="330" w:before="120" w:after="0"/>
        <w:ind w:firstLine="561" w:right="0"/>
        <w:jc w:val="both"/>
        <w:rPr>
          <w:sz w:val="28"/>
          <w:szCs w:val="28"/>
        </w:rPr>
      </w:pPr>
      <w:r>
        <w:rPr>
          <w:sz w:val="28"/>
          <w:szCs w:val="28"/>
        </w:rPr>
        <w:t>5. Quy chế sử dụng nhãn hiệu chứng nhận phải có những nội dung chủ yếu sau đây:</w:t>
      </w:r>
    </w:p>
    <w:p>
      <w:pPr>
        <w:pStyle w:val="Normal"/>
        <w:widowControl w:val="false"/>
        <w:spacing w:lineRule="exact" w:line="330" w:before="120" w:after="0"/>
        <w:ind w:firstLine="561" w:right="0"/>
        <w:jc w:val="both"/>
        <w:rPr>
          <w:sz w:val="28"/>
          <w:szCs w:val="28"/>
        </w:rPr>
      </w:pPr>
      <w:r>
        <w:rPr>
          <w:sz w:val="28"/>
          <w:szCs w:val="28"/>
        </w:rPr>
        <w:t>a) Tổ chức, cá nhân là chủ sở hữu nhãn hiệu;</w:t>
      </w:r>
    </w:p>
    <w:p>
      <w:pPr>
        <w:pStyle w:val="Normal"/>
        <w:widowControl w:val="false"/>
        <w:spacing w:lineRule="exact" w:line="330" w:before="120" w:after="0"/>
        <w:ind w:firstLine="561" w:right="0"/>
        <w:jc w:val="both"/>
        <w:rPr>
          <w:sz w:val="28"/>
          <w:szCs w:val="28"/>
        </w:rPr>
      </w:pPr>
      <w:r>
        <w:rPr>
          <w:sz w:val="28"/>
          <w:szCs w:val="28"/>
        </w:rPr>
        <w:t>b) Điều kiện để được sử dụng nhãn hiệu;</w:t>
      </w:r>
    </w:p>
    <w:p>
      <w:pPr>
        <w:pStyle w:val="Normal"/>
        <w:widowControl w:val="false"/>
        <w:spacing w:lineRule="exact" w:line="330" w:before="120" w:after="0"/>
        <w:ind w:firstLine="561" w:right="0"/>
        <w:jc w:val="both"/>
        <w:rPr>
          <w:sz w:val="28"/>
          <w:szCs w:val="28"/>
        </w:rPr>
      </w:pPr>
      <w:r>
        <w:rPr>
          <w:sz w:val="28"/>
          <w:szCs w:val="28"/>
        </w:rPr>
        <w:t>c) Các đặc tính của hàng hoá, dịch vụ được chứng nhận bởi nhãn hiệu;</w:t>
      </w:r>
    </w:p>
    <w:p>
      <w:pPr>
        <w:pStyle w:val="Normal"/>
        <w:widowControl w:val="false"/>
        <w:spacing w:lineRule="exact" w:line="330" w:before="120" w:after="0"/>
        <w:ind w:firstLine="561" w:right="0"/>
        <w:jc w:val="both"/>
        <w:rPr>
          <w:sz w:val="28"/>
          <w:szCs w:val="28"/>
        </w:rPr>
      </w:pPr>
      <w:r>
        <w:rPr>
          <w:sz w:val="28"/>
          <w:szCs w:val="28"/>
        </w:rPr>
        <w:t>d) Phương pháp đánh giá các đặc tính của hàng hóa, dịch vụ và phương pháp kiểm soát việc sử dụng nhãn hiệu;</w:t>
      </w:r>
    </w:p>
    <w:p>
      <w:pPr>
        <w:pStyle w:val="Normal"/>
        <w:widowControl w:val="false"/>
        <w:spacing w:lineRule="exact" w:line="330" w:before="120" w:after="0"/>
        <w:ind w:firstLine="561" w:right="0"/>
        <w:jc w:val="both"/>
        <w:rPr>
          <w:sz w:val="28"/>
          <w:szCs w:val="28"/>
        </w:rPr>
      </w:pPr>
      <w:r>
        <w:rPr>
          <w:sz w:val="28"/>
          <w:szCs w:val="28"/>
        </w:rPr>
        <w:t>đ) Chi phí mà người sử dụng nhãn hiệu phải trả cho việc chứng nhận, bảo vệ nhãn hiệu, nếu có.</w:t>
      </w:r>
    </w:p>
    <w:p>
      <w:pPr>
        <w:pStyle w:val="Normal"/>
        <w:widowControl w:val="false"/>
        <w:spacing w:lineRule="exact" w:line="330" w:before="120" w:after="0"/>
        <w:ind w:firstLine="561" w:right="0"/>
        <w:jc w:val="both"/>
        <w:rPr/>
      </w:pPr>
      <w:r>
        <w:rPr>
          <w:b/>
          <w:bCs/>
          <w:sz w:val="28"/>
          <w:szCs w:val="28"/>
        </w:rPr>
        <w:t xml:space="preserve">Điều 106. </w:t>
      </w:r>
      <w:r>
        <w:rPr>
          <w:b/>
          <w:bCs/>
          <w:iCs/>
          <w:sz w:val="28"/>
          <w:szCs w:val="28"/>
        </w:rPr>
        <w:t>Yêu cầu đối với đơn đăng ký chỉ dẫn địa lý</w:t>
      </w:r>
    </w:p>
    <w:p>
      <w:pPr>
        <w:pStyle w:val="Normal"/>
        <w:widowControl w:val="false"/>
        <w:spacing w:lineRule="exact" w:line="330" w:before="120" w:after="0"/>
        <w:ind w:firstLine="561" w:right="0"/>
        <w:jc w:val="both"/>
        <w:rPr>
          <w:sz w:val="28"/>
          <w:szCs w:val="28"/>
        </w:rPr>
      </w:pPr>
      <w:r>
        <w:rPr>
          <w:sz w:val="28"/>
          <w:szCs w:val="28"/>
        </w:rPr>
        <w:t>1. Tài liệu, mẫu vật, thông tin xác định chỉ dẫn địa lý cần bảo hộ trong đơn đăng ký chỉ dẫn địa lý bao gồm:</w:t>
      </w:r>
    </w:p>
    <w:p>
      <w:pPr>
        <w:pStyle w:val="Normal"/>
        <w:widowControl w:val="false"/>
        <w:spacing w:lineRule="exact" w:line="330" w:before="120" w:after="0"/>
        <w:ind w:firstLine="561" w:right="0"/>
        <w:jc w:val="both"/>
        <w:rPr>
          <w:sz w:val="28"/>
          <w:szCs w:val="28"/>
        </w:rPr>
      </w:pPr>
      <w:r>
        <w:rPr>
          <w:sz w:val="28"/>
          <w:szCs w:val="28"/>
        </w:rPr>
        <w:t>a) Tên gọi, dấu hiệu là chỉ dẫn địa lý;</w:t>
      </w:r>
    </w:p>
    <w:p>
      <w:pPr>
        <w:pStyle w:val="Normal"/>
        <w:widowControl w:val="false"/>
        <w:spacing w:lineRule="exact" w:line="330" w:before="120" w:after="0"/>
        <w:ind w:firstLine="561" w:right="0"/>
        <w:jc w:val="both"/>
        <w:rPr>
          <w:sz w:val="28"/>
          <w:szCs w:val="28"/>
        </w:rPr>
      </w:pPr>
      <w:r>
        <w:rPr>
          <w:sz w:val="28"/>
          <w:szCs w:val="28"/>
        </w:rPr>
        <w:t>b) Sản phẩm mang chỉ dẫn địa lý;</w:t>
      </w:r>
    </w:p>
    <w:p>
      <w:pPr>
        <w:pStyle w:val="Normal"/>
        <w:widowControl w:val="false"/>
        <w:spacing w:lineRule="exact" w:line="330" w:before="120" w:after="0"/>
        <w:ind w:firstLine="561" w:right="0"/>
        <w:jc w:val="both"/>
        <w:rPr/>
      </w:pPr>
      <w:r>
        <w:rPr>
          <w:sz w:val="28"/>
          <w:szCs w:val="28"/>
        </w:rPr>
        <w:t>c) Bản mô tả tính chất, chất lượng đặc thù, danh tiếng của sản phẩm mang chỉ dẫn địa lý và các yếu tố đặc trưng của điều kiện tự nhiên tạo nên tính chất, chất lượng đặc thù, danh tiếng của sản phẩm đó (sau đây gọi là bản mô tả tính chất đặc thù);</w:t>
      </w:r>
    </w:p>
    <w:p>
      <w:pPr>
        <w:pStyle w:val="Normal"/>
        <w:widowControl w:val="false"/>
        <w:spacing w:lineRule="exact" w:line="330" w:before="120" w:after="0"/>
        <w:ind w:firstLine="561" w:right="0"/>
        <w:jc w:val="both"/>
        <w:rPr>
          <w:sz w:val="28"/>
          <w:szCs w:val="28"/>
        </w:rPr>
      </w:pPr>
      <w:r>
        <w:rPr>
          <w:sz w:val="28"/>
          <w:szCs w:val="28"/>
        </w:rPr>
        <w:t>d) Bản đồ khu vực địa lý tương ứng với chỉ dẫn địa lý;</w:t>
      </w:r>
    </w:p>
    <w:p>
      <w:pPr>
        <w:pStyle w:val="Normal"/>
        <w:widowControl w:val="false"/>
        <w:spacing w:lineRule="exact" w:line="330" w:before="120" w:after="0"/>
        <w:ind w:firstLine="561" w:right="0"/>
        <w:jc w:val="both"/>
        <w:rPr>
          <w:sz w:val="28"/>
          <w:szCs w:val="28"/>
        </w:rPr>
      </w:pPr>
      <w:r>
        <w:rPr>
          <w:sz w:val="28"/>
          <w:szCs w:val="28"/>
        </w:rPr>
        <w:t>đ) Tài liệu chứng minh chỉ dẫn địa lý đang được bảo hộ tại nước có chỉ dẫn địa lý đó, nếu là chỉ dẫn địa lý của nước ngoài</w:t>
      </w:r>
      <w:r>
        <w:rPr>
          <w:bCs/>
          <w:sz w:val="28"/>
          <w:szCs w:val="28"/>
        </w:rPr>
        <w:t>;</w:t>
      </w:r>
    </w:p>
    <w:p>
      <w:pPr>
        <w:pStyle w:val="Normal"/>
        <w:widowControl w:val="false"/>
        <w:spacing w:lineRule="exact" w:line="330" w:before="120" w:after="0"/>
        <w:ind w:firstLine="561" w:right="0"/>
        <w:jc w:val="both"/>
        <w:rPr>
          <w:sz w:val="28"/>
          <w:szCs w:val="28"/>
        </w:rPr>
      </w:pPr>
      <w:r>
        <w:rPr>
          <w:bCs/>
          <w:sz w:val="28"/>
          <w:szCs w:val="28"/>
        </w:rPr>
        <w:t>e)</w:t>
      </w:r>
      <w:r>
        <w:rPr>
          <w:rStyle w:val="FootnoteCharacters"/>
          <w:rStyle w:val="FootnoteReference"/>
          <w:bCs/>
          <w:sz w:val="28"/>
          <w:szCs w:val="28"/>
        </w:rPr>
        <w:footnoteReference w:id="114"/>
      </w:r>
      <w:r>
        <w:rPr>
          <w:bCs/>
          <w:sz w:val="28"/>
          <w:szCs w:val="28"/>
        </w:rPr>
        <w:t xml:space="preserve"> Đối với chỉ dẫn địa lý đồng âm, tài liệu thuyết minh về điều kiện sử dụng và cách thức trình bày chỉ dẫn địa lý để bảo đảm khả năng phân biệt giữa các chỉ dẫn địa lý.</w:t>
      </w:r>
    </w:p>
    <w:p>
      <w:pPr>
        <w:pStyle w:val="Normal"/>
        <w:widowControl w:val="false"/>
        <w:spacing w:lineRule="exact" w:line="330" w:before="120" w:after="0"/>
        <w:ind w:firstLine="561" w:right="0"/>
        <w:jc w:val="both"/>
        <w:rPr>
          <w:sz w:val="28"/>
          <w:szCs w:val="28"/>
        </w:rPr>
      </w:pPr>
      <w:r>
        <w:rPr>
          <w:sz w:val="28"/>
          <w:szCs w:val="28"/>
        </w:rPr>
        <w:t>2. Bản mô tả tính chất đặc thù phải có các nội dung chủ yếu sau đây:</w:t>
      </w:r>
    </w:p>
    <w:p>
      <w:pPr>
        <w:pStyle w:val="Normal"/>
        <w:widowControl w:val="false"/>
        <w:spacing w:lineRule="exact" w:line="330" w:before="120" w:after="0"/>
        <w:ind w:firstLine="561" w:right="0"/>
        <w:jc w:val="both"/>
        <w:rPr>
          <w:sz w:val="28"/>
          <w:szCs w:val="28"/>
        </w:rPr>
      </w:pPr>
      <w:r>
        <w:rPr>
          <w:sz w:val="28"/>
          <w:szCs w:val="28"/>
        </w:rPr>
        <w:t>a) Mô tả loại sản phẩm tương ứng, bao gồm cả nguyên liệu thô và các đặc tính lý học, hoá học, vi sinh và cảm quan của sản phẩm;</w:t>
      </w:r>
    </w:p>
    <w:p>
      <w:pPr>
        <w:pStyle w:val="Normal"/>
        <w:widowControl w:val="false"/>
        <w:spacing w:lineRule="exact" w:line="330" w:before="120" w:after="0"/>
        <w:ind w:firstLine="561" w:right="0"/>
        <w:jc w:val="both"/>
        <w:rPr/>
      </w:pPr>
      <w:r>
        <w:rPr>
          <w:sz w:val="28"/>
          <w:szCs w:val="28"/>
        </w:rPr>
        <w:t>b) Cách xác định khu vực địa lý tương ứng với chỉ dẫn địa lý;</w:t>
      </w:r>
    </w:p>
    <w:p>
      <w:pPr>
        <w:pStyle w:val="Normal"/>
        <w:widowControl w:val="false"/>
        <w:spacing w:lineRule="exact" w:line="330" w:before="120" w:after="0"/>
        <w:ind w:firstLine="561" w:right="0"/>
        <w:jc w:val="both"/>
        <w:rPr>
          <w:sz w:val="28"/>
          <w:szCs w:val="28"/>
        </w:rPr>
      </w:pPr>
      <w:r>
        <w:rPr>
          <w:sz w:val="28"/>
          <w:szCs w:val="28"/>
        </w:rPr>
        <w:t>c) Chứng cứ về loại sản phẩm có xuất xứ từ khu vực địa lý theo nghĩa tương ứng quy định tại Điều 79 của Luật này;</w:t>
      </w:r>
    </w:p>
    <w:p>
      <w:pPr>
        <w:pStyle w:val="Normal"/>
        <w:widowControl w:val="false"/>
        <w:spacing w:lineRule="exact" w:line="330" w:before="120" w:after="0"/>
        <w:ind w:firstLine="561" w:right="0"/>
        <w:jc w:val="both"/>
        <w:rPr>
          <w:sz w:val="28"/>
          <w:szCs w:val="28"/>
        </w:rPr>
      </w:pPr>
      <w:r>
        <w:rPr>
          <w:sz w:val="28"/>
          <w:szCs w:val="28"/>
        </w:rPr>
        <w:t>d) Mô tả phương pháp sản xuất, chế biến mang tính địa phương và có tính ổn định;</w:t>
      </w:r>
    </w:p>
    <w:p>
      <w:pPr>
        <w:pStyle w:val="Normal"/>
        <w:widowControl w:val="false"/>
        <w:spacing w:lineRule="exact" w:line="330" w:before="120" w:after="0"/>
        <w:ind w:firstLine="561" w:right="0"/>
        <w:jc w:val="both"/>
        <w:rPr/>
      </w:pPr>
      <w:r>
        <w:rPr>
          <w:spacing w:val="-2"/>
          <w:sz w:val="28"/>
          <w:szCs w:val="28"/>
        </w:rPr>
        <w:t>đ) Thông tin về mối quan hệ giữa tính chất, chất lượng đặc thù hoặc danh tiếng của sản phẩm với điều kiện địa lý theo quy định tại Điều 79 của Luật này;</w:t>
      </w:r>
    </w:p>
    <w:p>
      <w:pPr>
        <w:pStyle w:val="Normal"/>
        <w:widowControl w:val="false"/>
        <w:spacing w:before="120" w:after="120"/>
        <w:ind w:firstLine="560" w:right="0"/>
        <w:jc w:val="both"/>
        <w:rPr>
          <w:spacing w:val="2"/>
          <w:sz w:val="28"/>
          <w:szCs w:val="28"/>
        </w:rPr>
      </w:pPr>
      <w:r>
        <w:rPr>
          <w:spacing w:val="2"/>
          <w:sz w:val="28"/>
          <w:szCs w:val="28"/>
        </w:rPr>
        <w:t>e) Thông tin về cơ chế tự kiểm tra các tính chất, chất lượng đặc thù của sản phẩm.</w:t>
      </w:r>
    </w:p>
    <w:p>
      <w:pPr>
        <w:pStyle w:val="Normal"/>
        <w:widowControl w:val="false"/>
        <w:spacing w:before="120" w:after="120"/>
        <w:ind w:firstLine="560" w:right="0"/>
        <w:jc w:val="both"/>
        <w:rPr/>
      </w:pPr>
      <w:r>
        <w:rPr>
          <w:b/>
          <w:bCs/>
          <w:sz w:val="28"/>
          <w:szCs w:val="28"/>
        </w:rPr>
        <w:t xml:space="preserve">Điều 107. </w:t>
      </w:r>
      <w:r>
        <w:rPr>
          <w:b/>
          <w:bCs/>
          <w:iCs/>
          <w:sz w:val="28"/>
          <w:szCs w:val="28"/>
        </w:rPr>
        <w:t>Uỷ quyền đại diện trong các thủ tục liên quan đến quyền sở hữu công nghiệp</w:t>
      </w:r>
    </w:p>
    <w:p>
      <w:pPr>
        <w:pStyle w:val="Normal"/>
        <w:widowControl w:val="false"/>
        <w:spacing w:before="120" w:after="120"/>
        <w:ind w:firstLine="560" w:right="0"/>
        <w:jc w:val="both"/>
        <w:rPr>
          <w:sz w:val="28"/>
          <w:szCs w:val="28"/>
        </w:rPr>
      </w:pPr>
      <w:r>
        <w:rPr>
          <w:sz w:val="28"/>
          <w:szCs w:val="28"/>
        </w:rPr>
        <w:t>1. Việc uỷ quyền tiến hành các thủ tục liên quan đến việc xác lập, duy trì, gia hạn, sửa đổi, chấm dứt, huỷ bỏ hiệu lực văn bằng bảo hộ phải được lập thành giấy uỷ quyền.</w:t>
      </w:r>
    </w:p>
    <w:p>
      <w:pPr>
        <w:pStyle w:val="Normal"/>
        <w:widowControl w:val="false"/>
        <w:spacing w:before="120" w:after="120"/>
        <w:ind w:firstLine="560" w:right="0"/>
        <w:jc w:val="both"/>
        <w:rPr>
          <w:sz w:val="28"/>
          <w:szCs w:val="28"/>
        </w:rPr>
      </w:pPr>
      <w:r>
        <w:rPr>
          <w:sz w:val="28"/>
          <w:szCs w:val="28"/>
        </w:rPr>
        <w:t>2. Giấy uỷ quyền phải có các nội dung chủ yếu sau đây:</w:t>
      </w:r>
    </w:p>
    <w:p>
      <w:pPr>
        <w:pStyle w:val="Normal"/>
        <w:widowControl w:val="false"/>
        <w:spacing w:before="120" w:after="120"/>
        <w:ind w:firstLine="560" w:right="0"/>
        <w:jc w:val="both"/>
        <w:rPr/>
      </w:pPr>
      <w:r>
        <w:rPr>
          <w:sz w:val="28"/>
          <w:szCs w:val="28"/>
        </w:rPr>
        <w:t xml:space="preserve">a) Tên, địa chỉ đầy đủ của bên uỷ quyền và bên được uỷ quyền; </w:t>
      </w:r>
    </w:p>
    <w:p>
      <w:pPr>
        <w:pStyle w:val="Normal"/>
        <w:widowControl w:val="false"/>
        <w:spacing w:before="120" w:after="120"/>
        <w:ind w:firstLine="560" w:right="0"/>
        <w:jc w:val="both"/>
        <w:rPr>
          <w:sz w:val="28"/>
          <w:szCs w:val="28"/>
        </w:rPr>
      </w:pPr>
      <w:r>
        <w:rPr>
          <w:sz w:val="28"/>
          <w:szCs w:val="28"/>
        </w:rPr>
        <w:t>b) Phạm vi uỷ quyền;</w:t>
      </w:r>
    </w:p>
    <w:p>
      <w:pPr>
        <w:pStyle w:val="Normal"/>
        <w:widowControl w:val="false"/>
        <w:spacing w:before="120" w:after="120"/>
        <w:ind w:firstLine="560" w:right="0"/>
        <w:jc w:val="both"/>
        <w:rPr>
          <w:sz w:val="28"/>
          <w:szCs w:val="28"/>
        </w:rPr>
      </w:pPr>
      <w:r>
        <w:rPr>
          <w:sz w:val="28"/>
          <w:szCs w:val="28"/>
        </w:rPr>
        <w:t>c) Thời hạn uỷ quyền;</w:t>
      </w:r>
    </w:p>
    <w:p>
      <w:pPr>
        <w:pStyle w:val="Normal"/>
        <w:widowControl w:val="false"/>
        <w:spacing w:before="120" w:after="120"/>
        <w:ind w:firstLine="560" w:right="0"/>
        <w:jc w:val="both"/>
        <w:rPr>
          <w:sz w:val="28"/>
          <w:szCs w:val="28"/>
        </w:rPr>
      </w:pPr>
      <w:r>
        <w:rPr>
          <w:sz w:val="28"/>
          <w:szCs w:val="28"/>
        </w:rPr>
        <w:t xml:space="preserve">d) Ngày lập giấy uỷ quyền; </w:t>
      </w:r>
    </w:p>
    <w:p>
      <w:pPr>
        <w:pStyle w:val="Normal"/>
        <w:widowControl w:val="false"/>
        <w:spacing w:before="120" w:after="120"/>
        <w:ind w:firstLine="560" w:right="0"/>
        <w:jc w:val="both"/>
        <w:rPr>
          <w:sz w:val="28"/>
          <w:szCs w:val="28"/>
        </w:rPr>
      </w:pPr>
      <w:r>
        <w:rPr>
          <w:sz w:val="28"/>
          <w:szCs w:val="28"/>
        </w:rPr>
        <w:t>đ) Chữ ký, con dấu (nếu có) của bên uỷ quyền.</w:t>
      </w:r>
    </w:p>
    <w:p>
      <w:pPr>
        <w:pStyle w:val="Normal"/>
        <w:widowControl w:val="false"/>
        <w:spacing w:before="120" w:after="120"/>
        <w:ind w:firstLine="560" w:right="0"/>
        <w:jc w:val="both"/>
        <w:rPr/>
      </w:pPr>
      <w:r>
        <w:rPr>
          <w:spacing w:val="-2"/>
          <w:sz w:val="28"/>
          <w:szCs w:val="28"/>
        </w:rPr>
        <w:t>3. Giấy uỷ quyền không có thời hạn uỷ quyền được coi là có hiệu lực vô thời hạn và chỉ chấm dứt hiệu lực khi bên uỷ quyền tuyên bố chấm dứt uỷ quyền.</w:t>
      </w:r>
    </w:p>
    <w:p>
      <w:pPr>
        <w:pStyle w:val="Normal"/>
        <w:spacing w:before="120" w:after="120"/>
        <w:jc w:val="center"/>
        <w:rPr>
          <w:b/>
          <w:bCs/>
          <w:iCs/>
          <w:sz w:val="28"/>
          <w:szCs w:val="28"/>
        </w:rPr>
      </w:pPr>
      <w:r>
        <w:rPr>
          <w:b/>
          <w:bCs/>
          <w:iCs/>
          <w:sz w:val="28"/>
          <w:szCs w:val="28"/>
        </w:rPr>
        <w:t>Mục 3</w:t>
      </w:r>
    </w:p>
    <w:p>
      <w:pPr>
        <w:pStyle w:val="Normal"/>
        <w:spacing w:before="120" w:after="120"/>
        <w:jc w:val="center"/>
        <w:rPr>
          <w:b/>
          <w:sz w:val="28"/>
          <w:szCs w:val="28"/>
        </w:rPr>
      </w:pPr>
      <w:r>
        <w:rPr>
          <w:b/>
          <w:sz w:val="28"/>
          <w:szCs w:val="28"/>
        </w:rPr>
        <w:t>THỦ TỤC XỬ LÝ ĐƠN ĐĂNG KÝ SỞ HỮU CÔNG NGHIỆP</w:t>
      </w:r>
    </w:p>
    <w:p>
      <w:pPr>
        <w:pStyle w:val="Normal"/>
        <w:spacing w:before="120" w:after="120"/>
        <w:jc w:val="center"/>
        <w:rPr>
          <w:b/>
          <w:sz w:val="28"/>
          <w:szCs w:val="28"/>
        </w:rPr>
      </w:pPr>
      <w:r>
        <w:rPr>
          <w:b/>
          <w:sz w:val="28"/>
          <w:szCs w:val="28"/>
        </w:rPr>
        <w:t>VÀ CẤP VĂN BẰNG BẢO HỘ</w:t>
      </w:r>
    </w:p>
    <w:p>
      <w:pPr>
        <w:pStyle w:val="Normal"/>
        <w:widowControl w:val="false"/>
        <w:spacing w:before="120" w:after="120"/>
        <w:ind w:firstLine="560" w:right="0"/>
        <w:jc w:val="both"/>
        <w:rPr/>
      </w:pPr>
      <w:r>
        <w:rPr>
          <w:b/>
          <w:bCs/>
          <w:sz w:val="28"/>
          <w:szCs w:val="28"/>
        </w:rPr>
        <w:t xml:space="preserve">Điều 108. </w:t>
      </w:r>
      <w:r>
        <w:rPr>
          <w:b/>
          <w:bCs/>
          <w:iCs/>
          <w:sz w:val="28"/>
          <w:szCs w:val="28"/>
        </w:rPr>
        <w:t xml:space="preserve">Tiếp nhận đơn đăng ký sở hữu công nghiệp, ngày nộp đơn </w:t>
      </w:r>
    </w:p>
    <w:p>
      <w:pPr>
        <w:pStyle w:val="Normal"/>
        <w:widowControl w:val="false"/>
        <w:spacing w:before="120" w:after="120"/>
        <w:ind w:firstLine="560" w:right="0"/>
        <w:jc w:val="both"/>
        <w:rPr/>
      </w:pPr>
      <w:r>
        <w:rPr>
          <w:spacing w:val="4"/>
          <w:sz w:val="28"/>
          <w:szCs w:val="28"/>
        </w:rPr>
        <w:t>1. Đơn đăng ký sở hữu công nghiệp chỉ được cơ quan quản lý nhà nước về quyền sở hữu công nghiệp tiếp nhận nếu có ít nhất các thông tin và tài liệu sau đây:</w:t>
      </w:r>
    </w:p>
    <w:p>
      <w:pPr>
        <w:pStyle w:val="Normal"/>
        <w:widowControl w:val="false"/>
        <w:spacing w:before="120" w:after="120"/>
        <w:ind w:firstLine="560" w:right="0"/>
        <w:jc w:val="both"/>
        <w:rPr>
          <w:sz w:val="28"/>
          <w:szCs w:val="28"/>
        </w:rPr>
      </w:pPr>
      <w:r>
        <w:rPr>
          <w:sz w:val="28"/>
          <w:szCs w:val="28"/>
        </w:rPr>
        <w:t>a) Tờ khai đăng ký sáng chế, kiểu dáng công nghiệp, thiết kế bố trí, nhãn hiệu, chỉ dẫn địa lý, trong đó có đủ thông tin để xác định người nộp đơn và mẫu nhãn hiệu, danh mục sản phẩm, dịch vụ mang nhãn hiệu đối với đơn đăng ký nhãn hiệu;</w:t>
      </w:r>
    </w:p>
    <w:p>
      <w:pPr>
        <w:pStyle w:val="Normal"/>
        <w:widowControl w:val="false"/>
        <w:spacing w:before="120" w:after="120"/>
        <w:ind w:firstLine="560" w:right="0"/>
        <w:jc w:val="both"/>
        <w:rPr>
          <w:sz w:val="28"/>
          <w:szCs w:val="28"/>
        </w:rPr>
      </w:pPr>
      <w:r>
        <w:rPr>
          <w:sz w:val="28"/>
          <w:szCs w:val="28"/>
        </w:rPr>
        <w:t xml:space="preserve">b) Bản mô tả, trong đó có phạm vi bảo hộ đối với đơn đăng ký sáng chế; bộ ảnh chụp, bản vẽ, bản mô tả đối với đơn đăng ký kiểu dáng công nghiệp; bản mô tả tính chất đặc thù của sản phẩm mang chỉ dẫn địa lý đối với đơn đăng ký chỉ dẫn địa lý; </w:t>
      </w:r>
    </w:p>
    <w:p>
      <w:pPr>
        <w:pStyle w:val="Normal"/>
        <w:widowControl w:val="false"/>
        <w:spacing w:before="120" w:after="120"/>
        <w:ind w:firstLine="560" w:right="0"/>
        <w:jc w:val="both"/>
        <w:rPr/>
      </w:pPr>
      <w:r>
        <w:rPr>
          <w:sz w:val="28"/>
          <w:szCs w:val="28"/>
        </w:rPr>
        <w:t>c) Chứng từ nộp phí, lệ phí</w:t>
      </w:r>
      <w:r>
        <w:rPr>
          <w:rStyle w:val="FootnoteCharacters"/>
          <w:rStyle w:val="FootnoteReference"/>
          <w:sz w:val="28"/>
          <w:szCs w:val="28"/>
        </w:rPr>
        <w:footnoteReference w:id="115"/>
      </w:r>
      <w:r>
        <w:rPr>
          <w:sz w:val="28"/>
          <w:szCs w:val="28"/>
        </w:rPr>
        <w:t xml:space="preserve">. </w:t>
      </w:r>
    </w:p>
    <w:p>
      <w:pPr>
        <w:pStyle w:val="Normal"/>
        <w:widowControl w:val="false"/>
        <w:spacing w:before="120" w:after="120"/>
        <w:ind w:firstLine="560" w:right="0"/>
        <w:jc w:val="both"/>
        <w:rPr/>
      </w:pPr>
      <w:r>
        <w:rPr>
          <w:sz w:val="28"/>
          <w:szCs w:val="28"/>
        </w:rPr>
        <w:t>2. Ngày nộp đơn là ngày đơn được cơ quan quản lý nhà nước về quyền sở hữu công nghiệp tiếp nhận hoặc là ngày nộp đơn quốc tế đối với đơn nộp theo điều ước quốc tế.</w:t>
      </w:r>
    </w:p>
    <w:p>
      <w:pPr>
        <w:pStyle w:val="Normal"/>
        <w:widowControl w:val="false"/>
        <w:spacing w:before="120" w:after="120"/>
        <w:ind w:firstLine="560" w:right="0"/>
        <w:jc w:val="both"/>
        <w:rPr>
          <w:sz w:val="28"/>
          <w:szCs w:val="28"/>
        </w:rPr>
      </w:pPr>
      <w:r>
        <w:rPr>
          <w:bCs/>
          <w:sz w:val="28"/>
          <w:szCs w:val="28"/>
        </w:rPr>
        <w:t>3.</w:t>
      </w:r>
      <w:r>
        <w:rPr>
          <w:rStyle w:val="FootnoteCharacters"/>
          <w:rStyle w:val="FootnoteReference"/>
          <w:bCs/>
          <w:sz w:val="28"/>
          <w:szCs w:val="28"/>
        </w:rPr>
        <w:footnoteReference w:id="116"/>
      </w:r>
      <w:r>
        <w:rPr>
          <w:bCs/>
          <w:sz w:val="28"/>
          <w:szCs w:val="28"/>
        </w:rPr>
        <w:t xml:space="preserve"> Đơn đăng ký đối với sáng chế mật được thực hiện theo quy định của Chính phủ.</w:t>
      </w:r>
    </w:p>
    <w:p>
      <w:pPr>
        <w:pStyle w:val="Normal"/>
        <w:widowControl w:val="false"/>
        <w:spacing w:before="120" w:after="120"/>
        <w:ind w:firstLine="560" w:right="0"/>
        <w:jc w:val="both"/>
        <w:rPr/>
      </w:pPr>
      <w:r>
        <w:rPr>
          <w:b/>
          <w:bCs/>
          <w:sz w:val="28"/>
          <w:szCs w:val="28"/>
        </w:rPr>
        <w:t xml:space="preserve">Điều 109. </w:t>
      </w:r>
      <w:r>
        <w:rPr>
          <w:b/>
          <w:bCs/>
          <w:iCs/>
          <w:sz w:val="28"/>
          <w:szCs w:val="28"/>
        </w:rPr>
        <w:t xml:space="preserve">Thẩm định hình thức đơn đăng ký sở hữu công nghiệp </w:t>
      </w:r>
    </w:p>
    <w:p>
      <w:pPr>
        <w:pStyle w:val="Normal"/>
        <w:widowControl w:val="false"/>
        <w:spacing w:before="120" w:after="120"/>
        <w:ind w:firstLine="560" w:right="0"/>
        <w:jc w:val="both"/>
        <w:rPr>
          <w:sz w:val="28"/>
          <w:szCs w:val="28"/>
        </w:rPr>
      </w:pPr>
      <w:r>
        <w:rPr>
          <w:sz w:val="28"/>
          <w:szCs w:val="28"/>
        </w:rPr>
        <w:t>1. Đơn đăng ký sở hữu công nghiệp được thẩm định hình thức để đánh giá tính hợp lệ của đơn.</w:t>
      </w:r>
    </w:p>
    <w:p>
      <w:pPr>
        <w:pStyle w:val="Normal"/>
        <w:widowControl w:val="false"/>
        <w:spacing w:before="120" w:after="120"/>
        <w:ind w:firstLine="560" w:right="0"/>
        <w:jc w:val="both"/>
        <w:rPr/>
      </w:pPr>
      <w:r>
        <w:rPr>
          <w:sz w:val="28"/>
          <w:szCs w:val="28"/>
        </w:rPr>
        <w:t xml:space="preserve">2. Đơn đăng ký sở hữu công nghiệp bị coi là không hợp lệ trong các trường hợp sau đây: </w:t>
      </w:r>
    </w:p>
    <w:p>
      <w:pPr>
        <w:pStyle w:val="Normal"/>
        <w:widowControl w:val="false"/>
        <w:spacing w:before="120" w:after="120"/>
        <w:ind w:firstLine="560" w:right="0"/>
        <w:jc w:val="both"/>
        <w:rPr>
          <w:sz w:val="28"/>
          <w:szCs w:val="28"/>
        </w:rPr>
      </w:pPr>
      <w:r>
        <w:rPr>
          <w:sz w:val="28"/>
          <w:szCs w:val="28"/>
        </w:rPr>
        <w:t xml:space="preserve">a) Đơn không đáp ứng các yêu cầu về hình thức; </w:t>
      </w:r>
    </w:p>
    <w:p>
      <w:pPr>
        <w:pStyle w:val="Normal"/>
        <w:widowControl w:val="false"/>
        <w:spacing w:before="120" w:after="120"/>
        <w:ind w:firstLine="560" w:right="0"/>
        <w:jc w:val="both"/>
        <w:rPr>
          <w:sz w:val="28"/>
          <w:szCs w:val="28"/>
        </w:rPr>
      </w:pPr>
      <w:r>
        <w:rPr>
          <w:sz w:val="28"/>
          <w:szCs w:val="28"/>
        </w:rPr>
        <w:t>b) Đối tượng nêu trong đơn là đối tượng không được bảo hộ;</w:t>
      </w:r>
    </w:p>
    <w:p>
      <w:pPr>
        <w:pStyle w:val="Normal"/>
        <w:widowControl w:val="false"/>
        <w:spacing w:before="120" w:after="120"/>
        <w:ind w:firstLine="560" w:right="0"/>
        <w:jc w:val="both"/>
        <w:rPr/>
      </w:pPr>
      <w:r>
        <w:rPr>
          <w:sz w:val="28"/>
          <w:szCs w:val="28"/>
        </w:rPr>
        <w:t>c) Người nộp đơn không có quyền đăng ký, kể cả trường hợp quyền đăng ký cùng thuộc nhiều tổ chức, cá nhân nhưng một hoặc một số người trong số đó không đồng ý thực hiện việc nộp đơn;</w:t>
      </w:r>
    </w:p>
    <w:p>
      <w:pPr>
        <w:pStyle w:val="Normal"/>
        <w:widowControl w:val="false"/>
        <w:spacing w:before="120" w:after="120"/>
        <w:ind w:firstLine="560" w:right="0"/>
        <w:jc w:val="both"/>
        <w:rPr>
          <w:sz w:val="28"/>
          <w:szCs w:val="28"/>
        </w:rPr>
      </w:pPr>
      <w:r>
        <w:rPr>
          <w:sz w:val="28"/>
          <w:szCs w:val="28"/>
        </w:rPr>
        <w:t>d) Đơn được nộp trái với quy định về cách thức nộp đơn quy định tại Điều 89 của Luật này;</w:t>
      </w:r>
    </w:p>
    <w:p>
      <w:pPr>
        <w:pStyle w:val="Normal"/>
        <w:widowControl w:val="false"/>
        <w:spacing w:before="120" w:after="120"/>
        <w:ind w:firstLine="560" w:right="0"/>
        <w:jc w:val="both"/>
        <w:rPr/>
      </w:pPr>
      <w:r>
        <w:rPr>
          <w:sz w:val="28"/>
          <w:szCs w:val="26"/>
        </w:rPr>
        <w:t>đ)</w:t>
      </w:r>
      <w:r>
        <w:rPr>
          <w:rStyle w:val="FootnoteCharacters"/>
          <w:rStyle w:val="FootnoteReference"/>
          <w:sz w:val="28"/>
          <w:szCs w:val="26"/>
        </w:rPr>
        <w:footnoteReference w:id="117"/>
      </w:r>
      <w:r>
        <w:rPr>
          <w:sz w:val="28"/>
          <w:szCs w:val="26"/>
        </w:rPr>
        <w:t xml:space="preserve"> Người nộp đơn không </w:t>
      </w:r>
      <w:r>
        <w:rPr>
          <w:sz w:val="28"/>
          <w:szCs w:val="28"/>
        </w:rPr>
        <w:t xml:space="preserve">nộp đủ phí, lệ phí </w:t>
      </w:r>
      <w:r>
        <w:rPr>
          <w:sz w:val="28"/>
          <w:szCs w:val="26"/>
        </w:rPr>
        <w:t>theo quy định;</w:t>
      </w:r>
    </w:p>
    <w:p>
      <w:pPr>
        <w:pStyle w:val="Normal"/>
        <w:widowControl w:val="false"/>
        <w:spacing w:before="120" w:after="120"/>
        <w:ind w:firstLine="560" w:right="0"/>
        <w:jc w:val="both"/>
        <w:rPr>
          <w:sz w:val="28"/>
          <w:szCs w:val="28"/>
        </w:rPr>
      </w:pPr>
      <w:r>
        <w:rPr>
          <w:sz w:val="28"/>
          <w:szCs w:val="28"/>
        </w:rPr>
        <w:t>e)</w:t>
      </w:r>
      <w:r>
        <w:rPr>
          <w:rStyle w:val="FootnoteCharacters"/>
          <w:rStyle w:val="FootnoteReference"/>
          <w:sz w:val="28"/>
          <w:szCs w:val="28"/>
        </w:rPr>
        <w:footnoteReference w:id="118"/>
      </w:r>
      <w:r>
        <w:rPr>
          <w:sz w:val="28"/>
          <w:szCs w:val="28"/>
        </w:rPr>
        <w:t xml:space="preserve"> Đơn đăng ký sáng chế được nộp trái với quy định về kiểm soát an ninh đối với sáng chế quy định tại Điều 89a của Luật này.</w:t>
      </w:r>
    </w:p>
    <w:p>
      <w:pPr>
        <w:pStyle w:val="Normal"/>
        <w:widowControl w:val="false"/>
        <w:spacing w:before="120" w:after="120"/>
        <w:ind w:firstLine="560" w:right="0"/>
        <w:jc w:val="both"/>
        <w:rPr/>
      </w:pPr>
      <w:r>
        <w:rPr>
          <w:sz w:val="28"/>
          <w:szCs w:val="28"/>
        </w:rPr>
        <w:t>3. Đối với đơn đăng ký sở hữu công nghiệp thuộc các trường hợp quy định tại khoản 2 Điều này, cơ quan quản lý nhà nước về quyền sở hữu công nghiệp thực hiện các thủ tục sau đây:</w:t>
      </w:r>
    </w:p>
    <w:p>
      <w:pPr>
        <w:pStyle w:val="Normal"/>
        <w:widowControl w:val="false"/>
        <w:spacing w:before="120" w:after="120"/>
        <w:ind w:firstLine="560" w:right="0"/>
        <w:jc w:val="both"/>
        <w:rPr>
          <w:sz w:val="28"/>
          <w:szCs w:val="28"/>
        </w:rPr>
      </w:pPr>
      <w:r>
        <w:rPr>
          <w:sz w:val="28"/>
          <w:szCs w:val="28"/>
        </w:rPr>
        <w:t xml:space="preserve">a) Thông báo dự định từ chối chấp nhận đơn hợp lệ, trong đó phải nêu rõ lý do và ấn định thời hạn để người nộp đơn sửa chữa thiếu sót hoặc có ý kiến phản đối dự định từ chối; </w:t>
      </w:r>
    </w:p>
    <w:p>
      <w:pPr>
        <w:pStyle w:val="Normal"/>
        <w:widowControl w:val="false"/>
        <w:spacing w:before="120" w:after="120"/>
        <w:ind w:firstLine="560" w:right="0"/>
        <w:jc w:val="both"/>
        <w:rPr/>
      </w:pPr>
      <w:r>
        <w:rPr>
          <w:sz w:val="28"/>
          <w:szCs w:val="28"/>
        </w:rPr>
        <w:t xml:space="preserve">b) Thông báo từ chối chấp nhận đơn hợp lệ nếu người nộp đơn không sửa chữa thiếu sót, sửa chữa thiếu sót không đạt yêu cầu hoặc không có ý kiến xác đáng phản đối dự định từ chối quy định tại điểm a khoản này; </w:t>
      </w:r>
    </w:p>
    <w:p>
      <w:pPr>
        <w:pStyle w:val="Normal"/>
        <w:widowControl w:val="false"/>
        <w:spacing w:before="120" w:after="120"/>
        <w:ind w:firstLine="560" w:right="0"/>
        <w:jc w:val="both"/>
        <w:rPr/>
      </w:pPr>
      <w:r>
        <w:rPr>
          <w:sz w:val="28"/>
          <w:szCs w:val="28"/>
        </w:rPr>
        <w:t>c) Thông báo từ chối cấp Giấy chứng nhận đăng ký thiết kế bố trí mạch tích hợp bán dẫn đối với đơn đăng ký thiết kế bố trí;</w:t>
      </w:r>
    </w:p>
    <w:p>
      <w:pPr>
        <w:pStyle w:val="Normal"/>
        <w:widowControl w:val="false"/>
        <w:spacing w:before="120" w:after="120"/>
        <w:ind w:firstLine="560" w:right="0"/>
        <w:jc w:val="both"/>
        <w:rPr>
          <w:sz w:val="28"/>
          <w:szCs w:val="28"/>
        </w:rPr>
      </w:pPr>
      <w:r>
        <w:rPr>
          <w:sz w:val="28"/>
          <w:szCs w:val="28"/>
        </w:rPr>
        <w:t>d) Thực hiện thủ tục quy định tại khoản 4 Điều này nếu người nộp đơn sửa chữa thiếu sót đạt yêu cầu hoặc có ý kiến xác đáng phản đối dự định từ chối chấp nhận đơn hợp lệ quy định tại điểm a khoản này.</w:t>
      </w:r>
    </w:p>
    <w:p>
      <w:pPr>
        <w:pStyle w:val="Normal"/>
        <w:widowControl w:val="false"/>
        <w:spacing w:before="120" w:after="120"/>
        <w:ind w:firstLine="560" w:right="0"/>
        <w:jc w:val="both"/>
        <w:rPr/>
      </w:pPr>
      <w:r>
        <w:rPr>
          <w:sz w:val="28"/>
          <w:szCs w:val="28"/>
        </w:rPr>
        <w:t>4. Đối với đơn đăng ký sở hữu công nghiệp không thuộc các trường hợp quy định tại khoản 2 Điều này hoặc thuộc trường hợp quy định tại điểm d khoản 3 Điều này thì cơ quan quản lý nhà nước về quyền sở hữu công nghiệp ra thông báo chấp nhận đơn hợp lệ hoặc thực hiện thủ tục cấp văn bằng bảo hộ và ghi nhận vào Sổ đăng ký quốc gia về sở hữu công nghiệp theo quy định tại Điều 118 của Luật này đối với đơn đăng ký thiết kế bố trí.</w:t>
      </w:r>
    </w:p>
    <w:p>
      <w:pPr>
        <w:pStyle w:val="Normal"/>
        <w:widowControl w:val="false"/>
        <w:spacing w:before="120" w:after="120"/>
        <w:ind w:firstLine="560" w:right="0"/>
        <w:jc w:val="both"/>
        <w:rPr/>
      </w:pPr>
      <w:r>
        <w:rPr>
          <w:sz w:val="28"/>
          <w:szCs w:val="28"/>
        </w:rPr>
        <w:t>5. Đơn đăng ký nhãn hiệu bị từ chối theo quy định tại khoản 3 Điều này bị coi là không được nộp, trừ trường hợp đơn được dùng làm căn cứ để yêu cầu hưởng quyền ưu tiên.</w:t>
      </w:r>
    </w:p>
    <w:p>
      <w:pPr>
        <w:pStyle w:val="Normal"/>
        <w:widowControl w:val="false"/>
        <w:spacing w:before="120" w:after="120"/>
        <w:ind w:firstLine="560" w:right="0"/>
        <w:jc w:val="both"/>
        <w:rPr>
          <w:b/>
          <w:bCs/>
          <w:iCs/>
          <w:sz w:val="28"/>
          <w:szCs w:val="28"/>
        </w:rPr>
      </w:pPr>
      <w:r>
        <w:rPr>
          <w:b/>
          <w:bCs/>
          <w:iCs/>
          <w:sz w:val="28"/>
          <w:szCs w:val="28"/>
        </w:rPr>
        <w:t>Điều 110. Công khai đơn đăng ký nhãn hiệu, công bố đơn đăng ký sở hữu công nghiệp</w:t>
      </w:r>
      <w:r>
        <w:rPr>
          <w:rStyle w:val="FootnoteCharacters"/>
          <w:rStyle w:val="FootnoteReference"/>
          <w:iCs/>
          <w:sz w:val="28"/>
          <w:szCs w:val="28"/>
        </w:rPr>
        <w:footnoteReference w:id="119"/>
      </w:r>
    </w:p>
    <w:p>
      <w:pPr>
        <w:pStyle w:val="Normal"/>
        <w:widowControl w:val="false"/>
        <w:spacing w:before="120" w:after="120"/>
        <w:ind w:firstLine="560" w:right="0"/>
        <w:jc w:val="both"/>
        <w:rPr>
          <w:sz w:val="28"/>
          <w:szCs w:val="28"/>
        </w:rPr>
      </w:pPr>
      <w:r>
        <w:rPr>
          <w:bCs/>
          <w:spacing w:val="4"/>
          <w:sz w:val="28"/>
          <w:szCs w:val="28"/>
        </w:rPr>
        <w:t>1a.</w:t>
      </w:r>
      <w:r>
        <w:rPr>
          <w:rStyle w:val="FootnoteCharacters"/>
          <w:rStyle w:val="FootnoteReference"/>
          <w:bCs/>
          <w:spacing w:val="4"/>
          <w:sz w:val="28"/>
          <w:szCs w:val="28"/>
        </w:rPr>
        <w:footnoteReference w:id="120"/>
      </w:r>
      <w:r>
        <w:rPr>
          <w:bCs/>
          <w:spacing w:val="4"/>
          <w:sz w:val="28"/>
          <w:szCs w:val="28"/>
        </w:rPr>
        <w:t xml:space="preserve"> Đơn đăng ký nhãn hiệu chưa được cơ quan quản lý nhà nước về quyền sở hữu công nghiệp chấp nhận hợp lệ được công khai ngay sau khi được tiếp nhận.</w:t>
      </w:r>
    </w:p>
    <w:p>
      <w:pPr>
        <w:pStyle w:val="Normal"/>
        <w:widowControl w:val="false"/>
        <w:spacing w:before="120" w:after="120"/>
        <w:ind w:firstLine="560" w:right="0"/>
        <w:jc w:val="both"/>
        <w:rPr>
          <w:sz w:val="28"/>
          <w:szCs w:val="28"/>
        </w:rPr>
      </w:pPr>
      <w:r>
        <w:rPr>
          <w:sz w:val="28"/>
          <w:szCs w:val="28"/>
        </w:rPr>
        <w:t xml:space="preserve">1. Đơn đăng ký sở hữu công nghiệp đã được cơ quan quản lý nhà nước về quyền sở hữu công nghiệp chấp nhận hợp lệ được công bố trên Công báo sở hữu công nghiệp theo quy định tại Điều này. </w:t>
      </w:r>
    </w:p>
    <w:p>
      <w:pPr>
        <w:pStyle w:val="Normal"/>
        <w:widowControl w:val="false"/>
        <w:spacing w:before="120" w:after="120"/>
        <w:ind w:firstLine="560" w:right="0"/>
        <w:jc w:val="both"/>
        <w:rPr/>
      </w:pPr>
      <w:r>
        <w:rPr>
          <w:sz w:val="28"/>
          <w:szCs w:val="28"/>
        </w:rPr>
        <w:t xml:space="preserve">2. Đơn đăng ký sáng chế được công bố trong tháng thứ mười chín kể từ ngày nộp đơn hoặc từ ngày ưu tiên đối với đơn được hưởng quyền ưu tiên hoặc vào thời điểm sớm hơn theo yêu cầu của người nộp đơn.  </w:t>
      </w:r>
    </w:p>
    <w:p>
      <w:pPr>
        <w:pStyle w:val="Normal"/>
        <w:widowControl w:val="false"/>
        <w:spacing w:before="120" w:after="120"/>
        <w:ind w:firstLine="560" w:right="0"/>
        <w:jc w:val="both"/>
        <w:rPr>
          <w:sz w:val="28"/>
          <w:szCs w:val="28"/>
        </w:rPr>
      </w:pPr>
      <w:r>
        <w:rPr>
          <w:bCs/>
          <w:sz w:val="28"/>
          <w:szCs w:val="28"/>
        </w:rPr>
        <w:t>3.</w:t>
      </w:r>
      <w:r>
        <w:rPr>
          <w:rStyle w:val="FootnoteCharacters"/>
          <w:rStyle w:val="FootnoteReference"/>
          <w:bCs/>
          <w:sz w:val="28"/>
          <w:szCs w:val="28"/>
        </w:rPr>
        <w:footnoteReference w:id="121"/>
      </w:r>
      <w:r>
        <w:rPr>
          <w:bCs/>
          <w:sz w:val="28"/>
          <w:szCs w:val="28"/>
        </w:rPr>
        <w:t xml:space="preserve"> Đơn đăng ký kiểu dáng công nghiệp, đơn đăng ký nhãn hiệu, đơn đăng ký chỉ dẫn địa lý được công bố trong thời hạn hai tháng kể từ ngày đơn được chấp nhận là đơn hợp lệ. Đơn đăng ký kiểu dáng công nghiệp có thể được công bố vào thời điểm muộn hơn theo yêu cầu của người nộp đơn tại thời điểm nộp đơn nhưng không quá bảy tháng kể từ ngày nộp đơn.</w:t>
      </w:r>
    </w:p>
    <w:p>
      <w:pPr>
        <w:pStyle w:val="Normal"/>
        <w:widowControl w:val="false"/>
        <w:spacing w:before="120" w:after="120"/>
        <w:ind w:firstLine="560" w:right="0"/>
        <w:jc w:val="both"/>
        <w:rPr/>
      </w:pPr>
      <w:r>
        <w:rPr>
          <w:sz w:val="28"/>
          <w:szCs w:val="28"/>
        </w:rPr>
        <w:t>4. Đơn đăng ký thiết kế bố trí được công bố dưới hình thức cho phép tra cứu trực tiếp tại cơ quan quản lý nhà nước về quyền sở hữu công nghiệp nhưng không được sao chép; đối với thông tin bí mật trong đơn thì chỉ có cơ quan có thẩm quyền và các bên liên quan trong quá trình thực hiện thủ tục hủy bỏ hiệu lực văn bằng bảo hộ hoặc quá trình thực hiện thủ tục xử lý hành vi xâm phạm quyền mới được phép tra cứu.</w:t>
      </w:r>
    </w:p>
    <w:p>
      <w:pPr>
        <w:pStyle w:val="Normal"/>
        <w:widowControl w:val="false"/>
        <w:spacing w:lineRule="exact" w:line="330" w:before="120" w:after="0"/>
        <w:ind w:firstLine="560" w:right="0"/>
        <w:jc w:val="both"/>
        <w:rPr/>
      </w:pPr>
      <w:r>
        <w:rPr>
          <w:spacing w:val="-2"/>
          <w:sz w:val="28"/>
          <w:szCs w:val="28"/>
        </w:rPr>
        <w:t>Các thông tin cơ bản về đơn đăng ký thiết kế bố trí và văn bằng bảo hộ thiết kế bố trí được công bố trong thời hạn hai tháng kể từ ngày cấp văn bằng bảo hộ.</w:t>
      </w:r>
    </w:p>
    <w:p>
      <w:pPr>
        <w:pStyle w:val="Normal"/>
        <w:widowControl w:val="false"/>
        <w:spacing w:lineRule="exact" w:line="330" w:before="120" w:after="0"/>
        <w:ind w:firstLine="560" w:right="0"/>
        <w:jc w:val="both"/>
        <w:rPr/>
      </w:pPr>
      <w:r>
        <w:rPr>
          <w:b/>
          <w:bCs/>
          <w:sz w:val="28"/>
          <w:szCs w:val="28"/>
        </w:rPr>
        <w:t xml:space="preserve">Điều 111. </w:t>
      </w:r>
      <w:r>
        <w:rPr>
          <w:b/>
          <w:bCs/>
          <w:iCs/>
          <w:sz w:val="28"/>
          <w:szCs w:val="28"/>
        </w:rPr>
        <w:t>Bảo mật đơn đăng ký sáng chế, đơn đăng ký kiểu dáng công nghiệp trước khi công bố</w:t>
      </w:r>
    </w:p>
    <w:p>
      <w:pPr>
        <w:pStyle w:val="Normal"/>
        <w:widowControl w:val="false"/>
        <w:spacing w:lineRule="exact" w:line="330" w:before="120" w:after="0"/>
        <w:ind w:firstLine="560" w:right="0"/>
        <w:jc w:val="both"/>
        <w:rPr/>
      </w:pPr>
      <w:r>
        <w:rPr>
          <w:sz w:val="28"/>
          <w:szCs w:val="28"/>
        </w:rPr>
        <w:t>1. Trước thời điểm đơn đăng ký sáng chế, đơn đăng ký kiểu dáng công nghiệp được công bố trên Công báo sở hữu công nghiệp, cơ quan quản lý nhà nước về quyền sở hữu công nghiệp có trách nhiệm bảo mật thông tin trong đơn.</w:t>
      </w:r>
    </w:p>
    <w:p>
      <w:pPr>
        <w:pStyle w:val="Normal"/>
        <w:widowControl w:val="false"/>
        <w:spacing w:lineRule="exact" w:line="330" w:before="120" w:after="0"/>
        <w:ind w:firstLine="560" w:right="0"/>
        <w:jc w:val="both"/>
        <w:rPr/>
      </w:pPr>
      <w:r>
        <w:rPr>
          <w:sz w:val="28"/>
          <w:szCs w:val="28"/>
        </w:rPr>
        <w:t>2. Cán bộ, công chức của cơ quan quản lý nhà nước về quyền sở hữu công nghiệp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pPr>
        <w:pStyle w:val="Normal"/>
        <w:widowControl w:val="false"/>
        <w:snapToGrid w:val="false"/>
        <w:spacing w:lineRule="exact" w:line="330" w:before="120" w:after="0"/>
        <w:ind w:firstLine="567" w:right="0"/>
        <w:jc w:val="both"/>
        <w:rPr>
          <w:b/>
          <w:bCs/>
          <w:iCs/>
          <w:sz w:val="28"/>
          <w:szCs w:val="28"/>
        </w:rPr>
      </w:pPr>
      <w:bookmarkStart w:id="16" w:name="dieu_112"/>
      <w:r>
        <w:rPr>
          <w:b/>
          <w:bCs/>
          <w:iCs/>
          <w:sz w:val="28"/>
          <w:szCs w:val="28"/>
        </w:rPr>
        <w:t>Điều 112. Ý kiến của người thứ ba về việc cấp văn bằng bảo hộ</w:t>
      </w:r>
      <w:bookmarkEnd w:id="16"/>
      <w:r>
        <w:rPr>
          <w:rStyle w:val="FootnoteCharacters"/>
          <w:rStyle w:val="FootnoteReference"/>
          <w:iCs/>
          <w:sz w:val="28"/>
          <w:szCs w:val="28"/>
        </w:rPr>
        <w:footnoteReference w:id="122"/>
      </w:r>
    </w:p>
    <w:p>
      <w:pPr>
        <w:pStyle w:val="Normal"/>
        <w:widowControl w:val="false"/>
        <w:snapToGrid w:val="false"/>
        <w:spacing w:lineRule="exact" w:line="330" w:before="120" w:after="0"/>
        <w:ind w:firstLine="567" w:right="0"/>
        <w:jc w:val="both"/>
        <w:rPr/>
      </w:pPr>
      <w:r>
        <w:rPr>
          <w:sz w:val="28"/>
          <w:szCs w:val="28"/>
        </w:rPr>
        <w:t>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tài liệu hoặc trích dẫn nguồn thông tin để chứng minh.</w:t>
      </w:r>
    </w:p>
    <w:p>
      <w:pPr>
        <w:pStyle w:val="NormalWeb"/>
        <w:widowControl w:val="false"/>
        <w:snapToGrid w:val="false"/>
        <w:spacing w:lineRule="exact" w:line="330" w:before="120" w:after="0"/>
        <w:ind w:firstLine="567" w:right="0"/>
        <w:jc w:val="both"/>
        <w:rPr/>
      </w:pPr>
      <w:r>
        <w:rPr>
          <w:sz w:val="28"/>
          <w:szCs w:val="28"/>
          <w:lang w:val="en-US"/>
        </w:rPr>
        <w:t>Văn bản nêu ý kiến của người thứ ba được coi là một nguồn thông tin tham khảo cho quá trình xử lý đơn đăng ký sở hữu công nghiệp.</w:t>
      </w:r>
    </w:p>
    <w:p>
      <w:pPr>
        <w:pStyle w:val="Normal"/>
        <w:widowControl w:val="false"/>
        <w:snapToGrid w:val="false"/>
        <w:spacing w:lineRule="exact" w:line="330" w:before="120" w:after="0"/>
        <w:ind w:firstLine="567" w:right="0"/>
        <w:jc w:val="both"/>
        <w:rPr>
          <w:sz w:val="28"/>
          <w:szCs w:val="28"/>
        </w:rPr>
      </w:pPr>
      <w:r>
        <w:rPr>
          <w:b/>
          <w:bCs/>
          <w:iCs/>
          <w:sz w:val="28"/>
          <w:szCs w:val="28"/>
        </w:rPr>
        <w:t>Điều 112a. Phản đối đơn đăng ký sở hữu công nghiệp</w:t>
      </w:r>
      <w:r>
        <w:rPr>
          <w:rStyle w:val="FootnoteCharacters"/>
          <w:rStyle w:val="FootnoteReference"/>
          <w:iCs/>
          <w:sz w:val="28"/>
          <w:szCs w:val="28"/>
        </w:rPr>
        <w:footnoteReference w:id="123"/>
      </w:r>
    </w:p>
    <w:p>
      <w:pPr>
        <w:pStyle w:val="Normal"/>
        <w:widowControl w:val="false"/>
        <w:snapToGrid w:val="false"/>
        <w:spacing w:lineRule="exact" w:line="330" w:before="120" w:after="0"/>
        <w:ind w:firstLine="567" w:right="0"/>
        <w:jc w:val="both"/>
        <w:rPr>
          <w:sz w:val="28"/>
          <w:szCs w:val="28"/>
        </w:rPr>
      </w:pPr>
      <w:r>
        <w:rPr>
          <w:sz w:val="28"/>
          <w:szCs w:val="28"/>
        </w:rPr>
        <w:t>1. Trước ngày ra quyết định cấp văn bằng bảo hộ, trong các thời hạn sau đây, bất kỳ người thứ ba nào cũng có quyền phản đối việc cấp văn bằng bảo hộ:</w:t>
      </w:r>
    </w:p>
    <w:p>
      <w:pPr>
        <w:pStyle w:val="Normal"/>
        <w:widowControl w:val="false"/>
        <w:snapToGrid w:val="false"/>
        <w:spacing w:lineRule="exact" w:line="330" w:before="120" w:after="0"/>
        <w:ind w:firstLine="567" w:right="0"/>
        <w:jc w:val="both"/>
        <w:rPr/>
      </w:pPr>
      <w:r>
        <w:rPr>
          <w:sz w:val="28"/>
          <w:szCs w:val="28"/>
        </w:rPr>
        <w:t>a) Chín tháng kể từ ngày đơn đăng ký sáng chế được công bố;</w:t>
      </w:r>
    </w:p>
    <w:p>
      <w:pPr>
        <w:pStyle w:val="Normal"/>
        <w:widowControl w:val="false"/>
        <w:snapToGrid w:val="false"/>
        <w:spacing w:lineRule="exact" w:line="330" w:before="120" w:after="0"/>
        <w:ind w:firstLine="567" w:right="0"/>
        <w:jc w:val="both"/>
        <w:rPr>
          <w:sz w:val="28"/>
          <w:szCs w:val="28"/>
        </w:rPr>
      </w:pPr>
      <w:r>
        <w:rPr>
          <w:sz w:val="28"/>
          <w:szCs w:val="28"/>
        </w:rPr>
        <w:t>b) Bốn tháng kể từ ngày đơn đăng ký kiểu dáng công nghiệp được công bố;</w:t>
      </w:r>
    </w:p>
    <w:p>
      <w:pPr>
        <w:pStyle w:val="Normal"/>
        <w:widowControl w:val="false"/>
        <w:snapToGrid w:val="false"/>
        <w:spacing w:lineRule="exact" w:line="330" w:before="120" w:after="0"/>
        <w:ind w:firstLine="567" w:right="0"/>
        <w:jc w:val="both"/>
        <w:rPr>
          <w:sz w:val="28"/>
          <w:szCs w:val="28"/>
        </w:rPr>
      </w:pPr>
      <w:r>
        <w:rPr>
          <w:sz w:val="28"/>
          <w:szCs w:val="28"/>
        </w:rPr>
        <w:t>c) Năm tháng kể từ ngày đơn đăng ký nhãn hiệu được công bố;</w:t>
      </w:r>
    </w:p>
    <w:p>
      <w:pPr>
        <w:pStyle w:val="Normal"/>
        <w:widowControl w:val="false"/>
        <w:snapToGrid w:val="false"/>
        <w:spacing w:lineRule="exact" w:line="330" w:before="120" w:after="0"/>
        <w:ind w:firstLine="567" w:right="0"/>
        <w:jc w:val="both"/>
        <w:rPr>
          <w:sz w:val="28"/>
          <w:szCs w:val="28"/>
        </w:rPr>
      </w:pPr>
      <w:r>
        <w:rPr>
          <w:sz w:val="28"/>
          <w:szCs w:val="28"/>
        </w:rPr>
        <w:t>d) Ba tháng kể từ ngày đơn đăng ký chỉ dẫn địa lý được công bố.</w:t>
      </w:r>
    </w:p>
    <w:p>
      <w:pPr>
        <w:pStyle w:val="Normal"/>
        <w:widowControl w:val="false"/>
        <w:snapToGrid w:val="false"/>
        <w:spacing w:lineRule="exact" w:line="330" w:before="120" w:after="0"/>
        <w:ind w:firstLine="567" w:right="0"/>
        <w:jc w:val="both"/>
        <w:rPr/>
      </w:pPr>
      <w:r>
        <w:rPr>
          <w:sz w:val="28"/>
          <w:szCs w:val="28"/>
        </w:rPr>
        <w:t xml:space="preserve">2. Ý kiến phản đối quy định tại khoản 1 Điều này phải được lập thành văn bản kèm theo tài liệu hoặc trích dẫn nguồn thông tin để chứng minh và phải nộp phí, lệ phí. </w:t>
      </w:r>
    </w:p>
    <w:p>
      <w:pPr>
        <w:pStyle w:val="Normal"/>
        <w:widowControl w:val="false"/>
        <w:spacing w:lineRule="exact" w:line="330" w:before="120" w:after="0"/>
        <w:ind w:firstLine="567" w:right="0"/>
        <w:jc w:val="both"/>
        <w:rPr>
          <w:sz w:val="28"/>
          <w:szCs w:val="28"/>
        </w:rPr>
      </w:pPr>
      <w:r>
        <w:rPr>
          <w:sz w:val="28"/>
          <w:szCs w:val="28"/>
        </w:rPr>
        <w:t>3. Cơ quan quản lý nhà nước về quyền sở hữu công nghiệp có trách nhiệm xử lý ý kiến phản đối quy định tại khoản 2 Điều này theo trình tự, thủ tục do Bộ trưởng Bộ Khoa học và Công nghệ quy định.</w:t>
      </w:r>
    </w:p>
    <w:p>
      <w:pPr>
        <w:pStyle w:val="Normal"/>
        <w:widowControl w:val="false"/>
        <w:spacing w:before="120" w:after="120"/>
        <w:ind w:firstLine="567" w:right="0"/>
        <w:jc w:val="both"/>
        <w:rPr/>
      </w:pPr>
      <w:r>
        <w:rPr>
          <w:b/>
          <w:bCs/>
          <w:sz w:val="28"/>
          <w:szCs w:val="28"/>
        </w:rPr>
        <w:t xml:space="preserve">Điều 113. </w:t>
      </w:r>
      <w:r>
        <w:rPr>
          <w:b/>
          <w:bCs/>
          <w:iCs/>
          <w:sz w:val="28"/>
          <w:szCs w:val="28"/>
        </w:rPr>
        <w:t>Yêu cầu thẩm định nội dung đơn đăng ký sáng chế</w:t>
      </w:r>
    </w:p>
    <w:p>
      <w:pPr>
        <w:pStyle w:val="Normal"/>
        <w:widowControl w:val="false"/>
        <w:spacing w:before="120" w:after="120"/>
        <w:ind w:firstLine="567" w:right="0"/>
        <w:jc w:val="both"/>
        <w:rPr/>
      </w:pPr>
      <w:r>
        <w:rPr>
          <w:sz w:val="28"/>
          <w:szCs w:val="28"/>
        </w:rPr>
        <w:t>1. Trong thời hạn bốn mươi hai tháng kể từ ngày nộp đơn hoặc kể từ ngày ưu tiên trong trường hợp đơn được hưởng quyền ưu tiên, người nộp đơn đăng ký sáng chế hoặc bất kỳ người thứ ba nào đều có thể yêu cầu cơ quan quản lý nhà nước về quyền sở hữu công nghiệp thẩm định nội dung đơn với điều kiện phải nộp phí thẩm định nội dung đơn.</w:t>
      </w:r>
    </w:p>
    <w:p>
      <w:pPr>
        <w:pStyle w:val="Normal"/>
        <w:widowControl w:val="false"/>
        <w:spacing w:before="120" w:after="120"/>
        <w:ind w:firstLine="567" w:right="0"/>
        <w:jc w:val="both"/>
        <w:rPr/>
      </w:pPr>
      <w:r>
        <w:rPr>
          <w:sz w:val="28"/>
          <w:szCs w:val="28"/>
        </w:rPr>
        <w:t xml:space="preserve"> </w:t>
      </w:r>
      <w:r>
        <w:rPr>
          <w:sz w:val="28"/>
          <w:szCs w:val="28"/>
        </w:rPr>
        <w:t>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p>
      <w:pPr>
        <w:pStyle w:val="Normal"/>
        <w:widowControl w:val="false"/>
        <w:spacing w:before="120" w:after="120"/>
        <w:ind w:firstLine="567" w:right="0"/>
        <w:jc w:val="both"/>
        <w:rPr/>
      </w:pPr>
      <w:r>
        <w:rPr>
          <w:sz w:val="28"/>
          <w:szCs w:val="28"/>
        </w:rPr>
        <w:t xml:space="preserve"> </w:t>
      </w:r>
      <w:r>
        <w:rPr>
          <w:sz w:val="28"/>
          <w:szCs w:val="28"/>
        </w:rPr>
        <w:t>3. Trường hợp không có yêu cầu thẩm định nội dung nộp trong thời hạn quy định tại khoản 1 và khoản 2 Điều này thì đơn đăng ký sáng chế được coi như đã rút tại thời điểm kết thúc thời hạn đó.</w:t>
      </w:r>
    </w:p>
    <w:p>
      <w:pPr>
        <w:pStyle w:val="Normal"/>
        <w:widowControl w:val="false"/>
        <w:spacing w:before="120" w:after="120"/>
        <w:ind w:firstLine="567" w:right="0"/>
        <w:jc w:val="both"/>
        <w:rPr/>
      </w:pPr>
      <w:r>
        <w:rPr>
          <w:b/>
          <w:bCs/>
          <w:sz w:val="28"/>
          <w:szCs w:val="28"/>
        </w:rPr>
        <w:t xml:space="preserve">Điều 114. </w:t>
      </w:r>
      <w:r>
        <w:rPr>
          <w:b/>
          <w:bCs/>
          <w:iCs/>
          <w:sz w:val="28"/>
          <w:szCs w:val="28"/>
        </w:rPr>
        <w:t>Thẩm định nội dung đơn đăng ký sở hữu công nghiệp</w:t>
      </w:r>
    </w:p>
    <w:p>
      <w:pPr>
        <w:pStyle w:val="Normal"/>
        <w:widowControl w:val="false"/>
        <w:spacing w:before="120" w:after="120"/>
        <w:ind w:firstLine="567" w:right="0"/>
        <w:jc w:val="both"/>
        <w:rPr/>
      </w:pPr>
      <w:r>
        <w:rPr>
          <w:sz w:val="28"/>
          <w:szCs w:val="28"/>
        </w:rPr>
        <w:t>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pPr>
        <w:pStyle w:val="Normal"/>
        <w:widowControl w:val="false"/>
        <w:spacing w:before="120" w:after="120"/>
        <w:ind w:firstLine="567" w:right="0"/>
        <w:jc w:val="both"/>
        <w:rPr>
          <w:sz w:val="28"/>
          <w:szCs w:val="28"/>
        </w:rPr>
      </w:pPr>
      <w:r>
        <w:rPr>
          <w:sz w:val="28"/>
          <w:szCs w:val="28"/>
        </w:rPr>
        <w:t>a) Đơn đăng ký sáng chế đã được công nhận là hợp lệ và có yêu cầu thẩm định nội dung nộp theo quy định;</w:t>
      </w:r>
    </w:p>
    <w:p>
      <w:pPr>
        <w:pStyle w:val="Normal"/>
        <w:widowControl w:val="false"/>
        <w:spacing w:before="120" w:after="120"/>
        <w:ind w:firstLine="567" w:right="0"/>
        <w:jc w:val="both"/>
        <w:rPr/>
      </w:pPr>
      <w:r>
        <w:rPr>
          <w:sz w:val="28"/>
          <w:szCs w:val="28"/>
        </w:rPr>
        <w:t>b) Đơn đăng ký kiểu dáng công nghiệp, đơn đăng ký nhãn hiệu, đơn đăng ký chỉ dẫn địa lý đã được công nhận là hợp lệ.</w:t>
      </w:r>
    </w:p>
    <w:p>
      <w:pPr>
        <w:pStyle w:val="Normal"/>
        <w:widowControl w:val="false"/>
        <w:spacing w:before="120" w:after="120"/>
        <w:ind w:firstLine="567" w:right="0"/>
        <w:jc w:val="both"/>
        <w:rPr>
          <w:sz w:val="28"/>
          <w:szCs w:val="28"/>
        </w:rPr>
      </w:pPr>
      <w:r>
        <w:rPr>
          <w:sz w:val="28"/>
          <w:szCs w:val="28"/>
        </w:rPr>
        <w:t xml:space="preserve"> </w:t>
      </w:r>
      <w:r>
        <w:rPr>
          <w:sz w:val="28"/>
          <w:szCs w:val="28"/>
        </w:rPr>
        <w:t xml:space="preserve">2. Đơn đăng ký thiết kế bố trí không được thẩm định nội dung. </w:t>
      </w:r>
    </w:p>
    <w:p>
      <w:pPr>
        <w:pStyle w:val="Normal"/>
        <w:widowControl w:val="false"/>
        <w:snapToGrid w:val="false"/>
        <w:spacing w:lineRule="exact" w:line="360" w:before="120" w:after="120"/>
        <w:ind w:firstLine="567" w:right="0"/>
        <w:jc w:val="both"/>
        <w:rPr/>
      </w:pPr>
      <w:r>
        <w:rPr>
          <w:sz w:val="28"/>
          <w:szCs w:val="26"/>
        </w:rPr>
        <w:t>3.</w:t>
      </w:r>
      <w:r>
        <w:rPr>
          <w:rStyle w:val="FootnoteCharacters"/>
          <w:rStyle w:val="FootnoteReference"/>
          <w:sz w:val="28"/>
          <w:szCs w:val="26"/>
        </w:rPr>
        <w:footnoteReference w:id="124"/>
      </w:r>
      <w:r>
        <w:rPr>
          <w:sz w:val="28"/>
          <w:szCs w:val="26"/>
        </w:rPr>
        <w:t xml:space="preserve"> Cơ quan quản lý nhà nước về quyền sở hữu công nghiệp </w:t>
      </w:r>
      <w:r>
        <w:rPr>
          <w:bCs/>
          <w:sz w:val="28"/>
          <w:szCs w:val="28"/>
        </w:rPr>
        <w:t>có thể sử dụng kết quả thẩm định nội dung đơn đăng ký sáng chế trùng với sáng chế được yêu cầu bảo hộ do cơ quan sáng chế nước ngoài thực hiện trong quá trình đánh giá khả năng bảo hộ.</w:t>
      </w:r>
    </w:p>
    <w:p>
      <w:pPr>
        <w:pStyle w:val="Normal"/>
        <w:widowControl w:val="false"/>
        <w:spacing w:before="120" w:after="120"/>
        <w:ind w:firstLine="567" w:right="0"/>
        <w:jc w:val="both"/>
        <w:rPr>
          <w:spacing w:val="4"/>
          <w:sz w:val="28"/>
          <w:szCs w:val="28"/>
        </w:rPr>
      </w:pPr>
      <w:r>
        <w:rPr>
          <w:spacing w:val="4"/>
          <w:sz w:val="28"/>
          <w:szCs w:val="26"/>
        </w:rPr>
        <w:t>4.</w:t>
      </w:r>
      <w:r>
        <w:rPr>
          <w:rStyle w:val="FootnoteCharacters"/>
          <w:rStyle w:val="FootnoteReference"/>
          <w:spacing w:val="4"/>
          <w:sz w:val="28"/>
          <w:szCs w:val="26"/>
        </w:rPr>
        <w:footnoteReference w:id="125"/>
      </w:r>
      <w:r>
        <w:rPr>
          <w:spacing w:val="4"/>
          <w:sz w:val="28"/>
          <w:szCs w:val="26"/>
        </w:rPr>
        <w:t xml:space="preserve"> Bộ trưởng Bộ Khoa học và Công nghệ quy định chi tiết việc sử dụng kết quả thẩm định nội dung đơn đăng ký sáng chế quy định tại khoản 3 Điều này.</w:t>
      </w:r>
    </w:p>
    <w:p>
      <w:pPr>
        <w:pStyle w:val="Normal"/>
        <w:widowControl w:val="false"/>
        <w:spacing w:before="120" w:after="120"/>
        <w:ind w:firstLine="567" w:right="0"/>
        <w:jc w:val="both"/>
        <w:rPr/>
      </w:pPr>
      <w:r>
        <w:rPr>
          <w:rFonts w:cs="Times New Roman Bold;Times New Roman" w:ascii="Times New Roman Bold;Times New Roman" w:hAnsi="Times New Roman Bold;Times New Roman"/>
          <w:b/>
          <w:bCs/>
          <w:spacing w:val="-10"/>
          <w:sz w:val="28"/>
          <w:szCs w:val="28"/>
        </w:rPr>
        <w:t xml:space="preserve">Điều 115. </w:t>
      </w:r>
      <w:r>
        <w:rPr>
          <w:rFonts w:cs="Times New Roman Bold;Times New Roman" w:ascii="Times New Roman Bold;Times New Roman" w:hAnsi="Times New Roman Bold;Times New Roman"/>
          <w:b/>
          <w:bCs/>
          <w:iCs/>
          <w:spacing w:val="-10"/>
          <w:sz w:val="28"/>
          <w:szCs w:val="28"/>
        </w:rPr>
        <w:t>Sửa đổi, bổ sung, tách, chuyển đổi đơn đăng ký sở hữu công nghiệp</w:t>
      </w:r>
    </w:p>
    <w:p>
      <w:pPr>
        <w:pStyle w:val="Normal"/>
        <w:widowControl w:val="false"/>
        <w:spacing w:before="120" w:after="120"/>
        <w:ind w:firstLine="567" w:right="0"/>
        <w:jc w:val="both"/>
        <w:rPr/>
      </w:pPr>
      <w:r>
        <w:rPr>
          <w:sz w:val="28"/>
          <w:szCs w:val="28"/>
        </w:rPr>
        <w:t>1. Trước khi cơ quan quản lý nhà nước về quyền sở hữu công nghiệp thông báo từ chối cấp văn bằng bảo hộ hoặc quyết định cấp văn bằng bảo hộ, người nộp đơn có các quyền sau đây:</w:t>
      </w:r>
    </w:p>
    <w:p>
      <w:pPr>
        <w:pStyle w:val="Normal"/>
        <w:widowControl w:val="false"/>
        <w:spacing w:before="120" w:after="120"/>
        <w:ind w:firstLine="567" w:right="0"/>
        <w:jc w:val="both"/>
        <w:rPr>
          <w:sz w:val="28"/>
          <w:szCs w:val="28"/>
        </w:rPr>
      </w:pPr>
      <w:r>
        <w:rPr>
          <w:sz w:val="28"/>
          <w:szCs w:val="28"/>
        </w:rPr>
        <w:t>a) Sửa đổi, bổ sung đơn;</w:t>
      </w:r>
    </w:p>
    <w:p>
      <w:pPr>
        <w:pStyle w:val="Normal"/>
        <w:widowControl w:val="false"/>
        <w:spacing w:lineRule="exact" w:line="340" w:before="120" w:after="0"/>
        <w:ind w:firstLine="567" w:right="0"/>
        <w:jc w:val="both"/>
        <w:rPr>
          <w:sz w:val="28"/>
          <w:szCs w:val="28"/>
        </w:rPr>
      </w:pPr>
      <w:r>
        <w:rPr>
          <w:sz w:val="28"/>
          <w:szCs w:val="28"/>
        </w:rPr>
        <w:t xml:space="preserve">b) Tách đơn; </w:t>
      </w:r>
    </w:p>
    <w:p>
      <w:pPr>
        <w:pStyle w:val="Normal"/>
        <w:widowControl w:val="false"/>
        <w:spacing w:lineRule="exact" w:line="340" w:before="120" w:after="0"/>
        <w:ind w:firstLine="567" w:right="0"/>
        <w:jc w:val="both"/>
        <w:rPr>
          <w:sz w:val="28"/>
          <w:szCs w:val="28"/>
        </w:rPr>
      </w:pPr>
      <w:r>
        <w:rPr>
          <w:sz w:val="28"/>
          <w:szCs w:val="28"/>
        </w:rPr>
        <w:t>c) Yêu cầu ghi nhận thay đổi về tên, địa chỉ của người nộp đơn;</w:t>
      </w:r>
    </w:p>
    <w:p>
      <w:pPr>
        <w:pStyle w:val="Normal"/>
        <w:widowControl w:val="false"/>
        <w:spacing w:lineRule="exact" w:line="340" w:before="120" w:after="0"/>
        <w:ind w:firstLine="567" w:right="0"/>
        <w:jc w:val="both"/>
        <w:rPr/>
      </w:pPr>
      <w:r>
        <w:rPr>
          <w:sz w:val="28"/>
          <w:szCs w:val="28"/>
        </w:rPr>
        <w:t>d) Yêu cầu ghi nhận thay đổi người nộp đơn do chuyển nhượng đơn theo hợp đồng, do thừa kế, kế thừa hoặc theo quyết định của cơ quan có thẩm quyền;</w:t>
      </w:r>
    </w:p>
    <w:p>
      <w:pPr>
        <w:pStyle w:val="Normal"/>
        <w:widowControl w:val="false"/>
        <w:spacing w:lineRule="exact" w:line="340" w:before="120" w:after="0"/>
        <w:ind w:firstLine="567" w:right="0"/>
        <w:jc w:val="both"/>
        <w:rPr>
          <w:sz w:val="28"/>
          <w:szCs w:val="28"/>
        </w:rPr>
      </w:pPr>
      <w:r>
        <w:rPr>
          <w:sz w:val="28"/>
          <w:szCs w:val="28"/>
        </w:rPr>
        <w:t xml:space="preserve">đ) Chuyển đổi đơn đăng ký sáng chế có yêu cầu cấp Bằng độc quyền sáng chế thành đơn đăng ký sáng chế có yêu cầu cấp Bằng độc quyền giải pháp hữu ích và ngược lại. </w:t>
      </w:r>
    </w:p>
    <w:p>
      <w:pPr>
        <w:pStyle w:val="Normal"/>
        <w:widowControl w:val="false"/>
        <w:spacing w:lineRule="exact" w:line="340" w:before="120" w:after="0"/>
        <w:ind w:firstLine="567" w:right="0"/>
        <w:jc w:val="both"/>
        <w:rPr/>
      </w:pPr>
      <w:r>
        <w:rPr>
          <w:sz w:val="28"/>
          <w:szCs w:val="28"/>
        </w:rPr>
        <w:t>2. Người yêu cầu thực hiện các thủ tục quy định tại khoản 1 Điều này phải nộp phí và lệ phí.</w:t>
      </w:r>
    </w:p>
    <w:p>
      <w:pPr>
        <w:pStyle w:val="Normal"/>
        <w:widowControl w:val="false"/>
        <w:spacing w:lineRule="exact" w:line="340" w:before="120" w:after="0"/>
        <w:ind w:firstLine="567" w:right="0"/>
        <w:jc w:val="both"/>
        <w:rPr/>
      </w:pPr>
      <w:r>
        <w:rPr>
          <w:sz w:val="28"/>
          <w:szCs w:val="28"/>
        </w:rPr>
        <w:t xml:space="preserve">3. Việc sửa đổi, bổ sung đơn đăng ký sở hữu công nghiệp không được mở rộng phạm vi đối tượng đã bộc lộ hoặc nêu trong đơn và không được làm thay đổi bản chất của đối tượng yêu cầu đăng ký nêu trong đơn, đồng thời phải bảo đảm tính thống nhất của đơn. </w:t>
      </w:r>
    </w:p>
    <w:p>
      <w:pPr>
        <w:pStyle w:val="Normal"/>
        <w:widowControl w:val="false"/>
        <w:spacing w:lineRule="exact" w:line="340" w:before="120" w:after="0"/>
        <w:ind w:firstLine="567" w:right="0"/>
        <w:jc w:val="both"/>
        <w:rPr>
          <w:sz w:val="28"/>
          <w:szCs w:val="28"/>
        </w:rPr>
      </w:pPr>
      <w:r>
        <w:rPr>
          <w:sz w:val="28"/>
          <w:szCs w:val="28"/>
        </w:rPr>
        <w:t>4. Trong trường hợp tách đơn thì ngày nộp đơn của đơn được tách được xác định là ngày nộp đơn của đơn ban đầu.</w:t>
      </w:r>
    </w:p>
    <w:p>
      <w:pPr>
        <w:pStyle w:val="Normal"/>
        <w:widowControl w:val="false"/>
        <w:spacing w:lineRule="exact" w:line="340" w:before="120" w:after="0"/>
        <w:ind w:firstLine="567" w:right="0"/>
        <w:jc w:val="both"/>
        <w:rPr/>
      </w:pPr>
      <w:r>
        <w:rPr>
          <w:b/>
          <w:bCs/>
          <w:sz w:val="28"/>
          <w:szCs w:val="28"/>
        </w:rPr>
        <w:t xml:space="preserve">Điều 116. </w:t>
      </w:r>
      <w:r>
        <w:rPr>
          <w:b/>
          <w:bCs/>
          <w:iCs/>
          <w:sz w:val="28"/>
          <w:szCs w:val="28"/>
        </w:rPr>
        <w:t>Rút đơn đăng ký sở hữu công nghiệp</w:t>
      </w:r>
    </w:p>
    <w:p>
      <w:pPr>
        <w:pStyle w:val="Normal"/>
        <w:widowControl w:val="false"/>
        <w:spacing w:lineRule="exact" w:line="340" w:before="120" w:after="0"/>
        <w:ind w:firstLine="567" w:right="0"/>
        <w:jc w:val="both"/>
        <w:rPr/>
      </w:pPr>
      <w:r>
        <w:rPr>
          <w:sz w:val="28"/>
          <w:szCs w:val="28"/>
        </w:rPr>
        <w:t>1. Trước khi cơ quan quản lý nhà nước về quyền sở hữu công nghiệp quyết định cấp hoặc từ chối cấp văn bằng bảo hộ, người nộp đơn có quyền tuyên bố rút đơn đăng ký sở hữu công nghiệp bằng văn bản do chính mình đứng tên hoặc thông qua tổ chức dịch vụ đại diện sở hữu công nghiệp nếu giấy uỷ quyền có nêu rõ việc uỷ quyền rút đơn.</w:t>
      </w:r>
    </w:p>
    <w:p>
      <w:pPr>
        <w:pStyle w:val="Normal"/>
        <w:widowControl w:val="false"/>
        <w:spacing w:lineRule="exact" w:line="340" w:before="120" w:after="0"/>
        <w:ind w:firstLine="567" w:right="0"/>
        <w:jc w:val="both"/>
        <w:rPr>
          <w:sz w:val="28"/>
          <w:szCs w:val="28"/>
        </w:rPr>
      </w:pPr>
      <w:r>
        <w:rPr>
          <w:sz w:val="28"/>
          <w:szCs w:val="26"/>
        </w:rPr>
        <w:t>2.</w:t>
      </w:r>
      <w:r>
        <w:rPr>
          <w:rStyle w:val="FootnoteCharacters"/>
          <w:rStyle w:val="FootnoteReference"/>
          <w:sz w:val="28"/>
          <w:szCs w:val="26"/>
        </w:rPr>
        <w:footnoteReference w:id="126"/>
      </w:r>
      <w:r>
        <w:rPr>
          <w:sz w:val="28"/>
          <w:szCs w:val="26"/>
        </w:rPr>
        <w:t xml:space="preserve"> Từ thời điểm người nộp đơn tuyên bố rút đơn, mọi thủ tục tiếp theo liên quan đến đơn đó bị chấm dứt.</w:t>
      </w:r>
    </w:p>
    <w:p>
      <w:pPr>
        <w:pStyle w:val="Normal"/>
        <w:widowControl w:val="false"/>
        <w:spacing w:lineRule="exact" w:line="340" w:before="120" w:after="0"/>
        <w:ind w:firstLine="567" w:right="0"/>
        <w:jc w:val="both"/>
        <w:rPr/>
      </w:pPr>
      <w:r>
        <w:rPr>
          <w:sz w:val="28"/>
          <w:szCs w:val="28"/>
        </w:rPr>
        <w:t>3.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p>
    <w:p>
      <w:pPr>
        <w:pStyle w:val="Normal"/>
        <w:widowControl w:val="false"/>
        <w:spacing w:lineRule="exact" w:line="340" w:before="120" w:after="0"/>
        <w:ind w:firstLine="567" w:right="0"/>
        <w:jc w:val="both"/>
        <w:rPr/>
      </w:pPr>
      <w:r>
        <w:rPr>
          <w:b/>
          <w:bCs/>
          <w:sz w:val="28"/>
          <w:szCs w:val="28"/>
        </w:rPr>
        <w:t xml:space="preserve">Điều 117. </w:t>
      </w:r>
      <w:r>
        <w:rPr>
          <w:b/>
          <w:bCs/>
          <w:iCs/>
          <w:sz w:val="28"/>
          <w:szCs w:val="28"/>
        </w:rPr>
        <w:t>Từ chối cấp văn bằng bảo hộ</w:t>
      </w:r>
    </w:p>
    <w:p>
      <w:pPr>
        <w:pStyle w:val="Normal"/>
        <w:widowControl w:val="false"/>
        <w:snapToGrid w:val="false"/>
        <w:spacing w:lineRule="exact" w:line="340" w:before="120" w:after="0"/>
        <w:ind w:firstLine="567" w:right="0"/>
        <w:jc w:val="both"/>
        <w:rPr/>
      </w:pPr>
      <w:r>
        <w:rPr>
          <w:sz w:val="28"/>
          <w:szCs w:val="28"/>
        </w:rPr>
        <w:t>1.</w:t>
      </w:r>
      <w:r>
        <w:rPr>
          <w:rStyle w:val="FootnoteCharacters"/>
          <w:rStyle w:val="FootnoteReference"/>
          <w:sz w:val="28"/>
          <w:szCs w:val="28"/>
        </w:rPr>
        <w:footnoteReference w:id="127"/>
      </w:r>
      <w:r>
        <w:rPr>
          <w:sz w:val="28"/>
          <w:szCs w:val="28"/>
        </w:rPr>
        <w:t xml:space="preserve"> Đơn đăng ký sáng chế, kiểu dáng công nghiệp, nhãn hiệu, chỉ dẫn địa lý bị từ chối cấp văn bằng bảo hộ trong các trường hợp sau đây:</w:t>
      </w:r>
    </w:p>
    <w:p>
      <w:pPr>
        <w:pStyle w:val="Normal"/>
        <w:widowControl w:val="false"/>
        <w:snapToGrid w:val="false"/>
        <w:spacing w:lineRule="exact" w:line="340" w:before="120" w:after="0"/>
        <w:ind w:firstLine="567" w:right="0"/>
        <w:jc w:val="both"/>
        <w:rPr/>
      </w:pPr>
      <w:r>
        <w:rPr>
          <w:sz w:val="28"/>
          <w:szCs w:val="28"/>
        </w:rPr>
        <w:t>a) Có cơ sở để khẳng định rằng đối tượng nêu trong đơn không đáp ứng đầy đủ các điều kiện bảo hộ;</w:t>
      </w:r>
    </w:p>
    <w:p>
      <w:pPr>
        <w:pStyle w:val="Normal"/>
        <w:widowControl w:val="false"/>
        <w:snapToGrid w:val="false"/>
        <w:spacing w:lineRule="exact" w:line="340" w:before="120" w:after="0"/>
        <w:ind w:firstLine="567" w:right="0"/>
        <w:jc w:val="both"/>
        <w:rPr>
          <w:sz w:val="28"/>
          <w:szCs w:val="28"/>
        </w:rPr>
      </w:pPr>
      <w:r>
        <w:rPr>
          <w:sz w:val="28"/>
          <w:szCs w:val="28"/>
        </w:rPr>
        <w:t>b) Có cơ sở để khẳng định rằng người nộp đơn không có quyền đăng ký đối tượng sở hữu công nghiệp hoặc đăng ký nhãn hiệu với dụng ý xấu;</w:t>
      </w:r>
    </w:p>
    <w:p>
      <w:pPr>
        <w:pStyle w:val="Normal"/>
        <w:widowControl w:val="false"/>
        <w:snapToGrid w:val="false"/>
        <w:spacing w:lineRule="exact" w:line="360" w:before="120" w:after="120"/>
        <w:ind w:firstLine="567" w:right="0"/>
        <w:jc w:val="both"/>
        <w:rPr/>
      </w:pPr>
      <w:r>
        <w:rPr>
          <w:sz w:val="28"/>
          <w:szCs w:val="28"/>
        </w:rPr>
        <w:t>c) Đơn đáp ứng các điều kiện để được cấp văn bằng bảo hộ nhưng không phải là đơn có ngày ưu tiên hoặc ngày nộp đơn sớm nhất thuộc trường hợp quy định tại khoản 1 và khoản 2 Điều 90 của Luật này;</w:t>
      </w:r>
    </w:p>
    <w:p>
      <w:pPr>
        <w:pStyle w:val="Normal"/>
        <w:widowControl w:val="false"/>
        <w:snapToGrid w:val="false"/>
        <w:spacing w:lineRule="exact" w:line="340" w:before="120" w:after="120"/>
        <w:ind w:firstLine="567" w:right="0"/>
        <w:jc w:val="both"/>
        <w:rPr/>
      </w:pPr>
      <w:r>
        <w:rPr>
          <w:spacing w:val="-4"/>
          <w:sz w:val="28"/>
          <w:szCs w:val="28"/>
        </w:rPr>
        <w:t>d) Đơn thuộc trường hợp quy định tại khoản 3 Điều 90 của Luật này mà không được sự thống nhất của tất cả những người nộp đơn;</w:t>
      </w:r>
    </w:p>
    <w:p>
      <w:pPr>
        <w:pStyle w:val="Normal"/>
        <w:widowControl w:val="false"/>
        <w:snapToGrid w:val="false"/>
        <w:spacing w:lineRule="exact" w:line="340" w:before="120" w:after="120"/>
        <w:ind w:firstLine="567" w:right="0"/>
        <w:jc w:val="both"/>
        <w:rPr>
          <w:spacing w:val="2"/>
          <w:sz w:val="28"/>
          <w:szCs w:val="28"/>
        </w:rPr>
      </w:pPr>
      <w:r>
        <w:rPr>
          <w:spacing w:val="2"/>
          <w:sz w:val="28"/>
          <w:szCs w:val="28"/>
        </w:rPr>
        <w:t>đ) Việc sửa đổi, bổ sung đơn làm mở rộng phạm vi đối tượng đã bộc lộ hoặc nêu trong đơn hoặc làm thay đổi bản chất của đối tượng yêu cầu đăng ký nêu trong đơn.</w:t>
      </w:r>
    </w:p>
    <w:p>
      <w:pPr>
        <w:pStyle w:val="Normal"/>
        <w:widowControl w:val="false"/>
        <w:snapToGrid w:val="false"/>
        <w:spacing w:lineRule="exact" w:line="340" w:before="120" w:after="120"/>
        <w:ind w:firstLine="567" w:right="0"/>
        <w:jc w:val="both"/>
        <w:rPr/>
      </w:pPr>
      <w:r>
        <w:rPr>
          <w:spacing w:val="-4"/>
          <w:sz w:val="28"/>
          <w:szCs w:val="28"/>
        </w:rPr>
        <w:t>1a.</w:t>
      </w:r>
      <w:r>
        <w:rPr>
          <w:rStyle w:val="FootnoteCharacters"/>
          <w:rStyle w:val="FootnoteReference"/>
          <w:spacing w:val="-4"/>
          <w:sz w:val="28"/>
          <w:szCs w:val="28"/>
        </w:rPr>
        <w:footnoteReference w:id="128"/>
      </w:r>
      <w:r>
        <w:rPr>
          <w:spacing w:val="-4"/>
          <w:sz w:val="28"/>
          <w:szCs w:val="28"/>
        </w:rPr>
        <w:t xml:space="preserve"> Ngoài các trường hợp quy định tại khoản 1 Điều này, đơn đăng ký sáng chế bị từ chối cấp văn bằng bảo hộ trong các trường hợp sau đây:</w:t>
      </w:r>
    </w:p>
    <w:p>
      <w:pPr>
        <w:pStyle w:val="Normal"/>
        <w:widowControl w:val="false"/>
        <w:snapToGrid w:val="false"/>
        <w:spacing w:lineRule="exact" w:line="340" w:before="120" w:after="120"/>
        <w:ind w:firstLine="567" w:right="0"/>
        <w:jc w:val="both"/>
        <w:rPr>
          <w:spacing w:val="-4"/>
          <w:sz w:val="28"/>
          <w:szCs w:val="28"/>
        </w:rPr>
      </w:pPr>
      <w:r>
        <w:rPr>
          <w:spacing w:val="-4"/>
          <w:sz w:val="28"/>
          <w:szCs w:val="28"/>
        </w:rPr>
        <w:t>a) Sáng chế được yêu cầu bảo hộ vượt quá phạm vi bộc lộ trong bản mô tả ban đầu của đơn đăng ký sáng chế;</w:t>
      </w:r>
    </w:p>
    <w:p>
      <w:pPr>
        <w:pStyle w:val="Normal"/>
        <w:widowControl w:val="false"/>
        <w:snapToGrid w:val="false"/>
        <w:spacing w:lineRule="exact" w:line="340" w:before="120" w:after="120"/>
        <w:ind w:firstLine="567" w:right="0"/>
        <w:jc w:val="both"/>
        <w:rPr/>
      </w:pPr>
      <w:r>
        <w:rPr>
          <w:spacing w:val="-4"/>
          <w:sz w:val="28"/>
          <w:szCs w:val="28"/>
        </w:rPr>
        <w:t>b) Sáng chế không được bộc lộ đầy đủ và rõ ràng trong bản mô tả sáng chế đến mức căn cứ vào đó người có hiểu biết trung bình về lĩnh vực kỹ thuật tương ứng có thể thực hiện được sáng chế đó;</w:t>
      </w:r>
    </w:p>
    <w:p>
      <w:pPr>
        <w:pStyle w:val="Normal"/>
        <w:widowControl w:val="false"/>
        <w:snapToGrid w:val="false"/>
        <w:spacing w:lineRule="exact" w:line="340" w:before="120" w:after="120"/>
        <w:ind w:firstLine="567" w:right="0"/>
        <w:jc w:val="both"/>
        <w:rPr/>
      </w:pPr>
      <w:r>
        <w:rPr>
          <w:sz w:val="28"/>
          <w:szCs w:val="28"/>
        </w:rPr>
        <w:t>c) Đối với sáng chế được trực tiếp tạo ra dựa trên nguồn gen hoặc tri thức truyền thống về nguồn gen, đơn đăng ký sáng chế không bộc lộ hoặc bộc lộ không chính xác về nguồn gốc của nguồn gen hoặc tri thức truyền thống về nguồn gen;</w:t>
      </w:r>
    </w:p>
    <w:p>
      <w:pPr>
        <w:pStyle w:val="Normal"/>
        <w:widowControl w:val="false"/>
        <w:spacing w:before="120" w:after="120"/>
        <w:ind w:firstLine="567" w:right="0"/>
        <w:jc w:val="both"/>
        <w:rPr>
          <w:spacing w:val="-4"/>
          <w:sz w:val="28"/>
          <w:szCs w:val="28"/>
        </w:rPr>
      </w:pPr>
      <w:r>
        <w:rPr>
          <w:spacing w:val="-4"/>
          <w:sz w:val="28"/>
          <w:szCs w:val="28"/>
        </w:rPr>
        <w:t>d) Đơn đăng ký sáng chế được nộp trái với quy định về kiểm soát an ninh đối với sáng chế quy định tại Điều 89a của Luật này.</w:t>
      </w:r>
    </w:p>
    <w:p>
      <w:pPr>
        <w:pStyle w:val="Normal"/>
        <w:widowControl w:val="false"/>
        <w:spacing w:before="120" w:after="120"/>
        <w:ind w:firstLine="567" w:right="0"/>
        <w:jc w:val="both"/>
        <w:rPr/>
      </w:pPr>
      <w:r>
        <w:rPr>
          <w:spacing w:val="-2"/>
          <w:sz w:val="28"/>
          <w:szCs w:val="28"/>
        </w:rPr>
        <w:t xml:space="preserve">2. Đơn đăng ký thiết kế bố trí bị từ chối cấp văn bằng bảo hộ trong trường hợp không đáp ứng yêu cầu về hình thức theo quy định tại Điều 109 của Luật này. </w:t>
      </w:r>
    </w:p>
    <w:p>
      <w:pPr>
        <w:pStyle w:val="Normal"/>
        <w:widowControl w:val="false"/>
        <w:snapToGrid w:val="false"/>
        <w:spacing w:lineRule="exact" w:line="340" w:before="120" w:after="120"/>
        <w:ind w:firstLine="567" w:right="0"/>
        <w:jc w:val="both"/>
        <w:rPr/>
      </w:pPr>
      <w:r>
        <w:rPr>
          <w:sz w:val="28"/>
          <w:szCs w:val="28"/>
        </w:rPr>
        <w:t>3.</w:t>
      </w:r>
      <w:r>
        <w:rPr>
          <w:rStyle w:val="FootnoteCharacters"/>
          <w:rStyle w:val="FootnoteReference"/>
          <w:sz w:val="28"/>
          <w:szCs w:val="28"/>
        </w:rPr>
        <w:footnoteReference w:id="129"/>
      </w:r>
      <w:r>
        <w:rPr>
          <w:sz w:val="28"/>
          <w:szCs w:val="28"/>
        </w:rPr>
        <w:t xml:space="preserve"> Đơn đăng ký sở hữu công nghiệp thuộc trường hợp quy định tại các khoản 1, 1a và 2 Điều này thì cơ quan quản lý nhà nước về quyền sở hữu công nghiệp thực hiện các thủ tục sau đây:</w:t>
      </w:r>
    </w:p>
    <w:p>
      <w:pPr>
        <w:pStyle w:val="Normal"/>
        <w:widowControl w:val="false"/>
        <w:snapToGrid w:val="false"/>
        <w:spacing w:lineRule="exact" w:line="340" w:before="120" w:after="120"/>
        <w:ind w:firstLine="567" w:right="0"/>
        <w:jc w:val="both"/>
        <w:rPr>
          <w:sz w:val="28"/>
          <w:szCs w:val="28"/>
        </w:rPr>
      </w:pPr>
      <w:r>
        <w:rPr>
          <w:sz w:val="28"/>
          <w:szCs w:val="28"/>
        </w:rPr>
        <w:t>a) Thông báo kết quả thẩm định nội dung, trong đó nêu rõ dự định từ chối cấp văn bằng bảo hộ, lý do và ấn định thời hạn để người nộp đơn có ý kiến phản đối dự định từ chối;</w:t>
      </w:r>
    </w:p>
    <w:p>
      <w:pPr>
        <w:pStyle w:val="Normal"/>
        <w:widowControl w:val="false"/>
        <w:snapToGrid w:val="false"/>
        <w:spacing w:lineRule="exact" w:line="330" w:before="120" w:after="0"/>
        <w:ind w:firstLine="567" w:right="0"/>
        <w:jc w:val="both"/>
        <w:rPr/>
      </w:pPr>
      <w:r>
        <w:rPr>
          <w:sz w:val="28"/>
          <w:szCs w:val="28"/>
        </w:rPr>
        <w:t>b) Tạm dừng quy trình thẩm định đơn trong trường hợp người nộp đơn nộp đề nghị tạm dừng thẩm định đơn và yêu cầu chấm dứt hiệu lực hoặc hủy bỏ hiệu lực Giấy chứng nhận đăng ký nhãn hiệu theo trường hợp loại trừ được quy định tại điểm e và điểm h khoản 2 Điều 74 của Luật này. Căn cứ kết quả giải quyết yêu cầu chấm dứt hiệu lực hoặc hủy bỏ hiệu lực Giấy chứng nhận đăng ký nhãn hiệu, cơ quan quản lý nhà nước về quyền sở hữu công nghiệp tiếp tục quy trình thẩm định đơn;</w:t>
      </w:r>
    </w:p>
    <w:p>
      <w:pPr>
        <w:pStyle w:val="Normal"/>
        <w:widowControl w:val="false"/>
        <w:snapToGrid w:val="false"/>
        <w:spacing w:lineRule="exact" w:line="330" w:before="120" w:after="0"/>
        <w:ind w:firstLine="567" w:right="0"/>
        <w:jc w:val="both"/>
        <w:rPr/>
      </w:pPr>
      <w:r>
        <w:rPr>
          <w:sz w:val="28"/>
          <w:szCs w:val="28"/>
        </w:rPr>
        <w:t xml:space="preserve">c) Tạm dừng quy trình thẩm định đơn trong trường hợp </w:t>
      </w:r>
      <w:bookmarkStart w:id="17" w:name="_Hlk67930050"/>
      <w:r>
        <w:rPr>
          <w:sz w:val="28"/>
          <w:szCs w:val="28"/>
        </w:rPr>
        <w:t>nhận được bản sao thông báo thụ lý vụ án của Tòa án có thẩm quyền về việc người thứ ba khởi kiện liên quan đến quyền đăng ký đối tượng sở hữu công nghiệp hoặc nhãn hiệu được đăng ký với dụng ý xấu</w:t>
      </w:r>
      <w:bookmarkEnd w:id="17"/>
      <w:r>
        <w:rPr>
          <w:sz w:val="28"/>
          <w:szCs w:val="28"/>
        </w:rPr>
        <w:t xml:space="preserve">. Căn cứ kết quả giải quyết của Tòa án, cơ quan quản lý nhà nước về quyền sở hữu công nghiệp tiếp tục quy trình thẩm định đơn; </w:t>
      </w:r>
    </w:p>
    <w:p>
      <w:pPr>
        <w:pStyle w:val="Normal"/>
        <w:widowControl w:val="false"/>
        <w:spacing w:lineRule="exact" w:line="330" w:before="120" w:after="0"/>
        <w:ind w:firstLine="567" w:right="0"/>
        <w:jc w:val="both"/>
        <w:rPr>
          <w:sz w:val="28"/>
          <w:szCs w:val="28"/>
        </w:rPr>
      </w:pPr>
      <w:r>
        <w:rPr>
          <w:sz w:val="28"/>
          <w:szCs w:val="28"/>
        </w:rPr>
        <w:t>d) Quyết định từ chối cấp văn bằng bảo hộ nếu người nộp đơn không có ý kiến phản đối hoặc ý kiến phản đối không xác đáng về dự định từ chối quy định tại điểm a khoản này.</w:t>
      </w:r>
    </w:p>
    <w:p>
      <w:pPr>
        <w:pStyle w:val="Normal"/>
        <w:widowControl w:val="false"/>
        <w:spacing w:lineRule="exact" w:line="330" w:before="120" w:after="0"/>
        <w:ind w:firstLine="567" w:right="0"/>
        <w:jc w:val="both"/>
        <w:rPr>
          <w:spacing w:val="-2"/>
          <w:sz w:val="28"/>
          <w:szCs w:val="28"/>
        </w:rPr>
      </w:pPr>
      <w:r>
        <w:rPr>
          <w:spacing w:val="-2"/>
          <w:sz w:val="28"/>
          <w:szCs w:val="28"/>
        </w:rPr>
        <w:t>4.</w:t>
      </w:r>
      <w:r>
        <w:rPr>
          <w:rStyle w:val="FootnoteCharacters"/>
          <w:rStyle w:val="FootnoteReference"/>
          <w:spacing w:val="-2"/>
          <w:sz w:val="28"/>
          <w:szCs w:val="28"/>
        </w:rPr>
        <w:footnoteReference w:id="130"/>
      </w:r>
      <w:r>
        <w:rPr>
          <w:b/>
          <w:bCs/>
          <w:i/>
          <w:iCs/>
          <w:spacing w:val="-2"/>
          <w:sz w:val="28"/>
          <w:szCs w:val="28"/>
        </w:rPr>
        <w:t xml:space="preserve"> (được bãi bỏ)</w:t>
      </w:r>
      <w:del w:id="8" w:author="Admin" w:date="2023-01-19T22:16:00Z">
        <w:r>
          <w:rPr>
            <w:spacing w:val="-2"/>
            <w:sz w:val="28"/>
            <w:szCs w:val="28"/>
          </w:rPr>
          <w:delText>.</w:delText>
        </w:r>
      </w:del>
    </w:p>
    <w:p>
      <w:pPr>
        <w:pStyle w:val="BodyText"/>
        <w:snapToGrid w:val="false"/>
        <w:spacing w:lineRule="exact" w:line="330"/>
        <w:ind w:firstLine="567" w:right="0"/>
        <w:rPr>
          <w:sz w:val="28"/>
          <w:szCs w:val="28"/>
        </w:rPr>
      </w:pPr>
      <w:r>
        <w:rPr>
          <w:b/>
          <w:bCs/>
          <w:iCs/>
          <w:sz w:val="28"/>
          <w:szCs w:val="28"/>
        </w:rPr>
        <w:t>Điều 118. Cấp văn bằng bảo hộ, đăng bạ</w:t>
      </w:r>
      <w:r>
        <w:rPr>
          <w:rStyle w:val="FootnoteCharacters"/>
          <w:rStyle w:val="FootnoteReference"/>
          <w:iCs/>
          <w:sz w:val="28"/>
          <w:szCs w:val="28"/>
        </w:rPr>
        <w:footnoteReference w:id="131"/>
      </w:r>
      <w:r>
        <w:rPr>
          <w:b/>
          <w:bCs/>
          <w:iCs/>
          <w:strike/>
          <w:sz w:val="28"/>
          <w:szCs w:val="28"/>
        </w:rPr>
        <w:t xml:space="preserve"> </w:t>
      </w:r>
    </w:p>
    <w:p>
      <w:pPr>
        <w:pStyle w:val="Normal"/>
        <w:widowControl w:val="false"/>
        <w:snapToGrid w:val="false"/>
        <w:spacing w:lineRule="exact" w:line="330" w:before="120" w:after="0"/>
        <w:ind w:firstLine="567" w:right="0"/>
        <w:jc w:val="both"/>
        <w:rPr/>
      </w:pPr>
      <w:r>
        <w:rPr>
          <w:sz w:val="28"/>
          <w:szCs w:val="28"/>
        </w:rPr>
        <w:t>1. Đơn đăng ký sở hữu công nghiệp không thuộc trường hợp từ chối cấp văn bằng bảo hộ quy định tại các khoản 1, 1a và 2, điểm d khoản 3 Điều 117 của Luật này hoặc người nộp đơn có ý kiến xác đáng phản đối về dự định từ chối quy định tại điểm a khoản 3 Điều 117 của Luật này thì cơ quan quản lý nhà nước về quyền sở hữu công nghiệp thực hiện các công việc sau đây:</w:t>
      </w:r>
    </w:p>
    <w:p>
      <w:pPr>
        <w:pStyle w:val="Normal"/>
        <w:widowControl w:val="false"/>
        <w:snapToGrid w:val="false"/>
        <w:spacing w:lineRule="exact" w:line="330" w:before="120" w:after="0"/>
        <w:ind w:firstLine="567" w:right="0"/>
        <w:jc w:val="both"/>
        <w:rPr/>
      </w:pPr>
      <w:r>
        <w:rPr>
          <w:sz w:val="28"/>
          <w:szCs w:val="28"/>
        </w:rPr>
        <w:t>a) Thông báo kết quả thẩm định nội dung, trong đó nêu rõ dự định cấp văn bằng bảo hộ đối với toàn bộ hoặc phần đáp ứng điều kiện bảo hộ và ấn định thời hạn để người nộp đơn nộp phí, lệ phí hoặc có ý kiến phản đối về kết quả thẩm định nội dung;</w:t>
      </w:r>
    </w:p>
    <w:p>
      <w:pPr>
        <w:pStyle w:val="Normal"/>
        <w:widowControl w:val="false"/>
        <w:snapToGrid w:val="false"/>
        <w:spacing w:lineRule="exact" w:line="330" w:before="120" w:after="0"/>
        <w:ind w:firstLine="567" w:right="0"/>
        <w:jc w:val="both"/>
        <w:rPr>
          <w:sz w:val="28"/>
          <w:szCs w:val="28"/>
        </w:rPr>
      </w:pPr>
      <w:r>
        <w:rPr>
          <w:sz w:val="28"/>
          <w:szCs w:val="28"/>
        </w:rPr>
        <w:t>b) Quyết định cấp văn bằng bảo hộ và ghi nhận vào Sổ đăng ký quốc gia về sở hữu công nghiệp nếu người nộp đơn nộp phí, lệ phí.</w:t>
      </w:r>
    </w:p>
    <w:p>
      <w:pPr>
        <w:pStyle w:val="Normal"/>
        <w:widowControl w:val="false"/>
        <w:spacing w:lineRule="exact" w:line="330" w:before="120" w:after="0"/>
        <w:ind w:firstLine="567" w:right="0"/>
        <w:jc w:val="both"/>
        <w:rPr>
          <w:sz w:val="28"/>
          <w:szCs w:val="28"/>
        </w:rPr>
      </w:pPr>
      <w:r>
        <w:rPr>
          <w:sz w:val="28"/>
          <w:szCs w:val="28"/>
        </w:rPr>
        <w:t>2. Trong trường hợp có ý kiến phản đối về kết quả thẩm định nội dung, đơn đăng ký sở hữu công nghiệp tương ứng được thẩm định lại về những vấn đề bị phản đối.</w:t>
      </w:r>
    </w:p>
    <w:p>
      <w:pPr>
        <w:pStyle w:val="Normal"/>
        <w:widowControl w:val="false"/>
        <w:spacing w:lineRule="exact" w:line="330" w:before="120" w:after="0"/>
        <w:ind w:firstLine="567" w:right="0"/>
        <w:jc w:val="both"/>
        <w:rPr>
          <w:b/>
          <w:bCs/>
          <w:sz w:val="28"/>
          <w:szCs w:val="28"/>
        </w:rPr>
      </w:pPr>
      <w:r>
        <w:rPr>
          <w:b/>
          <w:bCs/>
          <w:sz w:val="28"/>
          <w:szCs w:val="28"/>
        </w:rPr>
        <w:t>Điều 119. Thời hạn xử lý đơn đăng ký sở hữu công nghiệp</w:t>
      </w:r>
      <w:r>
        <w:rPr>
          <w:rStyle w:val="FootnoteCharacters"/>
          <w:rStyle w:val="FootnoteReference"/>
          <w:bCs/>
        </w:rPr>
        <w:footnoteReference w:id="132"/>
      </w:r>
    </w:p>
    <w:p>
      <w:pPr>
        <w:pStyle w:val="Normal"/>
        <w:widowControl w:val="false"/>
        <w:spacing w:before="120" w:after="120"/>
        <w:ind w:firstLine="567" w:right="0"/>
        <w:jc w:val="both"/>
        <w:rPr/>
      </w:pPr>
      <w:r>
        <w:rPr>
          <w:sz w:val="28"/>
          <w:szCs w:val="28"/>
        </w:rPr>
        <w:t>1. Đơn đăng ký sở hữu công nghiệp được thẩm định hình thức trong thời hạn một tháng, kể từ ngày nộp đơn.</w:t>
      </w:r>
    </w:p>
    <w:p>
      <w:pPr>
        <w:pStyle w:val="Normal"/>
        <w:widowControl w:val="false"/>
        <w:spacing w:before="120" w:after="120"/>
        <w:ind w:firstLine="567" w:right="0"/>
        <w:jc w:val="both"/>
        <w:rPr>
          <w:sz w:val="28"/>
          <w:szCs w:val="28"/>
        </w:rPr>
      </w:pPr>
      <w:r>
        <w:rPr>
          <w:sz w:val="28"/>
          <w:szCs w:val="28"/>
        </w:rPr>
        <w:t xml:space="preserve">2. Đơn đăng ký sở hữu công nghiệp được thẩm định nội dung trong thời hạn sau đây: </w:t>
      </w:r>
    </w:p>
    <w:p>
      <w:pPr>
        <w:pStyle w:val="Normal"/>
        <w:widowControl w:val="false"/>
        <w:spacing w:before="120" w:after="120"/>
        <w:ind w:firstLine="567" w:right="0"/>
        <w:jc w:val="both"/>
        <w:rPr/>
      </w:pPr>
      <w:r>
        <w:rPr>
          <w:sz w:val="28"/>
          <w:szCs w:val="28"/>
        </w:rPr>
        <w:t>a) Đối với sáng chế không quá mười tám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pPr>
        <w:pStyle w:val="Normal"/>
        <w:widowControl w:val="false"/>
        <w:spacing w:before="120" w:after="120"/>
        <w:ind w:firstLine="567" w:right="0"/>
        <w:jc w:val="both"/>
        <w:rPr/>
      </w:pPr>
      <w:r>
        <w:rPr>
          <w:sz w:val="28"/>
          <w:szCs w:val="28"/>
        </w:rPr>
        <w:t xml:space="preserve">b) Đối với nhãn hiệu </w:t>
      </w:r>
      <w:r>
        <w:rPr>
          <w:bCs/>
          <w:iCs/>
          <w:sz w:val="28"/>
          <w:szCs w:val="28"/>
        </w:rPr>
        <w:t xml:space="preserve">không quá </w:t>
      </w:r>
      <w:r>
        <w:rPr>
          <w:sz w:val="28"/>
          <w:szCs w:val="28"/>
        </w:rPr>
        <w:t>chín</w:t>
      </w:r>
      <w:r>
        <w:rPr>
          <w:bCs/>
          <w:iCs/>
          <w:sz w:val="28"/>
          <w:szCs w:val="28"/>
        </w:rPr>
        <w:t xml:space="preserve"> tháng, kể từ ngày công bố đơn</w:t>
      </w:r>
      <w:r>
        <w:rPr>
          <w:sz w:val="28"/>
          <w:szCs w:val="28"/>
        </w:rPr>
        <w:t>;</w:t>
      </w:r>
    </w:p>
    <w:p>
      <w:pPr>
        <w:pStyle w:val="Normal"/>
        <w:widowControl w:val="false"/>
        <w:spacing w:before="120" w:after="120"/>
        <w:ind w:firstLine="567" w:right="0"/>
        <w:jc w:val="both"/>
        <w:rPr>
          <w:spacing w:val="2"/>
          <w:sz w:val="28"/>
          <w:szCs w:val="28"/>
        </w:rPr>
      </w:pPr>
      <w:r>
        <w:rPr>
          <w:spacing w:val="2"/>
          <w:sz w:val="28"/>
          <w:szCs w:val="28"/>
        </w:rPr>
        <w:t xml:space="preserve">c) Đối với kiểu dáng công nghiệp </w:t>
      </w:r>
      <w:r>
        <w:rPr>
          <w:bCs/>
          <w:iCs/>
          <w:spacing w:val="2"/>
          <w:sz w:val="28"/>
          <w:szCs w:val="28"/>
        </w:rPr>
        <w:t xml:space="preserve">không quá </w:t>
      </w:r>
      <w:r>
        <w:rPr>
          <w:spacing w:val="2"/>
          <w:sz w:val="28"/>
          <w:szCs w:val="28"/>
        </w:rPr>
        <w:t>bảy</w:t>
      </w:r>
      <w:r>
        <w:rPr>
          <w:bCs/>
          <w:iCs/>
          <w:spacing w:val="2"/>
          <w:sz w:val="28"/>
          <w:szCs w:val="28"/>
        </w:rPr>
        <w:t xml:space="preserve"> tháng, kể từ ngày công bố đơn;</w:t>
      </w:r>
    </w:p>
    <w:p>
      <w:pPr>
        <w:pStyle w:val="Normal"/>
        <w:widowControl w:val="false"/>
        <w:spacing w:before="120" w:after="120"/>
        <w:ind w:firstLine="567" w:right="0"/>
        <w:jc w:val="both"/>
        <w:rPr/>
      </w:pPr>
      <w:r>
        <w:rPr>
          <w:sz w:val="28"/>
          <w:szCs w:val="28"/>
        </w:rPr>
        <w:t xml:space="preserve">d) Đối với chỉ dẫn địa lý </w:t>
      </w:r>
      <w:r>
        <w:rPr>
          <w:bCs/>
          <w:iCs/>
          <w:sz w:val="28"/>
          <w:szCs w:val="28"/>
        </w:rPr>
        <w:t xml:space="preserve">không quá </w:t>
      </w:r>
      <w:r>
        <w:rPr>
          <w:sz w:val="28"/>
          <w:szCs w:val="28"/>
        </w:rPr>
        <w:t>sáu</w:t>
      </w:r>
      <w:r>
        <w:rPr>
          <w:bCs/>
          <w:iCs/>
          <w:sz w:val="28"/>
          <w:szCs w:val="28"/>
        </w:rPr>
        <w:t xml:space="preserve"> tháng, kể từ ngày công bố đơn</w:t>
      </w:r>
      <w:r>
        <w:rPr>
          <w:sz w:val="28"/>
          <w:szCs w:val="28"/>
        </w:rPr>
        <w:t>.</w:t>
      </w:r>
    </w:p>
    <w:p>
      <w:pPr>
        <w:pStyle w:val="Normal"/>
        <w:widowControl w:val="false"/>
        <w:spacing w:before="120" w:after="120"/>
        <w:ind w:firstLine="567" w:right="0"/>
        <w:jc w:val="both"/>
        <w:rPr/>
      </w:pPr>
      <w:r>
        <w:rPr>
          <w:sz w:val="28"/>
          <w:szCs w:val="28"/>
        </w:rPr>
        <w:t>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pPr>
        <w:pStyle w:val="Normal"/>
        <w:spacing w:before="120" w:after="120"/>
        <w:ind w:firstLine="567" w:right="0"/>
        <w:jc w:val="both"/>
        <w:rPr/>
      </w:pPr>
      <w:r>
        <w:rPr>
          <w:sz w:val="28"/>
          <w:szCs w:val="28"/>
        </w:rPr>
        <w:t>4. Thời gian để người nộp đơn sửa đổi, bổ sung đơn không được tính vào các thời hạn quy định tại các khoản 1, 2 và 3 Điều này; thời hạn xử lý yêu cầu sửa đổi, bổ sung đơn không vượt quá một phần ba thời gian thẩm định tương ứng quy định tại khoản 1 và khoản 2 Điều này.</w:t>
      </w:r>
    </w:p>
    <w:p>
      <w:pPr>
        <w:pStyle w:val="Normal"/>
        <w:widowControl w:val="false"/>
        <w:shd w:fill="FFFFFF" w:val="clear"/>
        <w:snapToGrid w:val="false"/>
        <w:spacing w:lineRule="exact" w:line="350" w:before="120" w:after="120"/>
        <w:ind w:firstLine="567" w:right="0"/>
        <w:jc w:val="both"/>
        <w:rPr>
          <w:b/>
          <w:bCs/>
          <w:iCs/>
          <w:sz w:val="28"/>
          <w:szCs w:val="28"/>
        </w:rPr>
      </w:pPr>
      <w:r>
        <w:rPr>
          <w:b/>
          <w:bCs/>
          <w:iCs/>
          <w:sz w:val="28"/>
          <w:szCs w:val="28"/>
        </w:rPr>
        <w:t>Điều 119a. Khiếu nại và giải quyết khiếu nại liên quan đến các thủ tục về sở hữu công nghiệp</w:t>
      </w:r>
      <w:r>
        <w:rPr>
          <w:rStyle w:val="FootnoteCharacters"/>
          <w:rStyle w:val="FootnoteReference"/>
          <w:iCs/>
          <w:sz w:val="28"/>
          <w:szCs w:val="28"/>
        </w:rPr>
        <w:footnoteReference w:id="133"/>
      </w:r>
    </w:p>
    <w:p>
      <w:pPr>
        <w:pStyle w:val="Normal"/>
        <w:widowControl w:val="false"/>
        <w:snapToGrid w:val="false"/>
        <w:spacing w:lineRule="exact" w:line="350" w:before="120" w:after="120"/>
        <w:ind w:firstLine="567" w:right="0"/>
        <w:jc w:val="both"/>
        <w:rPr/>
      </w:pPr>
      <w:r>
        <w:rPr>
          <w:sz w:val="28"/>
          <w:szCs w:val="28"/>
        </w:rPr>
        <w:t>1.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do cơ quan quản lý nhà nước về quyền sở hữu công nghiệp ban hành có quyền khiếu nại với cơ quan quản lý nhà nước về quyền sở hữu công nghiệp hoặc khởi kiện tại Tòa án theo quy định của Luật này và quy định khác của pháp luật có liên quan.</w:t>
      </w:r>
    </w:p>
    <w:p>
      <w:pPr>
        <w:pStyle w:val="Normal"/>
        <w:widowControl w:val="false"/>
        <w:snapToGrid w:val="false"/>
        <w:spacing w:lineRule="exact" w:line="350" w:before="120" w:after="120"/>
        <w:ind w:firstLine="567" w:right="0"/>
        <w:jc w:val="both"/>
        <w:rPr/>
      </w:pPr>
      <w:r>
        <w:rPr>
          <w:sz w:val="28"/>
          <w:szCs w:val="28"/>
        </w:rPr>
        <w:t>2. Tổ chức, cá nhân Việt Nam, cá nhân nước ngoài thường trú tại Việt Nam, tổ chức, cá nhân nước ngoài có cơ sở sản xuất, kinh doanh tại Việt Nam nộp đơn khiếu nại trực tiếp hoặc thông qua đại diện hợp pháp tại Việt Nam. Cá nhân nước ngoài không thường trú tại Việt Nam, tổ chức, cá nhân nước ngoài không có cơ sở sản xuất, kinh doanh tại Việt Nam nộp đơn khiếu nại thông qua đại diện hợp pháp tại Việt Nam.</w:t>
      </w:r>
    </w:p>
    <w:p>
      <w:pPr>
        <w:pStyle w:val="Normal"/>
        <w:widowControl w:val="false"/>
        <w:snapToGrid w:val="false"/>
        <w:spacing w:lineRule="exact" w:line="350" w:before="120" w:after="120"/>
        <w:ind w:firstLine="567" w:right="0"/>
        <w:jc w:val="both"/>
        <w:rPr/>
      </w:pPr>
      <w:r>
        <w:rPr>
          <w:sz w:val="28"/>
          <w:szCs w:val="28"/>
        </w:rPr>
        <w:t>3. Nội dung khiếu nại phải được thể hiện bằng đơn khiếu nại, trong đó phải nêu rõ họ và tên, địa chỉ của người khiếu nại; số, ngày ký, nội dung quyết định hoặc thông báo bị khiếu nại; nội dung khiếu nại, lập luận, dẫn chứng chứng minh cho khiếu nại; đề nghị cụ thể về việc sửa chữa hoặc hủy bỏ quyết định hoặc thông báo liên quan. Đơn khiếu nại được nộp dưới hình thức văn bản giấy hoặc dạng điện tử theo hệ thống nộp đơn trực tuyến.</w:t>
      </w:r>
    </w:p>
    <w:p>
      <w:pPr>
        <w:pStyle w:val="Normal"/>
        <w:widowControl w:val="false"/>
        <w:snapToGrid w:val="false"/>
        <w:spacing w:lineRule="exact" w:line="330" w:before="120" w:after="120"/>
        <w:ind w:firstLine="567" w:right="0"/>
        <w:jc w:val="both"/>
        <w:rPr/>
      </w:pPr>
      <w:r>
        <w:rPr>
          <w:sz w:val="28"/>
          <w:szCs w:val="28"/>
        </w:rPr>
        <w:t xml:space="preserve">4. Trong trường hợp khiếu nại liên quan đến quyền đăng ký hoặc các nội dung khác cần thẩm định lại, người khiếu nại phải nộp phí thẩm định lại. </w:t>
      </w:r>
    </w:p>
    <w:p>
      <w:pPr>
        <w:pStyle w:val="Normal"/>
        <w:widowControl w:val="false"/>
        <w:snapToGrid w:val="false"/>
        <w:spacing w:lineRule="exact" w:line="330" w:before="120" w:after="120"/>
        <w:ind w:firstLine="567" w:right="0"/>
        <w:jc w:val="both"/>
        <w:rPr/>
      </w:pPr>
      <w:r>
        <w:rPr>
          <w:sz w:val="28"/>
          <w:szCs w:val="28"/>
        </w:rPr>
        <w:t xml:space="preserve">5. Thời hạn giải quyết khiếu nại được áp dụng theo quy định của pháp luật về khiếu nại. Trong trường hợp cơ quan quản lý nhà nước về quyền sở hữu công nghiệp thẩm định lại đối với các trường hợp quy định tại khoản 4 Điều này hoặc người khiếu nại sửa đổi, bổ sung hồ sơ khiếu nại, thời gian thẩm định lại, thời gian sửa đổi, bổ sung hồ sơ khiếu nại không tính vào thời hạn giải quyết khiếu nại theo quy định của pháp luật về khiếu nại. </w:t>
      </w:r>
    </w:p>
    <w:p>
      <w:pPr>
        <w:pStyle w:val="Normal"/>
        <w:widowControl w:val="false"/>
        <w:snapToGrid w:val="false"/>
        <w:spacing w:lineRule="exact" w:line="330" w:before="120" w:after="120"/>
        <w:ind w:firstLine="567" w:right="0"/>
        <w:jc w:val="both"/>
        <w:rPr>
          <w:sz w:val="28"/>
          <w:szCs w:val="28"/>
        </w:rPr>
      </w:pPr>
      <w:r>
        <w:rPr>
          <w:sz w:val="28"/>
          <w:szCs w:val="28"/>
        </w:rPr>
        <w:t>Thời hạn thẩm định lại được áp dụng theo quy định tại khoản 3 Điều 119 của Luật này.</w:t>
      </w:r>
    </w:p>
    <w:p>
      <w:pPr>
        <w:pStyle w:val="Normal"/>
        <w:spacing w:before="120" w:after="120"/>
        <w:ind w:firstLine="567" w:right="0"/>
        <w:jc w:val="both"/>
        <w:rPr>
          <w:sz w:val="28"/>
          <w:szCs w:val="28"/>
        </w:rPr>
      </w:pPr>
      <w:r>
        <w:rPr>
          <w:sz w:val="28"/>
          <w:szCs w:val="28"/>
        </w:rPr>
        <w:t>6. Việc khiếu nại và giải quyết khiếu nại không quy định tại Điều này được thực hiện theo quy định của pháp luật về khiếu nại.</w:t>
      </w:r>
    </w:p>
    <w:p>
      <w:pPr>
        <w:pStyle w:val="Normal"/>
        <w:spacing w:before="120" w:after="120"/>
        <w:jc w:val="center"/>
        <w:rPr>
          <w:b/>
          <w:bCs/>
          <w:iCs/>
          <w:sz w:val="28"/>
          <w:szCs w:val="28"/>
        </w:rPr>
      </w:pPr>
      <w:r>
        <w:rPr>
          <w:b/>
          <w:bCs/>
          <w:iCs/>
          <w:sz w:val="28"/>
          <w:szCs w:val="28"/>
        </w:rPr>
        <w:t>Mục 4</w:t>
      </w:r>
    </w:p>
    <w:p>
      <w:pPr>
        <w:pStyle w:val="Normal"/>
        <w:widowControl w:val="false"/>
        <w:spacing w:before="120" w:after="120"/>
        <w:jc w:val="center"/>
        <w:rPr>
          <w:bCs/>
          <w:sz w:val="28"/>
          <w:szCs w:val="28"/>
        </w:rPr>
      </w:pPr>
      <w:r>
        <w:rPr>
          <w:b/>
          <w:sz w:val="28"/>
        </w:rPr>
        <w:t xml:space="preserve">ĐƠN QUỐC TẾ, ĐỀ NGHỊ QUỐC TẾ </w:t>
        <w:br/>
        <w:t>VÀ XỬ LÝ ĐƠN QUỐC TẾ, ĐỀ NGHỊ QUỐC TẾ</w:t>
      </w:r>
      <w:r>
        <w:rPr>
          <w:rStyle w:val="FootnoteCharacters"/>
          <w:rStyle w:val="FootnoteReference"/>
          <w:sz w:val="28"/>
        </w:rPr>
        <w:footnoteReference w:id="134"/>
      </w:r>
    </w:p>
    <w:p>
      <w:pPr>
        <w:pStyle w:val="Normal"/>
        <w:widowControl w:val="false"/>
        <w:spacing w:before="120" w:after="120"/>
        <w:ind w:firstLine="560" w:right="0"/>
        <w:jc w:val="both"/>
        <w:rPr>
          <w:b/>
          <w:bCs/>
          <w:iCs/>
          <w:sz w:val="28"/>
          <w:szCs w:val="28"/>
        </w:rPr>
      </w:pPr>
      <w:r>
        <w:rPr>
          <w:b/>
          <w:bCs/>
          <w:sz w:val="28"/>
          <w:szCs w:val="28"/>
        </w:rPr>
        <w:t xml:space="preserve">Điều 120. </w:t>
      </w:r>
      <w:r>
        <w:rPr>
          <w:b/>
          <w:bCs/>
          <w:iCs/>
          <w:sz w:val="28"/>
          <w:szCs w:val="28"/>
        </w:rPr>
        <w:t>Đơn quốc tế và xử lý đơn quốc tế</w:t>
      </w:r>
    </w:p>
    <w:p>
      <w:pPr>
        <w:pStyle w:val="Normal"/>
        <w:widowControl w:val="false"/>
        <w:spacing w:before="120" w:after="120"/>
        <w:ind w:firstLine="560" w:right="0"/>
        <w:jc w:val="both"/>
        <w:rPr>
          <w:spacing w:val="-2"/>
          <w:sz w:val="28"/>
          <w:szCs w:val="28"/>
        </w:rPr>
      </w:pPr>
      <w:r>
        <w:rPr>
          <w:spacing w:val="-2"/>
          <w:sz w:val="28"/>
          <w:szCs w:val="28"/>
        </w:rPr>
        <w:t xml:space="preserve">1. Đơn đăng ký sở hữu công nghiệp nộp theo các điều ước quốc tế mà Cộng hoà xã hội chủ nghĩa Việt Nam là thành viên được gọi chung là đơn quốc tế. </w:t>
      </w:r>
    </w:p>
    <w:p>
      <w:pPr>
        <w:pStyle w:val="Normal"/>
        <w:widowControl w:val="false"/>
        <w:spacing w:before="120" w:after="120"/>
        <w:ind w:firstLine="560" w:right="0"/>
        <w:jc w:val="both"/>
        <w:rPr/>
      </w:pPr>
      <w:r>
        <w:rPr>
          <w:sz w:val="28"/>
          <w:szCs w:val="28"/>
        </w:rPr>
        <w:t>2. Đơn quốc tế và việc xử lý đơn quốc tế phải tuân thủ quy định của điều ước quốc tế có liên quan.</w:t>
      </w:r>
    </w:p>
    <w:p>
      <w:pPr>
        <w:pStyle w:val="Normal"/>
        <w:widowControl w:val="false"/>
        <w:spacing w:before="120" w:after="120"/>
        <w:ind w:firstLine="560" w:right="0"/>
        <w:jc w:val="both"/>
        <w:rPr/>
      </w:pPr>
      <w:r>
        <w:rPr>
          <w:sz w:val="28"/>
          <w:szCs w:val="28"/>
        </w:rPr>
        <w:t>3. Chính phủ hướng dẫn thi hành quy định về đơn quốc tế và trình tự, thủ tục xử lý đơn quốc tế của điều ước quốc tế có liên quan phù hợp với các nguyên tắc của Chương này.</w:t>
      </w:r>
    </w:p>
    <w:p>
      <w:pPr>
        <w:pStyle w:val="Normal"/>
        <w:widowControl w:val="false"/>
        <w:spacing w:before="0" w:after="120"/>
        <w:ind w:firstLine="560" w:right="0"/>
        <w:jc w:val="both"/>
        <w:rPr>
          <w:b/>
          <w:spacing w:val="-4"/>
          <w:sz w:val="28"/>
        </w:rPr>
      </w:pPr>
      <w:r>
        <w:rPr>
          <w:b/>
          <w:spacing w:val="-4"/>
          <w:sz w:val="28"/>
        </w:rPr>
        <w:t>Điều 120a. Đề nghị quốc tế và xử lý đề nghị quốc tế về chỉ dẫn địa lý</w:t>
      </w:r>
      <w:r>
        <w:rPr>
          <w:rStyle w:val="FootnoteCharacters"/>
          <w:rStyle w:val="FootnoteReference"/>
          <w:spacing w:val="-4"/>
          <w:sz w:val="28"/>
        </w:rPr>
        <w:footnoteReference w:id="135"/>
      </w:r>
    </w:p>
    <w:p>
      <w:pPr>
        <w:pStyle w:val="Normal"/>
        <w:widowControl w:val="false"/>
        <w:spacing w:before="0" w:after="120"/>
        <w:ind w:firstLine="560" w:right="0"/>
        <w:jc w:val="both"/>
        <w:rPr>
          <w:sz w:val="28"/>
        </w:rPr>
      </w:pPr>
      <w:r>
        <w:rPr>
          <w:sz w:val="28"/>
        </w:rPr>
        <w:t xml:space="preserve">1. Đề nghị công nhận và bảo hộ chỉ dẫn địa lý theo điều ước quốc tế mà Cộng hòa xã hội chủ nghĩa Việt Nam </w:t>
      </w:r>
      <w:r>
        <w:rPr>
          <w:iCs/>
          <w:sz w:val="28"/>
          <w:szCs w:val="28"/>
        </w:rPr>
        <w:t>đang đàm phán</w:t>
      </w:r>
      <w:r>
        <w:rPr>
          <w:sz w:val="28"/>
        </w:rPr>
        <w:t xml:space="preserve"> gọi là đề nghị quốc tế</w:t>
      </w:r>
      <w:r>
        <w:rPr>
          <w:sz w:val="28"/>
          <w:szCs w:val="28"/>
        </w:rPr>
        <w:t>.</w:t>
      </w:r>
    </w:p>
    <w:p>
      <w:pPr>
        <w:pStyle w:val="Normal"/>
        <w:widowControl w:val="false"/>
        <w:spacing w:before="120" w:after="120"/>
        <w:ind w:firstLine="560" w:right="0"/>
        <w:jc w:val="both"/>
        <w:rPr>
          <w:spacing w:val="-2"/>
          <w:sz w:val="28"/>
        </w:rPr>
      </w:pPr>
      <w:r>
        <w:rPr>
          <w:spacing w:val="-2"/>
          <w:sz w:val="28"/>
        </w:rPr>
        <w:t xml:space="preserve">2. Việc công bố đề nghị quốc tế, xử lý ý kiến của người thứ ba, đánh giá điều </w:t>
      </w:r>
      <w:r>
        <w:rPr>
          <w:rFonts w:eastAsia="Calibri"/>
          <w:spacing w:val="-2"/>
          <w:sz w:val="28"/>
        </w:rPr>
        <w:t>kiện</w:t>
      </w:r>
      <w:r>
        <w:rPr>
          <w:spacing w:val="-2"/>
          <w:sz w:val="28"/>
        </w:rPr>
        <w:t xml:space="preserve"> bảo hộ đối với chỉ dẫn địa lý trong đề nghị quốc tế được thực hiện theo các quy định tương ứng</w:t>
      </w:r>
      <w:r>
        <w:rPr>
          <w:b/>
          <w:spacing w:val="-2"/>
          <w:sz w:val="28"/>
        </w:rPr>
        <w:t xml:space="preserve"> </w:t>
      </w:r>
      <w:r>
        <w:rPr>
          <w:spacing w:val="-2"/>
          <w:sz w:val="28"/>
        </w:rPr>
        <w:t>tại Luật này đối với chỉ dẫn địa lý trong đơn đăng ký chỉ dẫn địa lý được nộp cho cơ quan quản lý nhà nước về quyền sở hữu công nghiệp.</w:t>
      </w:r>
    </w:p>
    <w:p>
      <w:pPr>
        <w:pStyle w:val="Normal"/>
        <w:widowControl w:val="false"/>
        <w:spacing w:before="120" w:after="120"/>
        <w:jc w:val="center"/>
        <w:rPr>
          <w:bCs/>
          <w:iCs/>
        </w:rPr>
      </w:pPr>
      <w:r>
        <w:rPr>
          <w:b/>
          <w:bCs/>
          <w:iCs/>
          <w:sz w:val="28"/>
          <w:szCs w:val="28"/>
        </w:rPr>
        <w:t>Chương IX</w:t>
      </w:r>
    </w:p>
    <w:p>
      <w:pPr>
        <w:pStyle w:val="Normal"/>
        <w:widowControl w:val="false"/>
        <w:spacing w:before="120" w:after="0"/>
        <w:jc w:val="center"/>
        <w:rPr>
          <w:b/>
          <w:bCs/>
          <w:sz w:val="28"/>
          <w:szCs w:val="26"/>
        </w:rPr>
      </w:pPr>
      <w:r>
        <w:rPr>
          <w:b/>
          <w:bCs/>
          <w:sz w:val="28"/>
          <w:szCs w:val="26"/>
        </w:rPr>
        <w:t xml:space="preserve">CHỦ SỞ HỮU, NỘI DUNG VÀ GIỚI HẠN </w:t>
      </w:r>
    </w:p>
    <w:p>
      <w:pPr>
        <w:pStyle w:val="Normal"/>
        <w:widowControl w:val="false"/>
        <w:spacing w:before="0" w:after="120"/>
        <w:jc w:val="center"/>
        <w:rPr>
          <w:b/>
          <w:bCs/>
          <w:sz w:val="28"/>
          <w:szCs w:val="26"/>
        </w:rPr>
      </w:pPr>
      <w:r>
        <w:rPr>
          <w:b/>
          <w:bCs/>
          <w:sz w:val="28"/>
          <w:szCs w:val="26"/>
        </w:rPr>
        <w:t>QUYỀN SỞ HỮU CÔNG NGHIỆP</w:t>
      </w:r>
    </w:p>
    <w:p>
      <w:pPr>
        <w:pStyle w:val="Normal"/>
        <w:spacing w:before="120" w:after="120"/>
        <w:jc w:val="center"/>
        <w:rPr>
          <w:b/>
          <w:bCs/>
          <w:iCs/>
          <w:sz w:val="28"/>
          <w:szCs w:val="28"/>
        </w:rPr>
      </w:pPr>
      <w:r>
        <w:rPr>
          <w:b/>
          <w:bCs/>
          <w:iCs/>
          <w:sz w:val="28"/>
          <w:szCs w:val="28"/>
        </w:rPr>
        <w:t>Mục 1</w:t>
      </w:r>
    </w:p>
    <w:p>
      <w:pPr>
        <w:pStyle w:val="Normal"/>
        <w:spacing w:before="120" w:after="120"/>
        <w:jc w:val="center"/>
        <w:rPr>
          <w:b/>
          <w:sz w:val="28"/>
          <w:szCs w:val="28"/>
        </w:rPr>
      </w:pPr>
      <w:r>
        <w:rPr>
          <w:b/>
          <w:sz w:val="28"/>
          <w:szCs w:val="28"/>
        </w:rPr>
        <w:t xml:space="preserve">CHỦ SỞ HỮU VÀ NỘI DUNG QUYỀN SỞ HỮU CÔNG NGHIỆP </w:t>
      </w:r>
    </w:p>
    <w:p>
      <w:pPr>
        <w:pStyle w:val="Normal"/>
        <w:widowControl w:val="false"/>
        <w:spacing w:before="120" w:after="120"/>
        <w:ind w:firstLine="560" w:right="0"/>
        <w:jc w:val="both"/>
        <w:rPr/>
      </w:pPr>
      <w:r>
        <w:rPr>
          <w:b/>
          <w:bCs/>
          <w:sz w:val="28"/>
          <w:szCs w:val="28"/>
        </w:rPr>
        <w:t xml:space="preserve">Điều 121. </w:t>
      </w:r>
      <w:r>
        <w:rPr>
          <w:b/>
          <w:bCs/>
          <w:iCs/>
          <w:sz w:val="28"/>
          <w:szCs w:val="28"/>
        </w:rPr>
        <w:t>Chủ sở hữu đối tượng sở hữu công nghiệp</w:t>
      </w:r>
    </w:p>
    <w:p>
      <w:pPr>
        <w:pStyle w:val="Normal"/>
        <w:widowControl w:val="false"/>
        <w:snapToGrid w:val="false"/>
        <w:spacing w:lineRule="exact" w:line="330" w:before="120" w:after="120"/>
        <w:ind w:firstLine="567" w:right="0"/>
        <w:jc w:val="both"/>
        <w:rPr/>
      </w:pPr>
      <w:r>
        <w:rPr>
          <w:bCs/>
          <w:spacing w:val="-2"/>
          <w:sz w:val="28"/>
          <w:szCs w:val="28"/>
        </w:rPr>
        <w:t>1.</w:t>
      </w:r>
      <w:r>
        <w:rPr>
          <w:rStyle w:val="FootnoteCharacters"/>
          <w:rStyle w:val="FootnoteReference"/>
          <w:bCs/>
          <w:spacing w:val="-2"/>
          <w:sz w:val="28"/>
          <w:szCs w:val="28"/>
        </w:rPr>
        <w:footnoteReference w:id="136"/>
      </w:r>
      <w:r>
        <w:rPr>
          <w:bCs/>
          <w:spacing w:val="-2"/>
          <w:sz w:val="28"/>
          <w:szCs w:val="28"/>
        </w:rPr>
        <w:t xml:space="preserve"> Chủ sở hữu sáng chế, thiết kế bố trí là tổ chức, cá nhân được cơ quan có thẩm quyền cấp văn bằng bảo hộ các đối tượng sở hữu công nghiệp tương ứng.</w:t>
      </w:r>
    </w:p>
    <w:p>
      <w:pPr>
        <w:pStyle w:val="Normal"/>
        <w:widowControl w:val="false"/>
        <w:snapToGrid w:val="false"/>
        <w:spacing w:lineRule="exact" w:line="330" w:before="120" w:after="120"/>
        <w:ind w:firstLine="567" w:right="0"/>
        <w:jc w:val="both"/>
        <w:rPr/>
      </w:pPr>
      <w:r>
        <w:rPr>
          <w:bCs/>
          <w:sz w:val="28"/>
          <w:szCs w:val="28"/>
        </w:rPr>
        <w:t>Chủ sở hữu kiểu dáng công nghiệp là tổ chức, cá nhân được cơ quan có thẩm quyền cấp văn bằng bảo hộ kiểu dáng công nghiệp hoặc có kiểu dáng công nghiệp đã đăng ký quốc tế được cơ quan có thẩm quyền công nhận.</w:t>
      </w:r>
    </w:p>
    <w:p>
      <w:pPr>
        <w:pStyle w:val="Normal"/>
        <w:widowControl w:val="false"/>
        <w:spacing w:before="120" w:after="120"/>
        <w:ind w:firstLine="567" w:right="0"/>
        <w:jc w:val="both"/>
        <w:rPr/>
      </w:pPr>
      <w:r>
        <w:rPr>
          <w:bCs/>
          <w:sz w:val="28"/>
          <w:szCs w:val="28"/>
        </w:rPr>
        <w:t>Chủ sở hữu nhãn hiệu là tổ chức, cá nhân được cơ quan có thẩm quyền cấp văn bằng bảo hộ nhãn hiệu hoặc có nhãn hiệu đã đăng ký quốc tế được cơ quan có thẩm quyền công nhận hoặc có nhãn hiệu nổi tiếng.</w:t>
      </w:r>
      <w:r>
        <w:rPr>
          <w:sz w:val="28"/>
          <w:szCs w:val="28"/>
        </w:rPr>
        <w:t xml:space="preserve"> </w:t>
      </w:r>
    </w:p>
    <w:p>
      <w:pPr>
        <w:pStyle w:val="Normal"/>
        <w:widowControl w:val="false"/>
        <w:spacing w:before="120" w:after="120"/>
        <w:ind w:firstLine="567" w:right="0"/>
        <w:jc w:val="both"/>
        <w:rPr/>
      </w:pPr>
      <w:r>
        <w:rPr>
          <w:sz w:val="28"/>
          <w:szCs w:val="28"/>
        </w:rPr>
        <w:t>2. Chủ sở hữu tên thương mại là tổ chức, cá nhân sử dụng hợp pháp tên thương mại đó trong hoạt động kinh doanh.</w:t>
      </w:r>
    </w:p>
    <w:p>
      <w:pPr>
        <w:pStyle w:val="Normal"/>
        <w:widowControl w:val="false"/>
        <w:spacing w:before="120" w:after="120"/>
        <w:ind w:firstLine="567" w:right="0"/>
        <w:jc w:val="both"/>
        <w:rPr/>
      </w:pPr>
      <w:r>
        <w:rPr>
          <w:sz w:val="28"/>
          <w:szCs w:val="28"/>
        </w:rPr>
        <w:t>3. Chủ sở hữu bí mật kinh doanh là tổ chức, cá nhân có được bí mật kinh doanh một cách hợp pháp và thực hiện việc bảo mật bí mật kinh doanh đó. Bí mật kinh doanh mà bên làm thuê, bên thực hiện nhiệm vụ được giao có được trong khi thực hiện công việc được thuê hoặc được giao thuộc quyền sở hữu của bên thuê hoặc bên giao việc, trừ trường hợp các bên có thoả thuận khác.</w:t>
      </w:r>
    </w:p>
    <w:p>
      <w:pPr>
        <w:pStyle w:val="Normal"/>
        <w:widowControl w:val="false"/>
        <w:snapToGrid w:val="false"/>
        <w:spacing w:lineRule="exact" w:line="330" w:before="120" w:after="120"/>
        <w:ind w:firstLine="567" w:right="0"/>
        <w:jc w:val="both"/>
        <w:rPr/>
      </w:pPr>
      <w:r>
        <w:rPr>
          <w:sz w:val="28"/>
          <w:szCs w:val="28"/>
        </w:rPr>
        <w:t>4.</w:t>
      </w:r>
      <w:r>
        <w:rPr>
          <w:rStyle w:val="FootnoteCharacters"/>
          <w:rStyle w:val="FootnoteReference"/>
          <w:sz w:val="28"/>
          <w:szCs w:val="28"/>
        </w:rPr>
        <w:footnoteReference w:id="137"/>
      </w:r>
      <w:r>
        <w:rPr>
          <w:sz w:val="28"/>
          <w:szCs w:val="28"/>
        </w:rPr>
        <w:t xml:space="preserve"> Chủ sở hữu chỉ dẫn địa lý của Việt Nam là Nhà nước. </w:t>
      </w:r>
    </w:p>
    <w:p>
      <w:pPr>
        <w:pStyle w:val="Normal"/>
        <w:widowControl w:val="false"/>
        <w:snapToGrid w:val="false"/>
        <w:spacing w:lineRule="exact" w:line="330" w:before="120" w:after="120"/>
        <w:ind w:firstLine="567" w:right="0"/>
        <w:jc w:val="both"/>
        <w:rPr/>
      </w:pPr>
      <w:r>
        <w:rPr>
          <w:sz w:val="28"/>
          <w:szCs w:val="28"/>
        </w:rPr>
        <w:t>Nhà nước trao quyền sử dụng chỉ dẫn địa lý cho tổ chức, cá nhân tiến hành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pPr>
        <w:pStyle w:val="Normal"/>
        <w:widowControl w:val="false"/>
        <w:spacing w:before="120" w:after="120"/>
        <w:ind w:firstLine="567" w:right="0"/>
        <w:jc w:val="both"/>
        <w:rPr>
          <w:spacing w:val="-2"/>
          <w:sz w:val="28"/>
          <w:szCs w:val="28"/>
        </w:rPr>
      </w:pPr>
      <w:r>
        <w:rPr>
          <w:sz w:val="28"/>
          <w:szCs w:val="28"/>
        </w:rPr>
        <w:t>Chính phủ quy định chi tiết việc thực hiện quyền quản lý chỉ dẫn địa lý.</w:t>
      </w:r>
    </w:p>
    <w:p>
      <w:pPr>
        <w:pStyle w:val="Normal"/>
        <w:widowControl w:val="false"/>
        <w:spacing w:before="120" w:after="120"/>
        <w:ind w:firstLine="567" w:right="0"/>
        <w:jc w:val="both"/>
        <w:rPr/>
      </w:pPr>
      <w:r>
        <w:rPr>
          <w:b/>
          <w:bCs/>
          <w:sz w:val="28"/>
          <w:szCs w:val="28"/>
        </w:rPr>
        <w:t xml:space="preserve">Điều 122. </w:t>
      </w:r>
      <w:r>
        <w:rPr>
          <w:b/>
          <w:bCs/>
          <w:iCs/>
          <w:sz w:val="28"/>
          <w:szCs w:val="28"/>
        </w:rPr>
        <w:t>Tác giả và quyền của tác giả sáng chế, kiểu dáng công nghiệp, thiết kế bố trí</w:t>
      </w:r>
    </w:p>
    <w:p>
      <w:pPr>
        <w:pStyle w:val="Normal"/>
        <w:widowControl w:val="false"/>
        <w:spacing w:before="120" w:after="120"/>
        <w:ind w:firstLine="567" w:right="0"/>
        <w:jc w:val="both"/>
        <w:rPr/>
      </w:pPr>
      <w:r>
        <w:rPr>
          <w:spacing w:val="-4"/>
          <w:sz w:val="28"/>
          <w:szCs w:val="28"/>
        </w:rPr>
        <w:t>1. Tác giả sáng chế, kiểu dáng công nghiệp, thiết kế bố trí là người trực tiếp sáng tạo ra đối tượng sở hữu công nghiệp; trong trường hợp có hai người trở lên cùng nhau trực tiếp sáng tạo ra đối tượng sở hữu công nghiệp thì họ là đồng tác giả.</w:t>
      </w:r>
    </w:p>
    <w:p>
      <w:pPr>
        <w:pStyle w:val="Normal"/>
        <w:widowControl w:val="false"/>
        <w:spacing w:lineRule="exact" w:line="340" w:before="120" w:after="0"/>
        <w:ind w:firstLine="567" w:right="0"/>
        <w:jc w:val="both"/>
        <w:rPr>
          <w:sz w:val="28"/>
          <w:szCs w:val="28"/>
        </w:rPr>
      </w:pPr>
      <w:r>
        <w:rPr>
          <w:sz w:val="28"/>
          <w:szCs w:val="28"/>
        </w:rPr>
        <w:t>2. Quyền nhân thân của tác giả sáng chế, kiểu dáng công nghiệp, thiết kế bố trí gồm các quyền sau đây:</w:t>
      </w:r>
    </w:p>
    <w:p>
      <w:pPr>
        <w:pStyle w:val="Normal"/>
        <w:widowControl w:val="false"/>
        <w:spacing w:lineRule="exact" w:line="340" w:before="120" w:after="0"/>
        <w:ind w:firstLine="567" w:right="0"/>
        <w:jc w:val="both"/>
        <w:rPr/>
      </w:pPr>
      <w:r>
        <w:rPr>
          <w:sz w:val="28"/>
          <w:szCs w:val="28"/>
        </w:rPr>
        <w:t>a) Được ghi tên là tác giả trong Bằng độc quyền sáng chế, Bằng độc quyền giải pháp hữu ích, Bằng độc quyền kiểu dáng công nghiệp và Giấy chứng nhận đăng ký thiết kế bố trí mạch tích hợp bán dẫn;</w:t>
      </w:r>
    </w:p>
    <w:p>
      <w:pPr>
        <w:pStyle w:val="Normal"/>
        <w:widowControl w:val="false"/>
        <w:spacing w:lineRule="exact" w:line="340" w:before="120" w:after="0"/>
        <w:ind w:firstLine="567" w:right="0"/>
        <w:jc w:val="both"/>
        <w:rPr>
          <w:sz w:val="28"/>
          <w:szCs w:val="28"/>
        </w:rPr>
      </w:pPr>
      <w:r>
        <w:rPr>
          <w:sz w:val="28"/>
          <w:szCs w:val="28"/>
        </w:rPr>
        <w:t>b) Được nêu tên là tác giả trong các tài liệu công bố, giới thiệu về sáng chế, kiểu dáng công nghiệp, thiết kế bố trí.</w:t>
      </w:r>
    </w:p>
    <w:p>
      <w:pPr>
        <w:pStyle w:val="Normal"/>
        <w:widowControl w:val="false"/>
        <w:spacing w:lineRule="exact" w:line="340" w:before="120" w:after="0"/>
        <w:ind w:firstLine="567" w:right="0"/>
        <w:jc w:val="both"/>
        <w:rPr/>
      </w:pPr>
      <w:r>
        <w:rPr>
          <w:sz w:val="28"/>
          <w:szCs w:val="28"/>
        </w:rPr>
        <w:t>3. Quyền tài sản của tác giả sáng chế, kiểu dáng công nghiệp, thiết kế bố trí là quyền nhận thù lao theo quy định tại Điều 135 của Luật này.</w:t>
      </w:r>
    </w:p>
    <w:p>
      <w:pPr>
        <w:pStyle w:val="Normal"/>
        <w:widowControl w:val="false"/>
        <w:spacing w:lineRule="exact" w:line="340" w:before="120" w:after="0"/>
        <w:ind w:firstLine="567" w:right="0"/>
        <w:jc w:val="both"/>
        <w:rPr/>
      </w:pPr>
      <w:r>
        <w:rPr>
          <w:b/>
          <w:bCs/>
          <w:sz w:val="28"/>
          <w:szCs w:val="28"/>
        </w:rPr>
        <w:t xml:space="preserve">Điều 123. </w:t>
      </w:r>
      <w:r>
        <w:rPr>
          <w:b/>
          <w:bCs/>
          <w:iCs/>
          <w:sz w:val="28"/>
          <w:szCs w:val="28"/>
        </w:rPr>
        <w:t xml:space="preserve">Quyền của chủ sở hữu đối tượng sở hữu công nghiệp </w:t>
      </w:r>
    </w:p>
    <w:p>
      <w:pPr>
        <w:pStyle w:val="Normal"/>
        <w:widowControl w:val="false"/>
        <w:spacing w:lineRule="exact" w:line="340" w:before="120" w:after="0"/>
        <w:ind w:firstLine="567" w:right="0"/>
        <w:jc w:val="both"/>
        <w:rPr>
          <w:sz w:val="28"/>
          <w:szCs w:val="28"/>
        </w:rPr>
      </w:pPr>
      <w:r>
        <w:rPr>
          <w:sz w:val="28"/>
          <w:szCs w:val="28"/>
        </w:rPr>
        <w:t>1. Chủ sở hữu đối tượng sở hữu công nghiệp có các quyền tài sản sau đây:</w:t>
      </w:r>
    </w:p>
    <w:p>
      <w:pPr>
        <w:pStyle w:val="Normal"/>
        <w:widowControl w:val="false"/>
        <w:spacing w:lineRule="exact" w:line="340" w:before="120" w:after="0"/>
        <w:ind w:firstLine="567" w:right="0"/>
        <w:jc w:val="both"/>
        <w:rPr/>
      </w:pPr>
      <w:r>
        <w:rPr>
          <w:sz w:val="28"/>
          <w:szCs w:val="28"/>
        </w:rPr>
        <w:t>a) Sử dụng, cho phép người khác sử dụng đối tượng sở hữu công nghiệp theo quy định tại Điều 124 và Chương X của Luật này;</w:t>
      </w:r>
    </w:p>
    <w:p>
      <w:pPr>
        <w:pStyle w:val="Normal"/>
        <w:widowControl w:val="false"/>
        <w:spacing w:lineRule="exact" w:line="340" w:before="120" w:after="0"/>
        <w:ind w:firstLine="567" w:right="0"/>
        <w:jc w:val="both"/>
        <w:rPr>
          <w:sz w:val="28"/>
          <w:szCs w:val="28"/>
        </w:rPr>
      </w:pPr>
      <w:r>
        <w:rPr>
          <w:sz w:val="28"/>
          <w:szCs w:val="28"/>
        </w:rPr>
        <w:t>b) Ngăn cấm người khác sử dụng đối tượng sở hữu công nghiệp theo quy định tại Điều 125 của Luật này;</w:t>
      </w:r>
    </w:p>
    <w:p>
      <w:pPr>
        <w:pStyle w:val="Normal"/>
        <w:widowControl w:val="false"/>
        <w:spacing w:lineRule="exact" w:line="340" w:before="120" w:after="0"/>
        <w:ind w:firstLine="567" w:right="0"/>
        <w:jc w:val="both"/>
        <w:rPr/>
      </w:pPr>
      <w:r>
        <w:rPr>
          <w:sz w:val="28"/>
          <w:szCs w:val="28"/>
        </w:rPr>
        <w:t>c) Định đoạt đối tượng sở hữu công nghiệp theo quy định tại Chương X của Luật này.</w:t>
      </w:r>
    </w:p>
    <w:p>
      <w:pPr>
        <w:pStyle w:val="Normal"/>
        <w:widowControl w:val="false"/>
        <w:spacing w:lineRule="exact" w:line="340" w:before="120" w:after="0"/>
        <w:ind w:firstLine="567" w:right="0"/>
        <w:jc w:val="both"/>
        <w:rPr/>
      </w:pPr>
      <w:r>
        <w:rPr>
          <w:bCs/>
          <w:sz w:val="28"/>
          <w:szCs w:val="28"/>
        </w:rPr>
        <w:t>2.</w:t>
      </w:r>
      <w:r>
        <w:rPr>
          <w:rStyle w:val="FootnoteCharacters"/>
          <w:rStyle w:val="FootnoteReference"/>
          <w:bCs/>
          <w:sz w:val="28"/>
          <w:szCs w:val="28"/>
        </w:rPr>
        <w:footnoteReference w:id="138"/>
      </w:r>
      <w:r>
        <w:rPr>
          <w:bCs/>
          <w:sz w:val="28"/>
          <w:szCs w:val="28"/>
        </w:rPr>
        <w:t xml:space="preserve"> Tổ chức, cá nhân được trao quyền sử dụng, tổ chức được trao quyền quản lý chỉ dẫn địa lý theo quy định tại khoản 4 Điều 121 của Luật này hoặc theo pháp luật của nước xuất xứ của chỉ dẫn địa lý có quyền ngăn cấm người khác sử dụng chỉ dẫn địa lý đó theo quy định tại điểm b khoản 1 Điều này.</w:t>
      </w:r>
      <w:r>
        <w:rPr>
          <w:sz w:val="28"/>
          <w:szCs w:val="28"/>
        </w:rPr>
        <w:t xml:space="preserve"> </w:t>
      </w:r>
    </w:p>
    <w:p>
      <w:pPr>
        <w:pStyle w:val="Normal"/>
        <w:widowControl w:val="false"/>
        <w:spacing w:lineRule="exact" w:line="340" w:before="120" w:after="0"/>
        <w:ind w:firstLine="567" w:right="0"/>
        <w:jc w:val="both"/>
        <w:rPr/>
      </w:pPr>
      <w:r>
        <w:rPr>
          <w:b/>
          <w:bCs/>
          <w:sz w:val="28"/>
          <w:szCs w:val="28"/>
        </w:rPr>
        <w:t xml:space="preserve">Điều 124. </w:t>
      </w:r>
      <w:r>
        <w:rPr>
          <w:b/>
          <w:bCs/>
          <w:iCs/>
          <w:sz w:val="28"/>
          <w:szCs w:val="28"/>
        </w:rPr>
        <w:t xml:space="preserve">Sử dụng đối tượng sở hữu công nghiệp </w:t>
      </w:r>
    </w:p>
    <w:p>
      <w:pPr>
        <w:pStyle w:val="Normal"/>
        <w:widowControl w:val="false"/>
        <w:spacing w:lineRule="exact" w:line="340" w:before="120" w:after="0"/>
        <w:ind w:firstLine="567" w:right="0"/>
        <w:jc w:val="both"/>
        <w:rPr>
          <w:sz w:val="28"/>
          <w:szCs w:val="28"/>
        </w:rPr>
      </w:pPr>
      <w:r>
        <w:rPr>
          <w:sz w:val="28"/>
          <w:szCs w:val="28"/>
        </w:rPr>
        <w:t>1. Sử dụng sáng chế là việc thực hiện các hành vi sau đây:</w:t>
      </w:r>
    </w:p>
    <w:p>
      <w:pPr>
        <w:pStyle w:val="Normal"/>
        <w:widowControl w:val="false"/>
        <w:spacing w:lineRule="exact" w:line="340" w:before="120" w:after="0"/>
        <w:ind w:firstLine="567" w:right="0"/>
        <w:jc w:val="both"/>
        <w:rPr>
          <w:sz w:val="28"/>
          <w:szCs w:val="28"/>
        </w:rPr>
      </w:pPr>
      <w:r>
        <w:rPr>
          <w:sz w:val="28"/>
          <w:szCs w:val="28"/>
        </w:rPr>
        <w:t>a) Sản xuất sản phẩm được bảo hộ;</w:t>
      </w:r>
    </w:p>
    <w:p>
      <w:pPr>
        <w:pStyle w:val="Normal"/>
        <w:widowControl w:val="false"/>
        <w:spacing w:lineRule="exact" w:line="340" w:before="120" w:after="0"/>
        <w:ind w:firstLine="567" w:right="0"/>
        <w:jc w:val="both"/>
        <w:rPr>
          <w:sz w:val="28"/>
          <w:szCs w:val="28"/>
        </w:rPr>
      </w:pPr>
      <w:r>
        <w:rPr>
          <w:sz w:val="28"/>
          <w:szCs w:val="28"/>
        </w:rPr>
        <w:t>b) Áp dụng quy trình được bảo hộ;</w:t>
      </w:r>
    </w:p>
    <w:p>
      <w:pPr>
        <w:pStyle w:val="Normal"/>
        <w:widowControl w:val="false"/>
        <w:spacing w:lineRule="exact" w:line="340" w:before="120" w:after="0"/>
        <w:ind w:firstLine="567" w:right="0"/>
        <w:jc w:val="both"/>
        <w:rPr/>
      </w:pPr>
      <w:r>
        <w:rPr>
          <w:sz w:val="28"/>
          <w:szCs w:val="28"/>
        </w:rPr>
        <w:t>c) Khai thác công dụng của sản phẩm được bảo hộ hoặc sản phẩm được sản xuất theo quy trình được bảo hộ;</w:t>
      </w:r>
    </w:p>
    <w:p>
      <w:pPr>
        <w:pStyle w:val="Normal"/>
        <w:widowControl w:val="false"/>
        <w:spacing w:lineRule="exact" w:line="340" w:before="120" w:after="0"/>
        <w:ind w:firstLine="567" w:right="0"/>
        <w:jc w:val="both"/>
        <w:rPr>
          <w:sz w:val="28"/>
          <w:szCs w:val="28"/>
        </w:rPr>
      </w:pPr>
      <w:r>
        <w:rPr>
          <w:sz w:val="28"/>
          <w:szCs w:val="28"/>
        </w:rPr>
        <w:t>d) Lưu thông, quảng cáo, chào hàng, tàng trữ để lưu thông sản phẩm quy định tại điểm c khoản này;</w:t>
      </w:r>
    </w:p>
    <w:p>
      <w:pPr>
        <w:pStyle w:val="Normal"/>
        <w:widowControl w:val="false"/>
        <w:spacing w:lineRule="exact" w:line="340" w:before="120" w:after="0"/>
        <w:ind w:firstLine="567" w:right="0"/>
        <w:jc w:val="both"/>
        <w:rPr>
          <w:sz w:val="28"/>
          <w:szCs w:val="28"/>
        </w:rPr>
      </w:pPr>
      <w:r>
        <w:rPr>
          <w:sz w:val="28"/>
          <w:szCs w:val="28"/>
        </w:rPr>
        <w:t>đ) Nhập khẩu sản phẩm quy định tại điểm c khoản này.</w:t>
      </w:r>
    </w:p>
    <w:p>
      <w:pPr>
        <w:pStyle w:val="Normal"/>
        <w:widowControl w:val="false"/>
        <w:spacing w:lineRule="exact" w:line="340" w:before="120" w:after="0"/>
        <w:ind w:firstLine="567" w:right="0"/>
        <w:jc w:val="both"/>
        <w:rPr/>
      </w:pPr>
      <w:r>
        <w:rPr>
          <w:sz w:val="28"/>
          <w:szCs w:val="28"/>
        </w:rPr>
        <w:t>2. Sử dụng kiểu dáng công nghiệp là việc thực hiện các hành vi sau đây:</w:t>
      </w:r>
    </w:p>
    <w:p>
      <w:pPr>
        <w:pStyle w:val="Normal"/>
        <w:widowControl w:val="false"/>
        <w:spacing w:lineRule="exact" w:line="340" w:before="120" w:after="0"/>
        <w:ind w:firstLine="567" w:right="0"/>
        <w:jc w:val="both"/>
        <w:rPr>
          <w:sz w:val="28"/>
          <w:szCs w:val="28"/>
        </w:rPr>
      </w:pPr>
      <w:r>
        <w:rPr>
          <w:sz w:val="28"/>
          <w:szCs w:val="28"/>
        </w:rPr>
        <w:t>a) Sản xuất sản phẩm có hình dáng bên ngoài là kiểu dáng công nghiệp được bảo hộ;</w:t>
      </w:r>
    </w:p>
    <w:p>
      <w:pPr>
        <w:pStyle w:val="Normal"/>
        <w:widowControl w:val="false"/>
        <w:spacing w:lineRule="exact" w:line="340" w:before="120" w:after="0"/>
        <w:ind w:firstLine="567" w:right="0"/>
        <w:jc w:val="both"/>
        <w:rPr>
          <w:sz w:val="28"/>
          <w:szCs w:val="28"/>
        </w:rPr>
      </w:pPr>
      <w:r>
        <w:rPr>
          <w:sz w:val="28"/>
          <w:szCs w:val="28"/>
        </w:rPr>
        <w:t>b) Lưu thông, quảng cáo, chào hàng, tàng trữ để lưu thông sản phẩm quy định tại điểm a khoản này;</w:t>
      </w:r>
    </w:p>
    <w:p>
      <w:pPr>
        <w:pStyle w:val="Normal"/>
        <w:widowControl w:val="false"/>
        <w:spacing w:lineRule="exact" w:line="340" w:before="120" w:after="0"/>
        <w:ind w:firstLine="567" w:right="0"/>
        <w:jc w:val="both"/>
        <w:rPr/>
      </w:pPr>
      <w:r>
        <w:rPr>
          <w:sz w:val="28"/>
          <w:szCs w:val="28"/>
        </w:rPr>
        <w:t>c) Nhập khẩu sản phẩm quy định tại điểm a khoản này.</w:t>
      </w:r>
    </w:p>
    <w:p>
      <w:pPr>
        <w:pStyle w:val="Normal"/>
        <w:widowControl w:val="false"/>
        <w:spacing w:lineRule="exact" w:line="340" w:before="120" w:after="0"/>
        <w:ind w:firstLine="567" w:right="0"/>
        <w:jc w:val="both"/>
        <w:rPr>
          <w:sz w:val="28"/>
          <w:szCs w:val="28"/>
        </w:rPr>
      </w:pPr>
      <w:r>
        <w:rPr>
          <w:sz w:val="28"/>
          <w:szCs w:val="28"/>
        </w:rPr>
        <w:t>3. Sử dụng thiết kế bố trí là việc thực hiện các hành vi sau đây:</w:t>
      </w:r>
    </w:p>
    <w:p>
      <w:pPr>
        <w:pStyle w:val="Normal"/>
        <w:widowControl w:val="false"/>
        <w:spacing w:lineRule="exact" w:line="340" w:before="120" w:after="0"/>
        <w:ind w:firstLine="567" w:right="0"/>
        <w:jc w:val="both"/>
        <w:rPr>
          <w:sz w:val="28"/>
          <w:szCs w:val="28"/>
        </w:rPr>
      </w:pPr>
      <w:r>
        <w:rPr>
          <w:sz w:val="28"/>
          <w:szCs w:val="28"/>
        </w:rPr>
        <w:t>a) Sao chép thiết kế bố trí; sản xuất mạch tích hợp bán dẫn theo thiết kế bố trí được bảo hộ;</w:t>
      </w:r>
    </w:p>
    <w:p>
      <w:pPr>
        <w:pStyle w:val="Normal"/>
        <w:widowControl w:val="false"/>
        <w:spacing w:lineRule="exact" w:line="340" w:before="120" w:after="0"/>
        <w:ind w:firstLine="567" w:right="0"/>
        <w:jc w:val="both"/>
        <w:rPr/>
      </w:pPr>
      <w:r>
        <w:rPr>
          <w:sz w:val="28"/>
          <w:szCs w:val="28"/>
        </w:rPr>
        <w:t>b) Bán, cho thuê, quảng cáo, chào hàng hoặc tàng trữ các bản sao thiết kế bố trí, mạch tích hợp bán dẫn sản xuất theo thiết kế bố trí hoặc hàng hoá chứa mạch tích hợp bán dẫn sản xuất theo thiết kế bố trí được bảo hộ;</w:t>
      </w:r>
    </w:p>
    <w:p>
      <w:pPr>
        <w:pStyle w:val="Normal"/>
        <w:widowControl w:val="false"/>
        <w:spacing w:lineRule="exact" w:line="340" w:before="120" w:after="0"/>
        <w:ind w:firstLine="567" w:right="0"/>
        <w:jc w:val="both"/>
        <w:rPr/>
      </w:pPr>
      <w:r>
        <w:rPr>
          <w:sz w:val="28"/>
          <w:szCs w:val="28"/>
        </w:rPr>
        <w:t>c) Nhập khẩu bản sao thiết kế bố trí, mạch tích hợp bán dẫn sản xuất theo thiết kế bố trí hoặc hàng hoá chứa mạch tích hợp bán dẫn sản xuất theo thiết kế bố trí được bảo hộ.</w:t>
      </w:r>
    </w:p>
    <w:p>
      <w:pPr>
        <w:pStyle w:val="Normal"/>
        <w:widowControl w:val="false"/>
        <w:spacing w:lineRule="exact" w:line="340" w:before="120" w:after="0"/>
        <w:ind w:firstLine="567" w:right="0"/>
        <w:jc w:val="both"/>
        <w:rPr>
          <w:sz w:val="28"/>
          <w:szCs w:val="28"/>
        </w:rPr>
      </w:pPr>
      <w:r>
        <w:rPr>
          <w:sz w:val="28"/>
          <w:szCs w:val="28"/>
        </w:rPr>
        <w:t>4. Sử dụng bí mật kinh doanh là việc thực hiện các hành vi sau đây:</w:t>
      </w:r>
    </w:p>
    <w:p>
      <w:pPr>
        <w:pStyle w:val="Normal"/>
        <w:widowControl w:val="false"/>
        <w:spacing w:lineRule="exact" w:line="340" w:before="120" w:after="0"/>
        <w:ind w:firstLine="567" w:right="0"/>
        <w:jc w:val="both"/>
        <w:rPr>
          <w:sz w:val="28"/>
          <w:szCs w:val="28"/>
        </w:rPr>
      </w:pPr>
      <w:r>
        <w:rPr>
          <w:sz w:val="28"/>
          <w:szCs w:val="28"/>
        </w:rPr>
        <w:t>a) Áp dụng bí mật kinh doanh để sản xuất sản phẩm, cung ứng dịch vụ, thương mại hàng hoá;</w:t>
      </w:r>
    </w:p>
    <w:p>
      <w:pPr>
        <w:pStyle w:val="Normal"/>
        <w:widowControl w:val="false"/>
        <w:spacing w:lineRule="exact" w:line="340" w:before="120" w:after="0"/>
        <w:ind w:firstLine="567" w:right="0"/>
        <w:jc w:val="both"/>
        <w:rPr/>
      </w:pPr>
      <w:r>
        <w:rPr>
          <w:sz w:val="28"/>
          <w:szCs w:val="28"/>
        </w:rPr>
        <w:t>b) Bán, quảng cáo để bán, tàng trữ để bán, nhập khẩu sản phẩm được sản xuất do áp dụng bí mật kinh doanh.</w:t>
      </w:r>
    </w:p>
    <w:p>
      <w:pPr>
        <w:pStyle w:val="Normal"/>
        <w:widowControl w:val="false"/>
        <w:spacing w:lineRule="exact" w:line="340" w:before="120" w:after="0"/>
        <w:ind w:firstLine="567" w:right="0"/>
        <w:jc w:val="both"/>
        <w:rPr>
          <w:sz w:val="28"/>
          <w:szCs w:val="28"/>
        </w:rPr>
      </w:pPr>
      <w:r>
        <w:rPr>
          <w:sz w:val="28"/>
          <w:szCs w:val="28"/>
        </w:rPr>
        <w:t>5. Sử dụng nhãn hiệu là việc thực hiện các hành vi sau đây:</w:t>
      </w:r>
    </w:p>
    <w:p>
      <w:pPr>
        <w:pStyle w:val="Normal"/>
        <w:widowControl w:val="false"/>
        <w:spacing w:lineRule="exact" w:line="340" w:before="120" w:after="0"/>
        <w:ind w:firstLine="567" w:right="0"/>
        <w:jc w:val="both"/>
        <w:rPr/>
      </w:pPr>
      <w:r>
        <w:rPr>
          <w:sz w:val="28"/>
          <w:szCs w:val="28"/>
        </w:rPr>
        <w:t>a) Gắn nhãn hiệu được bảo hộ lên hàng hoá, bao bì hàng hoá, phương tiện kinh doanh, phương tiện dịch vụ, giấy tờ giao dịch trong hoạt động kinh doanh;</w:t>
      </w:r>
    </w:p>
    <w:p>
      <w:pPr>
        <w:pStyle w:val="Normal"/>
        <w:widowControl w:val="false"/>
        <w:spacing w:lineRule="exact" w:line="340" w:before="120" w:after="0"/>
        <w:ind w:firstLine="567" w:right="0"/>
        <w:jc w:val="both"/>
        <w:rPr>
          <w:sz w:val="28"/>
          <w:szCs w:val="28"/>
        </w:rPr>
      </w:pPr>
      <w:r>
        <w:rPr>
          <w:bCs/>
          <w:sz w:val="28"/>
          <w:szCs w:val="28"/>
        </w:rPr>
        <w:t>b)</w:t>
      </w:r>
      <w:r>
        <w:rPr>
          <w:rStyle w:val="FootnoteCharacters"/>
          <w:rStyle w:val="FootnoteReference"/>
          <w:bCs/>
          <w:sz w:val="28"/>
          <w:szCs w:val="28"/>
        </w:rPr>
        <w:footnoteReference w:id="139"/>
      </w:r>
      <w:r>
        <w:rPr>
          <w:bCs/>
          <w:sz w:val="28"/>
          <w:szCs w:val="28"/>
        </w:rPr>
        <w:t xml:space="preserve"> Bán, chào bán, quảng cáo để bán, trưng bày để bán, tàng</w:t>
      </w:r>
      <w:r>
        <w:rPr>
          <w:sz w:val="28"/>
          <w:szCs w:val="28"/>
        </w:rPr>
        <w:t xml:space="preserve"> trữ để bán, vận chuyển hàng hóa mang nhãn hiệu được bảo hộ;</w:t>
      </w:r>
    </w:p>
    <w:p>
      <w:pPr>
        <w:pStyle w:val="Normal"/>
        <w:widowControl w:val="false"/>
        <w:spacing w:lineRule="exact" w:line="340" w:before="120" w:after="0"/>
        <w:ind w:firstLine="567" w:right="0"/>
        <w:jc w:val="both"/>
        <w:rPr>
          <w:sz w:val="28"/>
          <w:szCs w:val="28"/>
        </w:rPr>
      </w:pPr>
      <w:r>
        <w:rPr>
          <w:sz w:val="28"/>
          <w:szCs w:val="28"/>
        </w:rPr>
        <w:t>c) Nhập khẩu hàng hoá, dịch vụ mang nhãn hiệu được bảo hộ.</w:t>
      </w:r>
    </w:p>
    <w:p>
      <w:pPr>
        <w:pStyle w:val="Normal"/>
        <w:widowControl w:val="false"/>
        <w:spacing w:lineRule="exact" w:line="340" w:before="120" w:after="0"/>
        <w:ind w:firstLine="567" w:right="0"/>
        <w:jc w:val="both"/>
        <w:rPr/>
      </w:pPr>
      <w:r>
        <w:rPr>
          <w:spacing w:val="-2"/>
          <w:sz w:val="28"/>
          <w:szCs w:val="28"/>
        </w:rPr>
        <w:t>6. Sử dụng tên thương mại là việc thực hiện hành vi nhằm mục đích thương mại bằng cách dùng tên thương mại để xưng danh trong các hoạt động kinh doanh, thể hiện tên thương mại trong các giấy tờ giao dịch, biển hiệu, sản phẩm, hàng hoá, bao bì hàng hoá và phương tiện cung cấp dịch vụ, quảng cáo.</w:t>
      </w:r>
    </w:p>
    <w:p>
      <w:pPr>
        <w:pStyle w:val="Normal"/>
        <w:widowControl w:val="false"/>
        <w:spacing w:lineRule="exact" w:line="340" w:before="120" w:after="0"/>
        <w:ind w:firstLine="567" w:right="0"/>
        <w:jc w:val="both"/>
        <w:rPr/>
      </w:pPr>
      <w:r>
        <w:rPr>
          <w:sz w:val="28"/>
          <w:szCs w:val="28"/>
        </w:rPr>
        <w:t>7. Sử dụng chỉ dẫn địa lý là việc thực hiện các hành vi sau đây:</w:t>
      </w:r>
    </w:p>
    <w:p>
      <w:pPr>
        <w:pStyle w:val="Normal"/>
        <w:widowControl w:val="false"/>
        <w:spacing w:lineRule="exact" w:line="340" w:before="120" w:after="0"/>
        <w:ind w:firstLine="567" w:right="0"/>
        <w:jc w:val="both"/>
        <w:rPr>
          <w:sz w:val="28"/>
          <w:szCs w:val="28"/>
        </w:rPr>
      </w:pPr>
      <w:r>
        <w:rPr>
          <w:sz w:val="28"/>
          <w:szCs w:val="28"/>
        </w:rPr>
        <w:t>a) Gắn chỉ dẫn địa lý được bảo hộ lên hàng hoá, bao bì hàng hoá, phương tiện kinh doanh, giấy tờ giao dịch trong hoạt động kinh doanh;</w:t>
      </w:r>
    </w:p>
    <w:p>
      <w:pPr>
        <w:pStyle w:val="Normal"/>
        <w:widowControl w:val="false"/>
        <w:spacing w:lineRule="exact" w:line="340" w:before="120" w:after="0"/>
        <w:ind w:firstLine="567" w:right="0"/>
        <w:jc w:val="both"/>
        <w:rPr/>
      </w:pPr>
      <w:r>
        <w:rPr>
          <w:sz w:val="28"/>
          <w:szCs w:val="28"/>
        </w:rPr>
        <w:t>b) Lưu thông, chào bán, quảng cáo nhằm để bán, tàng trữ để bán hàng hoá có mang chỉ dẫn địa lý được bảo hộ;</w:t>
      </w:r>
    </w:p>
    <w:p>
      <w:pPr>
        <w:pStyle w:val="Normal"/>
        <w:widowControl w:val="false"/>
        <w:spacing w:lineRule="exact" w:line="340" w:before="120" w:after="0"/>
        <w:ind w:firstLine="567" w:right="0"/>
        <w:jc w:val="both"/>
        <w:rPr>
          <w:sz w:val="28"/>
          <w:szCs w:val="28"/>
        </w:rPr>
      </w:pPr>
      <w:r>
        <w:rPr>
          <w:sz w:val="28"/>
          <w:szCs w:val="28"/>
        </w:rPr>
        <w:t>c) Nhập khẩu hàng hoá có mang chỉ dẫn địa lý được bảo hộ.</w:t>
      </w:r>
    </w:p>
    <w:p>
      <w:pPr>
        <w:pStyle w:val="Normal"/>
        <w:widowControl w:val="false"/>
        <w:spacing w:lineRule="exact" w:line="340" w:before="120" w:after="0"/>
        <w:ind w:firstLine="567" w:right="0"/>
        <w:jc w:val="both"/>
        <w:rPr/>
      </w:pPr>
      <w:r>
        <w:rPr>
          <w:b/>
          <w:bCs/>
          <w:sz w:val="28"/>
          <w:szCs w:val="28"/>
        </w:rPr>
        <w:t xml:space="preserve">Điều 125. </w:t>
      </w:r>
      <w:r>
        <w:rPr>
          <w:b/>
          <w:bCs/>
          <w:iCs/>
          <w:sz w:val="28"/>
          <w:szCs w:val="28"/>
        </w:rPr>
        <w:t>Quyền ngăn cấm người khác sử dụng đối tượng sở hữu công nghiệp</w:t>
      </w:r>
    </w:p>
    <w:p>
      <w:pPr>
        <w:pStyle w:val="Normal"/>
        <w:widowControl w:val="false"/>
        <w:spacing w:before="120" w:after="120"/>
        <w:ind w:firstLine="567" w:right="0"/>
        <w:jc w:val="both"/>
        <w:rPr/>
      </w:pPr>
      <w:r>
        <w:rPr>
          <w:sz w:val="28"/>
          <w:szCs w:val="28"/>
        </w:rPr>
        <w:t>1. Chủ sở hữu đối tượng sở hữu công nghiệp và tổ chức, cá nhân được trao quyền sử dụng hoặc quyền quản lý chỉ dẫn địa lý có quyền ngăn cấm người khác sử dụng đối tượng sở hữu công nghiệp nếu việc sử dụng đó không thuộc các trường hợp quy định tại khoản 2 và khoản 3 Điều này.</w:t>
      </w:r>
    </w:p>
    <w:p>
      <w:pPr>
        <w:pStyle w:val="Normal"/>
        <w:widowControl w:val="false"/>
        <w:spacing w:before="120" w:after="120"/>
        <w:ind w:firstLine="567" w:right="0"/>
        <w:jc w:val="both"/>
        <w:rPr/>
      </w:pPr>
      <w:r>
        <w:rPr>
          <w:sz w:val="28"/>
          <w:szCs w:val="28"/>
        </w:rPr>
        <w:t>2. Chủ sở hữu đối tượng sở hữu công nghiệp và tổ chức, cá nhân được trao quyền sử dụng hoặc quyền quản lý chỉ dẫn địa lý không có quyền cấm người khác thực hiện hành vi thuộc các trường hợp sau đây:</w:t>
      </w:r>
    </w:p>
    <w:p>
      <w:pPr>
        <w:pStyle w:val="Normal"/>
        <w:widowControl w:val="false"/>
        <w:spacing w:before="120" w:after="120"/>
        <w:ind w:firstLine="567" w:right="0"/>
        <w:jc w:val="both"/>
        <w:rPr/>
      </w:pPr>
      <w:r>
        <w:rPr>
          <w:sz w:val="28"/>
          <w:szCs w:val="28"/>
        </w:rPr>
        <w:t>a) Sử dụng sáng chế, kiểu dáng công nghiệp, thiết kế bố trí nhằm phục vụ nhu cầu cá nhân hoặc mục đích phi thương mại hoặc nhằm mục đích đánh giá, phân tích, nghiên cứu, giảng dạy, thử nghiệm, sản xuất thử hoặc thu thập thông tin để thực hiện thủ tục xin phép sản xuất, nhập khẩu, lưu hành sản phẩm;</w:t>
      </w:r>
    </w:p>
    <w:p>
      <w:pPr>
        <w:pStyle w:val="Normal"/>
        <w:widowControl w:val="false"/>
        <w:spacing w:before="120" w:after="120"/>
        <w:ind w:firstLine="567" w:right="0"/>
        <w:jc w:val="both"/>
        <w:rPr/>
      </w:pPr>
      <w:r>
        <w:rPr>
          <w:bCs/>
          <w:spacing w:val="-2"/>
          <w:sz w:val="28"/>
          <w:szCs w:val="28"/>
        </w:rPr>
        <w:t>b)</w:t>
      </w:r>
      <w:r>
        <w:rPr>
          <w:rStyle w:val="FootnoteCharacters"/>
          <w:rStyle w:val="FootnoteReference"/>
          <w:bCs/>
          <w:spacing w:val="-2"/>
          <w:sz w:val="28"/>
          <w:szCs w:val="28"/>
        </w:rPr>
        <w:footnoteReference w:id="140"/>
      </w:r>
      <w:r>
        <w:rPr>
          <w:bCs/>
          <w:spacing w:val="-2"/>
          <w:sz w:val="28"/>
          <w:szCs w:val="28"/>
        </w:rPr>
        <w:t xml:space="preserve"> Lưu thông, nhập khẩu, khai thác công dụng của sản phẩm do chủ sở hữu, người được chuyển giao quyền sử dụng, kể cả chuyển giao quyền sử dụng theo quyết định bắt buộc, người có quyền sử dụng trước đối tượng sở hữu công nghiệp theo quy định của Luật này đưa ra thị trường, kể cả thị trường nước ngoài;</w:t>
      </w:r>
    </w:p>
    <w:p>
      <w:pPr>
        <w:pStyle w:val="Normal"/>
        <w:widowControl w:val="false"/>
        <w:spacing w:before="120" w:after="120"/>
        <w:ind w:firstLine="567" w:right="0"/>
        <w:jc w:val="both"/>
        <w:rPr/>
      </w:pPr>
      <w:r>
        <w:rPr>
          <w:sz w:val="28"/>
          <w:szCs w:val="28"/>
        </w:rPr>
        <w:t>c) Sử dụng sáng chế, kiểu dáng công nghiệp, thiết kế bố trí chỉ nhằm mục đích duy trì hoạt động của các phương tiện vận tải của nước ngoài đang quá cảnh hoặc tạm thời nằm trong lãnh thổ Việt Nam;</w:t>
      </w:r>
    </w:p>
    <w:p>
      <w:pPr>
        <w:pStyle w:val="Normal"/>
        <w:widowControl w:val="false"/>
        <w:spacing w:before="120" w:after="120"/>
        <w:ind w:firstLine="567" w:right="0"/>
        <w:jc w:val="both"/>
        <w:rPr/>
      </w:pPr>
      <w:r>
        <w:rPr>
          <w:sz w:val="28"/>
          <w:szCs w:val="28"/>
        </w:rPr>
        <w:t>d) Sử dụng sáng chế, kiểu dáng công nghiệp do người có quyền sử dụng trước thực hiện theo quy định tại Điều 134 của Luật này;</w:t>
      </w:r>
    </w:p>
    <w:p>
      <w:pPr>
        <w:pStyle w:val="Normal"/>
        <w:widowControl w:val="false"/>
        <w:spacing w:before="120" w:after="120"/>
        <w:ind w:firstLine="567" w:right="0"/>
        <w:jc w:val="both"/>
        <w:rPr>
          <w:sz w:val="28"/>
          <w:szCs w:val="28"/>
        </w:rPr>
      </w:pPr>
      <w:r>
        <w:rPr>
          <w:sz w:val="28"/>
          <w:szCs w:val="28"/>
        </w:rPr>
        <w:t>đ) Sử dụng sáng chế do người được cơ quan nhà nước có thẩm quyền cho phép thực hiện theo quy định tại Điều 145 và Điều 146 của Luật này;</w:t>
      </w:r>
    </w:p>
    <w:p>
      <w:pPr>
        <w:pStyle w:val="Normal"/>
        <w:widowControl w:val="false"/>
        <w:spacing w:before="120" w:after="120"/>
        <w:ind w:firstLine="567" w:right="0"/>
        <w:jc w:val="both"/>
        <w:rPr/>
      </w:pPr>
      <w:r>
        <w:rPr>
          <w:sz w:val="28"/>
          <w:szCs w:val="28"/>
        </w:rPr>
        <w:t>e) Sử dụng thiết kế bố trí khi không biết hoặc không có nghĩa vụ phải biết thiết kế bố trí đó được bảo hộ;</w:t>
      </w:r>
    </w:p>
    <w:p>
      <w:pPr>
        <w:pStyle w:val="Normal"/>
        <w:widowControl w:val="false"/>
        <w:spacing w:before="120" w:after="120"/>
        <w:ind w:firstLine="567" w:right="0"/>
        <w:jc w:val="both"/>
        <w:rPr>
          <w:sz w:val="28"/>
          <w:szCs w:val="28"/>
        </w:rPr>
      </w:pPr>
      <w:r>
        <w:rPr>
          <w:sz w:val="28"/>
          <w:szCs w:val="28"/>
        </w:rPr>
        <w:t>g) Sử dụng nhãn hiệu trùng hoặc tương tự với chỉ dẫn địa lý được bảo hộ nếu nhãn hiệu đó đã đạt được sự bảo hộ một cách trung thực trước ngày nộp đơn đăng ký chỉ dẫn địa lý đó;</w:t>
      </w:r>
    </w:p>
    <w:p>
      <w:pPr>
        <w:pStyle w:val="Normal"/>
        <w:widowControl w:val="false"/>
        <w:spacing w:before="120" w:after="120"/>
        <w:ind w:firstLine="567" w:right="0"/>
        <w:jc w:val="both"/>
        <w:rPr/>
      </w:pPr>
      <w:r>
        <w:rPr>
          <w:sz w:val="28"/>
          <w:szCs w:val="28"/>
        </w:rPr>
        <w:t>h) Sử dụng một cách trung thực tên người, dấu hiệu mô tả chủng loại, số lượng, chất lượng, công dụng, giá trị, nguồn gốc địa lý và các đặc tính khác của hàng hoá, dịch vụ.</w:t>
      </w:r>
    </w:p>
    <w:p>
      <w:pPr>
        <w:pStyle w:val="Normal"/>
        <w:widowControl w:val="false"/>
        <w:spacing w:before="120" w:after="120"/>
        <w:ind w:firstLine="567" w:right="0"/>
        <w:jc w:val="both"/>
        <w:rPr>
          <w:sz w:val="28"/>
          <w:szCs w:val="28"/>
        </w:rPr>
      </w:pPr>
      <w:r>
        <w:rPr>
          <w:sz w:val="28"/>
          <w:szCs w:val="28"/>
        </w:rPr>
        <w:t>3. Chủ sở hữu bí mật kinh doanh không có quyền cấm người khác thực hiện các hành vi sau đây:</w:t>
      </w:r>
    </w:p>
    <w:p>
      <w:pPr>
        <w:pStyle w:val="Normal"/>
        <w:widowControl w:val="false"/>
        <w:spacing w:before="120" w:after="120"/>
        <w:ind w:firstLine="567" w:right="0"/>
        <w:jc w:val="both"/>
        <w:rPr/>
      </w:pPr>
      <w:r>
        <w:rPr>
          <w:sz w:val="28"/>
          <w:szCs w:val="28"/>
        </w:rPr>
        <w:t>a) Bộc lộ, sử dụng bí mật kinh doanh thu được khi không biết và không có nghĩa vụ phải biết bí mật kinh doanh đó do người khác thu được một cách bất hợp pháp;</w:t>
      </w:r>
    </w:p>
    <w:p>
      <w:pPr>
        <w:pStyle w:val="Normal"/>
        <w:widowControl w:val="false"/>
        <w:spacing w:before="120" w:after="120"/>
        <w:ind w:firstLine="567" w:right="0"/>
        <w:jc w:val="both"/>
        <w:rPr>
          <w:sz w:val="28"/>
          <w:szCs w:val="28"/>
        </w:rPr>
      </w:pPr>
      <w:r>
        <w:rPr>
          <w:sz w:val="28"/>
          <w:szCs w:val="28"/>
        </w:rPr>
        <w:t>b) Bộc lộ dữ liệu bí mật nhằm bảo vệ công chúng theo quy định tại khoản 1 Điều 128 của Luật này;</w:t>
      </w:r>
    </w:p>
    <w:p>
      <w:pPr>
        <w:pStyle w:val="Normal"/>
        <w:widowControl w:val="false"/>
        <w:spacing w:before="120" w:after="120"/>
        <w:ind w:firstLine="567" w:right="0"/>
        <w:jc w:val="both"/>
        <w:rPr/>
      </w:pPr>
      <w:r>
        <w:rPr>
          <w:sz w:val="28"/>
          <w:szCs w:val="28"/>
        </w:rPr>
        <w:t>c) Sử dụng dữ liệu bí mật quy định tại Điều 128 của Luật này không nhằm mục đích thương mại;</w:t>
      </w:r>
    </w:p>
    <w:p>
      <w:pPr>
        <w:pStyle w:val="Normal"/>
        <w:widowControl w:val="false"/>
        <w:spacing w:before="120" w:after="120"/>
        <w:ind w:firstLine="567" w:right="0"/>
        <w:jc w:val="both"/>
        <w:rPr>
          <w:sz w:val="28"/>
          <w:szCs w:val="28"/>
        </w:rPr>
      </w:pPr>
      <w:r>
        <w:rPr>
          <w:sz w:val="28"/>
          <w:szCs w:val="28"/>
        </w:rPr>
        <w:t>d) Bộc lộ, sử dụng bí mật kinh doanh được tạo ra một cách độc lập;</w:t>
      </w:r>
    </w:p>
    <w:p>
      <w:pPr>
        <w:pStyle w:val="Normal"/>
        <w:widowControl w:val="false"/>
        <w:spacing w:before="120" w:after="120"/>
        <w:ind w:firstLine="567" w:right="0"/>
        <w:jc w:val="both"/>
        <w:rPr/>
      </w:pPr>
      <w:r>
        <w:rPr>
          <w:sz w:val="28"/>
          <w:szCs w:val="28"/>
        </w:rPr>
        <w:t>đ) Bộc lộ, sử dụng bí mật kinh doanh được tạo ra do phân tích, đánh giá sản phẩm được phân phối hợp pháp với điều kiện người phân tích, đánh giá không có thoả thuận khác với chủ sở hữu bí mật kinh doanh hoặc người bán hàng.</w:t>
      </w:r>
    </w:p>
    <w:p>
      <w:pPr>
        <w:pStyle w:val="Normal"/>
        <w:widowControl w:val="false"/>
        <w:spacing w:before="120" w:after="120"/>
        <w:ind w:firstLine="567" w:right="0"/>
        <w:jc w:val="both"/>
        <w:rPr/>
      </w:pPr>
      <w:r>
        <w:rPr>
          <w:b/>
          <w:bCs/>
          <w:sz w:val="28"/>
          <w:szCs w:val="28"/>
        </w:rPr>
        <w:t xml:space="preserve">Điều 126. </w:t>
      </w:r>
      <w:r>
        <w:rPr>
          <w:b/>
          <w:bCs/>
          <w:iCs/>
          <w:sz w:val="28"/>
          <w:szCs w:val="28"/>
        </w:rPr>
        <w:t>Hành vi xâm phạm quyền đối với sáng chế, kiểu dáng công nghiệp, thiết kế bố trí</w:t>
      </w:r>
    </w:p>
    <w:p>
      <w:pPr>
        <w:pStyle w:val="Normal"/>
        <w:widowControl w:val="false"/>
        <w:spacing w:before="120" w:after="120"/>
        <w:ind w:firstLine="567" w:right="0"/>
        <w:jc w:val="both"/>
        <w:rPr/>
      </w:pPr>
      <w:r>
        <w:rPr>
          <w:sz w:val="28"/>
          <w:szCs w:val="28"/>
        </w:rPr>
        <w:t>Các hành vi sau đây bị coi là xâm phạm quyền của chủ sở hữu sáng chế, kiểu dáng công nghiệp, thiết kế bố trí:</w:t>
      </w:r>
    </w:p>
    <w:p>
      <w:pPr>
        <w:pStyle w:val="Normal"/>
        <w:widowControl w:val="false"/>
        <w:spacing w:before="120" w:after="120"/>
        <w:ind w:firstLine="567" w:right="0"/>
        <w:jc w:val="both"/>
        <w:rPr/>
      </w:pPr>
      <w:r>
        <w:rPr>
          <w:spacing w:val="-2"/>
          <w:sz w:val="28"/>
          <w:szCs w:val="28"/>
        </w:rPr>
        <w:t>1. Sử dụng sáng chế được bảo hộ, kiểu dáng công nghiệp được bảo hộ hoặc kiểu dáng công nghiệp không khác biệt đáng kể với kiểu dáng đó, thiết kế bố trí được bảo hộ hoặc bất kỳ phần nào có tính nguyên gốc của thiết kế bố trí đó trong thời hạn hiệu lực của văn bằng bảo hộ mà không được phép của chủ sở hữu;</w:t>
      </w:r>
    </w:p>
    <w:p>
      <w:pPr>
        <w:pStyle w:val="Normal"/>
        <w:widowControl w:val="false"/>
        <w:spacing w:before="120" w:after="120"/>
        <w:ind w:firstLine="567" w:right="0"/>
        <w:jc w:val="both"/>
        <w:rPr>
          <w:sz w:val="28"/>
          <w:szCs w:val="28"/>
        </w:rPr>
      </w:pPr>
      <w:r>
        <w:rPr>
          <w:sz w:val="28"/>
          <w:szCs w:val="28"/>
        </w:rPr>
        <w:t>2. Sử dụng sáng chế, kiểu dáng công nghiệp, thiết kế bố trí mà không trả tiền đền bù theo quy định về quyền tạm thời quy định tại Điều 131 của Luật này.</w:t>
      </w:r>
    </w:p>
    <w:p>
      <w:pPr>
        <w:pStyle w:val="Normal"/>
        <w:widowControl w:val="false"/>
        <w:spacing w:before="120" w:after="120"/>
        <w:ind w:firstLine="567" w:right="0"/>
        <w:rPr/>
      </w:pPr>
      <w:r>
        <w:rPr>
          <w:b/>
          <w:bCs/>
          <w:sz w:val="28"/>
          <w:szCs w:val="28"/>
        </w:rPr>
        <w:t xml:space="preserve">Điều 127. </w:t>
      </w:r>
      <w:r>
        <w:rPr>
          <w:b/>
          <w:bCs/>
          <w:iCs/>
          <w:sz w:val="28"/>
          <w:szCs w:val="28"/>
        </w:rPr>
        <w:t>Hành vi xâm phạm quyền đối với bí mật kinh doanh</w:t>
      </w:r>
    </w:p>
    <w:p>
      <w:pPr>
        <w:pStyle w:val="Normal"/>
        <w:widowControl w:val="false"/>
        <w:spacing w:before="120" w:after="120"/>
        <w:ind w:firstLine="567" w:right="0"/>
        <w:jc w:val="both"/>
        <w:rPr>
          <w:spacing w:val="-2"/>
          <w:sz w:val="28"/>
          <w:szCs w:val="28"/>
        </w:rPr>
      </w:pPr>
      <w:r>
        <w:rPr>
          <w:spacing w:val="-2"/>
          <w:sz w:val="28"/>
          <w:szCs w:val="28"/>
        </w:rPr>
        <w:t>1. Các hành vi sau đây bị coi là xâm phạm quyền đối với bí mật kinh doanh:</w:t>
      </w:r>
    </w:p>
    <w:p>
      <w:pPr>
        <w:pStyle w:val="Normal"/>
        <w:widowControl w:val="false"/>
        <w:spacing w:before="120" w:after="120"/>
        <w:ind w:firstLine="567" w:right="0"/>
        <w:jc w:val="both"/>
        <w:rPr>
          <w:sz w:val="28"/>
          <w:szCs w:val="28"/>
        </w:rPr>
      </w:pPr>
      <w:r>
        <w:rPr>
          <w:sz w:val="28"/>
          <w:szCs w:val="28"/>
        </w:rPr>
        <w:t xml:space="preserve">a) Tiếp cận, thu thập thông tin thuộc bí mật kinh doanh bằng cách chống lại các biện pháp bảo mật của người kiểm soát hợp pháp bí mật kinh doanh đó; </w:t>
      </w:r>
    </w:p>
    <w:p>
      <w:pPr>
        <w:pStyle w:val="Normal"/>
        <w:widowControl w:val="false"/>
        <w:spacing w:before="120" w:after="120"/>
        <w:ind w:firstLine="567" w:right="0"/>
        <w:jc w:val="both"/>
        <w:rPr/>
      </w:pPr>
      <w:r>
        <w:rPr>
          <w:sz w:val="28"/>
          <w:szCs w:val="28"/>
        </w:rPr>
        <w:t>b) Bộc lộ, sử dụng thông tin thuộc bí mật kinh doanh mà không được phép của chủ sở hữu bí mật kinh doanh đó;</w:t>
      </w:r>
    </w:p>
    <w:p>
      <w:pPr>
        <w:pStyle w:val="Normal"/>
        <w:widowControl w:val="false"/>
        <w:spacing w:before="120" w:after="120"/>
        <w:ind w:firstLine="567" w:right="0"/>
        <w:jc w:val="both"/>
        <w:rPr/>
      </w:pPr>
      <w:r>
        <w:rPr>
          <w:sz w:val="28"/>
          <w:szCs w:val="28"/>
        </w:rPr>
        <w:t>c) Vi phạm hợp đồng bảo mật hoặc lừa gạt, xui khiến, mua chuộc, ép buộc, dụ dỗ, lợi dụng lòng tin của người có nghĩa vụ bảo mật nhằm tiếp cận, thu thập hoặc làm bộc lộ bí mật kinh doanh;</w:t>
      </w:r>
    </w:p>
    <w:p>
      <w:pPr>
        <w:pStyle w:val="Normal"/>
        <w:widowControl w:val="false"/>
        <w:spacing w:before="120" w:after="120"/>
        <w:ind w:firstLine="567" w:right="0"/>
        <w:jc w:val="both"/>
        <w:rPr>
          <w:sz w:val="28"/>
          <w:szCs w:val="28"/>
        </w:rPr>
      </w:pPr>
      <w:r>
        <w:rPr>
          <w:sz w:val="28"/>
          <w:szCs w:val="28"/>
        </w:rPr>
        <w:t>d) Tiếp cận, thu thập thông tin thuộc bí mật kinh doanh của người nộp đơn theo thủ tục xin cấp phép kinh doanh hoặc lưu hành sản phẩm bằng cách chống lại các biện pháp bảo mật của cơ quan có thẩm quyền;</w:t>
      </w:r>
    </w:p>
    <w:p>
      <w:pPr>
        <w:pStyle w:val="Normal"/>
        <w:widowControl w:val="false"/>
        <w:spacing w:before="120" w:after="120"/>
        <w:ind w:firstLine="567" w:right="0"/>
        <w:jc w:val="both"/>
        <w:rPr/>
      </w:pPr>
      <w:r>
        <w:rPr>
          <w:sz w:val="28"/>
          <w:szCs w:val="28"/>
        </w:rPr>
        <w:t>đ) Sử dụng, bộc lộ bí mật kinh doanh dù đã biết hoặc có nghĩa vụ phải biết bí mật kinh doanh đó do người khác thu được có liên quan đến một trong các hành vi quy định tại các điểm a, b, c và d khoản này;</w:t>
      </w:r>
    </w:p>
    <w:p>
      <w:pPr>
        <w:pStyle w:val="Normal"/>
        <w:widowControl w:val="false"/>
        <w:spacing w:before="120" w:after="120"/>
        <w:ind w:firstLine="567" w:right="0"/>
        <w:jc w:val="both"/>
        <w:rPr>
          <w:sz w:val="28"/>
          <w:szCs w:val="28"/>
        </w:rPr>
      </w:pPr>
      <w:r>
        <w:rPr>
          <w:sz w:val="28"/>
          <w:szCs w:val="28"/>
        </w:rPr>
        <w:t>e) Không thực hiện nghĩa vụ bảo mật quy định tại Điều 128 của Luật này.</w:t>
      </w:r>
    </w:p>
    <w:p>
      <w:pPr>
        <w:pStyle w:val="Normal"/>
        <w:widowControl w:val="false"/>
        <w:spacing w:before="120" w:after="120"/>
        <w:ind w:firstLine="567" w:right="0"/>
        <w:jc w:val="both"/>
        <w:rPr/>
      </w:pPr>
      <w:r>
        <w:rPr>
          <w:sz w:val="28"/>
          <w:szCs w:val="28"/>
        </w:rPr>
        <w:t>2. Người kiểm soát hợp pháp bí mật kinh doanh quy định tại khoản 1 Điều này bao gồm chủ sở hữu bí mật kinh doanh, người được chuyển giao hợp pháp quyền sử dụng bí mật kinh doanh, người quản lý bí mật kinh doanh.</w:t>
      </w:r>
    </w:p>
    <w:p>
      <w:pPr>
        <w:pStyle w:val="Normal"/>
        <w:widowControl w:val="false"/>
        <w:snapToGrid w:val="false"/>
        <w:spacing w:lineRule="exact" w:line="360" w:before="120" w:after="120"/>
        <w:ind w:firstLine="567" w:right="0"/>
        <w:jc w:val="both"/>
        <w:rPr>
          <w:sz w:val="28"/>
          <w:szCs w:val="28"/>
        </w:rPr>
      </w:pPr>
      <w:r>
        <w:rPr>
          <w:b/>
          <w:bCs/>
          <w:iCs/>
          <w:sz w:val="28"/>
          <w:szCs w:val="28"/>
        </w:rPr>
        <w:t>Điều 128. Nghĩa vụ bảo hộ dữ liệu thử nghiệm</w:t>
      </w:r>
      <w:r>
        <w:rPr>
          <w:rStyle w:val="FootnoteCharacters"/>
          <w:rStyle w:val="FootnoteReference"/>
          <w:iCs/>
          <w:sz w:val="28"/>
          <w:szCs w:val="28"/>
        </w:rPr>
        <w:footnoteReference w:id="141"/>
      </w:r>
    </w:p>
    <w:p>
      <w:pPr>
        <w:pStyle w:val="Normal"/>
        <w:widowControl w:val="false"/>
        <w:snapToGrid w:val="false"/>
        <w:spacing w:lineRule="exact" w:line="360" w:before="120" w:after="120"/>
        <w:ind w:firstLine="567" w:right="0"/>
        <w:jc w:val="both"/>
        <w:rPr/>
      </w:pPr>
      <w:r>
        <w:rPr>
          <w:sz w:val="28"/>
          <w:szCs w:val="28"/>
        </w:rPr>
        <w:t>1. Trong trường hợp pháp luật có quy định người nộp đơn xin cấp phép lưu hành dược phẩm, nông hóa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pPr>
        <w:pStyle w:val="Normal"/>
        <w:widowControl w:val="false"/>
        <w:snapToGrid w:val="false"/>
        <w:spacing w:lineRule="exact" w:line="360" w:before="120" w:after="120"/>
        <w:ind w:firstLine="567" w:right="0"/>
        <w:jc w:val="both"/>
        <w:rPr/>
      </w:pPr>
      <w:r>
        <w:rPr>
          <w:sz w:val="28"/>
          <w:szCs w:val="28"/>
        </w:rPr>
        <w:t>2. Đối với dược phẩm, kể từ khi dữ liệu bí mật trong đơn xin cấp phép được nộp cho cơ quan có thẩm quyền quy định tại khoản 1 Điều này đến hết thời hạn năm năm tính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điểm d khoản 3 Điều 125 của Luật này.</w:t>
      </w:r>
    </w:p>
    <w:p>
      <w:pPr>
        <w:pStyle w:val="Normal"/>
        <w:widowControl w:val="false"/>
        <w:snapToGrid w:val="false"/>
        <w:spacing w:lineRule="exact" w:line="360" w:before="120" w:after="120"/>
        <w:ind w:firstLine="567" w:right="0"/>
        <w:jc w:val="both"/>
        <w:rPr>
          <w:sz w:val="28"/>
          <w:szCs w:val="28"/>
        </w:rPr>
      </w:pPr>
      <w:r>
        <w:rPr>
          <w:sz w:val="28"/>
          <w:szCs w:val="28"/>
        </w:rPr>
        <w:t>3. Trường hợp cơ quan có thẩm quyền cấp phép lưu hành dược phẩm cho phép người nộp đơn sau dựa vào việc một dược phẩm đã được cấp phép lưu hành hoặc dữ liệu chứng minh tính an toàn, hiệu quả của một dược phẩm đã được cấp phép lưu hành để xin cấp phép lưu hành cho một dược phẩm khác thì cơ quan có thẩm quyền cấp phép phải công bố trên Cổng thông tin điện tử hoặc Trang thông tin điện tử của cơ quan có thẩm quyền đó về thông tin của đơn nộp sau trong thời hạn năm tháng trước khi dược phẩm trong đơn nộp sau được cấp phép lưu hành,</w:t>
      </w:r>
      <w:r>
        <w:rPr>
          <w:bCs/>
          <w:sz w:val="28"/>
          <w:szCs w:val="28"/>
        </w:rPr>
        <w:t xml:space="preserve"> trừ trường hợp việc cấp phép lưu hành cần được thực hiện sớm hơn theo quy định của luật khác có liên quan.</w:t>
      </w:r>
    </w:p>
    <w:p>
      <w:pPr>
        <w:pStyle w:val="Normal"/>
        <w:widowControl w:val="false"/>
        <w:spacing w:before="120" w:after="120"/>
        <w:ind w:firstLine="567" w:right="0"/>
        <w:jc w:val="both"/>
        <w:rPr>
          <w:sz w:val="28"/>
          <w:szCs w:val="28"/>
        </w:rPr>
      </w:pPr>
      <w:r>
        <w:rPr>
          <w:spacing w:val="2"/>
          <w:sz w:val="28"/>
          <w:szCs w:val="28"/>
        </w:rPr>
        <w:t>4. Đối với nông hóa phẩm, kể từ khi dữ liệu bí mật trong đơn xin cấp phép được nộp cho cơ quan có thẩm quyền quy định tại khoản 1 Điều này đến hết thời hạn mười năm tính từ ngày người nộp đơn được cấp phép, cơ quan đó không được cấp phép cho người nộp đơn muộn hơn nếu trong đơn sử dụng dữ liệu bí mật nêu trên hoặc dựa vào việc người nộp dữ liệu bí mật nêu trên được cấp phép lưu hành mà không được sự đồng ý của người nộp dữ liệu đó, trừ trường hợp quy định tại điểm d khoản 3 Điều 125 của Luật này hoặc việc cấp phép là cần thiết để bảo đảm quốc phòng, an ninh, dinh dưỡng cho Nhân dân hoặc đáp ứng nhu cầu cấp thiết khác của xã hội.</w:t>
      </w:r>
    </w:p>
    <w:p>
      <w:pPr>
        <w:pStyle w:val="Normal"/>
        <w:widowControl w:val="false"/>
        <w:spacing w:before="120" w:after="120"/>
        <w:ind w:firstLine="567" w:right="0"/>
        <w:jc w:val="both"/>
        <w:rPr/>
      </w:pPr>
      <w:r>
        <w:rPr>
          <w:b/>
          <w:bCs/>
          <w:sz w:val="28"/>
          <w:szCs w:val="28"/>
        </w:rPr>
        <w:t xml:space="preserve">Điều 129. </w:t>
      </w:r>
      <w:r>
        <w:rPr>
          <w:b/>
          <w:bCs/>
          <w:iCs/>
          <w:sz w:val="28"/>
          <w:szCs w:val="28"/>
        </w:rPr>
        <w:t>Hành vi xâm phạm quyền đối với nhãn hiệu, tên thương mại và chỉ dẫn địa lý</w:t>
      </w:r>
    </w:p>
    <w:p>
      <w:pPr>
        <w:pStyle w:val="Normal"/>
        <w:widowControl w:val="false"/>
        <w:spacing w:before="120" w:after="120"/>
        <w:ind w:firstLine="567" w:right="0"/>
        <w:jc w:val="both"/>
        <w:rPr>
          <w:sz w:val="28"/>
          <w:szCs w:val="28"/>
        </w:rPr>
      </w:pPr>
      <w:r>
        <w:rPr>
          <w:sz w:val="28"/>
          <w:szCs w:val="28"/>
        </w:rPr>
        <w:t>1. Các hành vi sau đây được thực hiện mà không được phép của chủ sở hữu nhãn hiệu thì bị coi là xâm phạm quyền đối với nhãn hiệu:</w:t>
      </w:r>
    </w:p>
    <w:p>
      <w:pPr>
        <w:pStyle w:val="Normal"/>
        <w:widowControl w:val="false"/>
        <w:spacing w:before="120" w:after="120"/>
        <w:ind w:firstLine="567" w:right="0"/>
        <w:jc w:val="both"/>
        <w:rPr/>
      </w:pPr>
      <w:r>
        <w:rPr>
          <w:sz w:val="28"/>
          <w:szCs w:val="28"/>
        </w:rPr>
        <w:t>a) Sử dụng dấu hiệu trùng với nhãn hiệu được bảo hộ cho hàng hoá, dịch vụ trùng với hàng hoá, dịch vụ thuộc danh mục đăng ký kèm theo nhãn hiệu đó;</w:t>
      </w:r>
    </w:p>
    <w:p>
      <w:pPr>
        <w:pStyle w:val="Normal"/>
        <w:widowControl w:val="false"/>
        <w:spacing w:before="120" w:after="120"/>
        <w:ind w:firstLine="567" w:right="0"/>
        <w:jc w:val="both"/>
        <w:rPr/>
      </w:pPr>
      <w:r>
        <w:rPr>
          <w:sz w:val="28"/>
          <w:szCs w:val="28"/>
        </w:rPr>
        <w:t>b) Sử dụng dấu hiệu trùng với nhãn hiệu được bảo hộ cho hàng hoá, dịch vụ tương tự hoặc liên quan tới hàng hoá, dịch vụ thuộc danh mục đăng ký kèm theo nhãn hiệu đó, nếu việc sử dụng có khả năng gây nhầm lẫn về nguồn gốc hàng hoá, dịch vụ;</w:t>
      </w:r>
    </w:p>
    <w:p>
      <w:pPr>
        <w:pStyle w:val="Normal"/>
        <w:widowControl w:val="false"/>
        <w:spacing w:before="120" w:after="120"/>
        <w:ind w:firstLine="567" w:right="0"/>
        <w:jc w:val="both"/>
        <w:rPr/>
      </w:pPr>
      <w:r>
        <w:rPr>
          <w:sz w:val="28"/>
          <w:szCs w:val="28"/>
        </w:rPr>
        <w:t>c) Sử dụng dấu hiệu tương tự với nhãn hiệu được bảo hộ cho hàng hoá, dịch vụ trùng, tương tự hoặc liên quan tới hàng hoá, dịch vụ thuộc danh mục đăng ký kèm theo nhãn hiệu đó, nếu việc sử dụng có khả năng gây nhầm lẫn về nguồn gốc hàng hoá, dịch vụ;</w:t>
      </w:r>
    </w:p>
    <w:p>
      <w:pPr>
        <w:pStyle w:val="Normal"/>
        <w:widowControl w:val="false"/>
        <w:spacing w:before="120" w:after="120"/>
        <w:ind w:firstLine="567" w:right="0"/>
        <w:jc w:val="both"/>
        <w:rPr/>
      </w:pPr>
      <w:r>
        <w:rPr>
          <w:sz w:val="28"/>
          <w:szCs w:val="28"/>
        </w:rPr>
        <w:t>d) Sử dụng dấu hiệu trùng hoặc tương tự với nhãn hiệu nổi tiếng hoặc dấu hiệu dưới dạng dịch nghĩa, phiên âm từ nhãn hiệu nổi tiếng cho hàng hoá, dịch vụ bất kỳ, kể cả hàng hoá, dịch vụ không trùng, không tương tự và không liên quan tới hàng hoá, dịch vụ thuộc danh mục hàng hoá, dịch vụ mang nhãn hiệu nổi tiếng, nếu việc sử dụng có khả năng gây nhầm lẫn về nguồn gốc hàng hoá hoặc gây ấn tượng sai lệch về mối quan hệ giữa người sử dụng dấu hiệu đó với chủ sở hữu nhãn hiệu nổi tiếng.</w:t>
      </w:r>
    </w:p>
    <w:p>
      <w:pPr>
        <w:pStyle w:val="Normal"/>
        <w:widowControl w:val="false"/>
        <w:spacing w:before="120" w:after="120"/>
        <w:ind w:firstLine="567" w:right="0"/>
        <w:jc w:val="both"/>
        <w:rPr/>
      </w:pPr>
      <w:r>
        <w:rPr>
          <w:sz w:val="28"/>
          <w:szCs w:val="28"/>
        </w:rPr>
        <w:t>2. Mọi hành vi sử dụng chỉ dẫn thương mại trùng hoặc tương tự với tên thương mại của người khác đã được sử dụng trước cho cùng loại sản phẩm, dịch vụ hoặc cho sản phẩm, dịch vụ tương tự, gây nhầm lẫn về chủ thể kinh doanh, cơ sở kinh doanh, hoạt động kinh doanh dưới tên thương mại đó đều bị coi là xâm phạm quyền đối với tên thương mại.</w:t>
      </w:r>
    </w:p>
    <w:p>
      <w:pPr>
        <w:pStyle w:val="Normal"/>
        <w:widowControl w:val="false"/>
        <w:spacing w:before="120" w:after="120"/>
        <w:ind w:firstLine="567" w:right="0"/>
        <w:jc w:val="both"/>
        <w:rPr>
          <w:sz w:val="28"/>
          <w:szCs w:val="28"/>
        </w:rPr>
      </w:pPr>
      <w:r>
        <w:rPr>
          <w:sz w:val="28"/>
          <w:szCs w:val="28"/>
        </w:rPr>
        <w:t>3. Các hành vi sau đây bị coi là xâm phạm quyền đối với chỉ dẫn địa lý được bảo hộ:</w:t>
      </w:r>
    </w:p>
    <w:p>
      <w:pPr>
        <w:pStyle w:val="Normal"/>
        <w:widowControl w:val="false"/>
        <w:spacing w:before="120" w:after="120"/>
        <w:ind w:firstLine="567" w:right="0"/>
        <w:jc w:val="both"/>
        <w:rPr/>
      </w:pPr>
      <w:r>
        <w:rPr>
          <w:sz w:val="28"/>
          <w:szCs w:val="28"/>
        </w:rPr>
        <w:t>a) Sử dụng chỉ dẫn địa lý được bảo hộ cho sản phẩm mặc dù có nguồn gốc xuất xứ từ khu vực địa lý mang chỉ dẫn địa lý, nhưng sản phẩm đó không đáp ứng các tiêu chuẩn về tính chất, chất lượng đặc thù của sản phẩm mang chỉ dẫn địa lý;</w:t>
      </w:r>
    </w:p>
    <w:p>
      <w:pPr>
        <w:pStyle w:val="Normal"/>
        <w:widowControl w:val="false"/>
        <w:spacing w:before="120" w:after="120"/>
        <w:ind w:firstLine="567" w:right="0"/>
        <w:jc w:val="both"/>
        <w:rPr/>
      </w:pPr>
      <w:r>
        <w:rPr>
          <w:spacing w:val="2"/>
          <w:sz w:val="28"/>
          <w:szCs w:val="28"/>
        </w:rPr>
        <w:t>b) Sử dụng chỉ dẫn địa lý được bảo hộ cho sản phẩm tương tự với sản phẩm mang chỉ dẫn địa lý nhằm mục đích lợi dụng danh tiếng, uy tín của chỉ dẫn địa lý;</w:t>
      </w:r>
    </w:p>
    <w:p>
      <w:pPr>
        <w:pStyle w:val="Normal"/>
        <w:widowControl w:val="false"/>
        <w:spacing w:before="120" w:after="120"/>
        <w:ind w:firstLine="567" w:right="0"/>
        <w:jc w:val="both"/>
        <w:rPr/>
      </w:pPr>
      <w:r>
        <w:rPr>
          <w:sz w:val="28"/>
          <w:szCs w:val="28"/>
        </w:rPr>
        <w:t xml:space="preserve">c) Sử dụng bất kỳ dấu hiệu nào trùng hoặc tương tự với chỉ dẫn địa lý được bảo hộ cho sản phẩm không có nguồn gốc từ khu vực địa lý mang chỉ dẫn địa lý đó làm cho người tiêu dùng hiểu sai rằng sản phẩm có nguồn gốc từ khu vực địa lý đó; </w:t>
      </w:r>
    </w:p>
    <w:p>
      <w:pPr>
        <w:pStyle w:val="Normal"/>
        <w:widowControl w:val="false"/>
        <w:spacing w:before="120" w:after="120"/>
        <w:ind w:firstLine="567" w:right="0"/>
        <w:jc w:val="both"/>
        <w:rPr/>
      </w:pPr>
      <w:r>
        <w:rPr>
          <w:sz w:val="28"/>
          <w:szCs w:val="28"/>
        </w:rPr>
        <w:t>d) Sử dụng chỉ dẫn địa lý được bảo hộ đối với rượu vang, rượu mạnh cho rượu vang, rượu mạnh không có nguồn gốc xuất xứ từ khu vực địa lý tương ứng với chỉ dẫn địa lý đó, kể cả trường hợp có nêu chỉ dẫn về nguồn gốc xuất xứ thật của hàng hoá hoặc chỉ dẫn địa lý được sử dụng dưới dạng dịch nghĩa, phiên âm hoặc được sử dụng kèm theo các từ loại, kiểu, dạng, phỏng theo hoặc những từ tương tự như vậy.</w:t>
      </w:r>
    </w:p>
    <w:p>
      <w:pPr>
        <w:pStyle w:val="Normal"/>
        <w:widowControl w:val="false"/>
        <w:spacing w:before="120" w:after="120"/>
        <w:ind w:firstLine="567" w:right="0"/>
        <w:jc w:val="both"/>
        <w:rPr/>
      </w:pPr>
      <w:r>
        <w:rPr>
          <w:b/>
          <w:bCs/>
          <w:sz w:val="28"/>
          <w:szCs w:val="28"/>
        </w:rPr>
        <w:t xml:space="preserve">Điều 130. </w:t>
      </w:r>
      <w:r>
        <w:rPr>
          <w:b/>
          <w:bCs/>
          <w:iCs/>
          <w:sz w:val="28"/>
          <w:szCs w:val="28"/>
        </w:rPr>
        <w:t>Hành vi cạnh tranh không lành mạnh</w:t>
      </w:r>
    </w:p>
    <w:p>
      <w:pPr>
        <w:pStyle w:val="Normal"/>
        <w:widowControl w:val="false"/>
        <w:spacing w:before="120" w:after="120"/>
        <w:ind w:firstLine="567" w:right="0"/>
        <w:jc w:val="both"/>
        <w:rPr/>
      </w:pPr>
      <w:r>
        <w:rPr>
          <w:sz w:val="28"/>
          <w:szCs w:val="28"/>
        </w:rPr>
        <w:t>1. Các hành vi sau đây bị coi là hành vi cạnh tranh không lành mạnh:</w:t>
      </w:r>
    </w:p>
    <w:p>
      <w:pPr>
        <w:pStyle w:val="Normal"/>
        <w:widowControl w:val="false"/>
        <w:spacing w:before="120" w:after="120"/>
        <w:ind w:firstLine="567" w:right="0"/>
        <w:jc w:val="both"/>
        <w:rPr>
          <w:sz w:val="28"/>
          <w:szCs w:val="28"/>
        </w:rPr>
      </w:pPr>
      <w:r>
        <w:rPr>
          <w:sz w:val="28"/>
          <w:szCs w:val="28"/>
        </w:rPr>
        <w:t>a) Sử dụng chỉ dẫn thương mại gây nhầm lẫn về chủ thể kinh doanh, hoạt động kinh doanh, nguồn gốc thương mại của hàng hoá, dịch vụ;</w:t>
      </w:r>
    </w:p>
    <w:p>
      <w:pPr>
        <w:pStyle w:val="Normal"/>
        <w:widowControl w:val="false"/>
        <w:spacing w:before="120" w:after="120"/>
        <w:ind w:firstLine="567" w:right="0"/>
        <w:jc w:val="both"/>
        <w:rPr/>
      </w:pPr>
      <w:r>
        <w:rPr>
          <w:sz w:val="28"/>
          <w:szCs w:val="28"/>
        </w:rPr>
        <w:t>b) Sử dụng chỉ dẫn thương mại gây nhầm lẫn về xuất xứ, cách sản xuất, tính năng, chất lượng, số lượng hoặc đặc điểm khác của hàng hoá, dịch vụ; về điều kiện cung cấp hàng hoá, dịch vụ;</w:t>
      </w:r>
    </w:p>
    <w:p>
      <w:pPr>
        <w:pStyle w:val="Normal"/>
        <w:widowControl w:val="false"/>
        <w:spacing w:before="120" w:after="120"/>
        <w:ind w:firstLine="567" w:right="0"/>
        <w:jc w:val="both"/>
        <w:rPr/>
      </w:pPr>
      <w:r>
        <w:rPr>
          <w:sz w:val="28"/>
          <w:szCs w:val="28"/>
        </w:rPr>
        <w:t>c) Sử dụng nhãn hiệu được bảo hộ tại một nước là thành viên của điều ước quốc tế có quy định cấm người đại diện hoặc đại lý của chủ sở hữu nhãn hiệu sử dụng nhãn hiệu đó mà Cộng hoà xã hội chủ nghĩa Việt Nam cũng là thành viên, nếu người sử dụng là người đại diện hoặc đại lý của chủ sở hữu nhãn hiệu và việc sử dụng đó không được sự đồng ý của chủ sở hữu nhãn hiệu và không có lý do chính đáng;</w:t>
      </w:r>
    </w:p>
    <w:p>
      <w:pPr>
        <w:pStyle w:val="Normal"/>
        <w:widowControl w:val="false"/>
        <w:spacing w:before="120" w:after="120"/>
        <w:ind w:firstLine="567" w:right="0"/>
        <w:jc w:val="both"/>
        <w:rPr>
          <w:sz w:val="28"/>
          <w:szCs w:val="28"/>
        </w:rPr>
      </w:pPr>
      <w:r>
        <w:rPr>
          <w:bCs/>
          <w:sz w:val="28"/>
          <w:szCs w:val="28"/>
        </w:rPr>
        <w:t>d)</w:t>
      </w:r>
      <w:r>
        <w:rPr>
          <w:rStyle w:val="FootnoteCharacters"/>
          <w:rStyle w:val="FootnoteReference"/>
          <w:bCs/>
          <w:sz w:val="28"/>
          <w:szCs w:val="28"/>
        </w:rPr>
        <w:footnoteReference w:id="142"/>
      </w:r>
      <w:r>
        <w:rPr>
          <w:bCs/>
          <w:sz w:val="28"/>
          <w:szCs w:val="28"/>
        </w:rPr>
        <w:t xml:space="preserve"> Chiếm hữu, sử dụng tên miền trùng hoặc tương tự gây nhầm lẫn với nhãn hiệu, tên thương mại được bảo hộ của người khác hoặc chỉ dẫn địa lý mà mình không có quyền sử dụng với dụng ý xấu, lợi dụng uy tín, danh tiếng của nhãn hiệu, tên thương mại, chỉ dẫn địa lý tương ứng nhằm thu lợi bất chính.</w:t>
      </w:r>
    </w:p>
    <w:p>
      <w:pPr>
        <w:pStyle w:val="Normal"/>
        <w:widowControl w:val="false"/>
        <w:spacing w:before="120" w:after="120"/>
        <w:ind w:firstLine="567" w:right="0"/>
        <w:jc w:val="both"/>
        <w:rPr>
          <w:sz w:val="28"/>
          <w:szCs w:val="28"/>
        </w:rPr>
      </w:pPr>
      <w:r>
        <w:rPr>
          <w:sz w:val="28"/>
          <w:szCs w:val="28"/>
        </w:rPr>
        <w:t>2. Chỉ dẫn thương mại quy định tại khoản 1 Điều này là các dấu hiệu, thông tin nhằm hướng dẫn thương mại hàng hoá, dịch vụ, bao gồm nhãn hiệu, tên thương mại, biểu tượng kinh doanh, khẩu hiệu kinh doanh, chỉ dẫn địa lý, kiểu dáng bao bì của hàng hoá, nhãn hàng hoá.</w:t>
      </w:r>
      <w:r>
        <w:rPr>
          <w:rFonts w:cs="Arial" w:ascii="Arial" w:hAnsi="Arial"/>
          <w:sz w:val="28"/>
          <w:szCs w:val="28"/>
        </w:rPr>
        <w:t> </w:t>
      </w:r>
    </w:p>
    <w:p>
      <w:pPr>
        <w:pStyle w:val="Normal"/>
        <w:widowControl w:val="false"/>
        <w:spacing w:before="120" w:after="120"/>
        <w:ind w:firstLine="567" w:right="0"/>
        <w:jc w:val="both"/>
        <w:rPr/>
      </w:pPr>
      <w:r>
        <w:rPr>
          <w:sz w:val="28"/>
          <w:szCs w:val="28"/>
        </w:rPr>
        <w:t>3. Hành vi sử dụng chỉ dẫn thương mại quy định tại khoản 1 Điều này bao gồm các hành vi gắn chỉ dẫn thương mại đó lên hàng hoá, bao bì hàng hoá, phương tiện dịch vụ, giấy tờ giao dịch kinh doanh, phương tiện quảng cáo; bán, quảng cáo để bán, tàng trữ để bán, nhập khẩu hàng hoá có gắn chỉ dẫn thương mại đó.</w:t>
      </w:r>
    </w:p>
    <w:p>
      <w:pPr>
        <w:pStyle w:val="Normal"/>
        <w:widowControl w:val="false"/>
        <w:spacing w:before="120" w:after="120"/>
        <w:ind w:firstLine="567" w:right="0"/>
        <w:jc w:val="both"/>
        <w:rPr/>
      </w:pPr>
      <w:r>
        <w:rPr>
          <w:b/>
          <w:bCs/>
          <w:sz w:val="28"/>
          <w:szCs w:val="28"/>
        </w:rPr>
        <w:t xml:space="preserve">Điều 131. </w:t>
      </w:r>
      <w:r>
        <w:rPr>
          <w:b/>
          <w:bCs/>
          <w:iCs/>
          <w:sz w:val="28"/>
          <w:szCs w:val="28"/>
        </w:rPr>
        <w:t xml:space="preserve">Quyền tạm thời đối với sáng chế, kiểu dáng công nghiệp, thiết kế bố trí </w:t>
      </w:r>
    </w:p>
    <w:p>
      <w:pPr>
        <w:pStyle w:val="Normal"/>
        <w:widowControl w:val="false"/>
        <w:spacing w:before="120" w:after="120"/>
        <w:ind w:firstLine="567" w:right="0"/>
        <w:jc w:val="both"/>
        <w:rPr/>
      </w:pPr>
      <w:r>
        <w:rPr>
          <w:sz w:val="28"/>
          <w:szCs w:val="28"/>
        </w:rPr>
        <w:t>1. Trường hợp người nộp đơn đăng ký sáng chế, kiểu dáng công nghiệp biết rằng sáng chế, kiểu dáng công nghiệp đang được người khác sử dụng nhằm mục đích thương mại và người đó không có quyền sử dụng trước thì người nộp đơn có quyền thông báo bằng văn bản cho người sử dụng về việc mình đã nộp đơn đăng ký, trong đó chỉ rõ ngày nộp đơn và ngày công bố đơn trên Công báo sở hữu công nghiệp để người đó chấm dứt việc sử dụng hoặc tiếp tục sử dụng.</w:t>
      </w:r>
    </w:p>
    <w:p>
      <w:pPr>
        <w:pStyle w:val="Normal"/>
        <w:widowControl w:val="false"/>
        <w:spacing w:before="120" w:after="120"/>
        <w:ind w:firstLine="567" w:right="0"/>
        <w:jc w:val="both"/>
        <w:rPr/>
      </w:pPr>
      <w:r>
        <w:rPr>
          <w:sz w:val="28"/>
          <w:szCs w:val="28"/>
        </w:rPr>
        <w:t xml:space="preserve">2. Đối với thiết kế bố trí đã được người có quyền đăng ký hoặc người được người đó cho phép khai thác thương mại trước ngày cấp Giấy chứng nhận đăng ký thiết kế bố trí mạch tích hợp bán dẫn, nếu người có quyền đăng ký biết rằng thiết kế bố trí đó đang được người khác sử dụng nhằm mục đích thương mại thì người đó có quyền thông báo bằng văn bản về quyền đăng ký của mình đối với thiết kế bố trí đó cho người sử dụng để người đó chấm dứt việc sử dụng thiết kế bố trí hoặc tiếp tục sử dụng. </w:t>
      </w:r>
    </w:p>
    <w:p>
      <w:pPr>
        <w:pStyle w:val="Normal"/>
        <w:widowControl w:val="false"/>
        <w:spacing w:before="120" w:after="120"/>
        <w:ind w:firstLine="567" w:right="0"/>
        <w:jc w:val="both"/>
        <w:rPr/>
      </w:pPr>
      <w:r>
        <w:rPr>
          <w:sz w:val="28"/>
          <w:szCs w:val="28"/>
        </w:rPr>
        <w:t>3. Trong trường hợp đã được thông báo quy định tại khoản 1 và khoản 2 Điều này mà người được thông báo vẫn tiếp tục sử dụng sáng chế, kiểu dáng công nghiệp, thiết kế bố trí thì khi Bằng độc quyền sáng chế, Bằng độc quyền giải pháp hữu ích, Bằng độc quyền kiểu dáng công nghiệp, Giấy chứng nhận đăng ký thiết kế bố trí mạch tích hợp bán dẫn được cấp, chủ sở hữu sáng chế, kiểu dáng công nghiệp, thiết kế bố trí có quyền yêu cầu người đã sử dụng sáng chế, kiểu dáng công nghiệp, thiết kế bố trí phải trả một khoản tiền đền bù tương đương với giá chuyển giao quyền sử dụng sáng chế, kiểu dáng công nghiệp, thiết kế bố trí đó trong phạm vi và thời hạn sử dụng tương ứng.</w:t>
      </w:r>
    </w:p>
    <w:p>
      <w:pPr>
        <w:pStyle w:val="Normal"/>
        <w:widowControl w:val="false"/>
        <w:snapToGrid w:val="false"/>
        <w:spacing w:lineRule="exact" w:line="340" w:before="120" w:after="120"/>
        <w:ind w:firstLine="567" w:right="0"/>
        <w:jc w:val="both"/>
        <w:rPr>
          <w:b/>
          <w:sz w:val="28"/>
          <w:szCs w:val="28"/>
        </w:rPr>
      </w:pPr>
      <w:r>
        <w:rPr>
          <w:b/>
          <w:sz w:val="28"/>
          <w:szCs w:val="28"/>
        </w:rPr>
        <w:t>Điều 131a. Đền bù cho chủ sở hữu sáng chế vì sự chậm trễ trong việc cấp phép lưu hành dược phẩm</w:t>
      </w:r>
      <w:r>
        <w:rPr>
          <w:rStyle w:val="FootnoteCharacters"/>
          <w:rStyle w:val="FootnoteReference"/>
          <w:bCs/>
          <w:sz w:val="28"/>
          <w:szCs w:val="28"/>
        </w:rPr>
        <w:footnoteReference w:id="143"/>
      </w:r>
    </w:p>
    <w:p>
      <w:pPr>
        <w:pStyle w:val="Normal"/>
        <w:widowControl w:val="false"/>
        <w:snapToGrid w:val="false"/>
        <w:spacing w:lineRule="exact" w:line="340" w:before="120" w:after="120"/>
        <w:ind w:firstLine="567" w:right="0"/>
        <w:jc w:val="both"/>
        <w:rPr/>
      </w:pPr>
      <w:r>
        <w:rPr>
          <w:sz w:val="28"/>
          <w:szCs w:val="28"/>
        </w:rPr>
        <w:t xml:space="preserve">1. Khi thực hiện thủ tục duy trì hiệu lực Bằng độc quyền sáng chế, chủ Bằng độc quyền sáng chế không phải nộp phí sử dụng văn bằng bảo hộ cho khoảng thời gian mà thủ tục đăng ký lưu hành lần đầu của dược phẩm được sản xuất theo Bằng độc quyền sáng chế đó tại Việt Nam bị chậm. </w:t>
      </w:r>
    </w:p>
    <w:p>
      <w:pPr>
        <w:pStyle w:val="Normal"/>
        <w:widowControl w:val="false"/>
        <w:snapToGrid w:val="false"/>
        <w:spacing w:lineRule="exact" w:line="340" w:before="120" w:after="120"/>
        <w:ind w:firstLine="567" w:right="0"/>
        <w:jc w:val="both"/>
        <w:rPr/>
      </w:pPr>
      <w:r>
        <w:rPr>
          <w:sz w:val="28"/>
          <w:szCs w:val="28"/>
        </w:rPr>
        <w:t>2. Thủ tục đăng ký lưu hành dược phẩm bị xem là chậm nếu kết thúc thời hạn hai năm, kể từ ngày nhận đủ hồ sơ đăng ký lưu hành mà cơ quan có thẩm quyền cấp phép lưu hành dược phẩm không có văn bản phản hồi lần đầu đối với hồ sơ. Khoảng thời gian bị chậm được tính từ ngày đầu tiên sau khi kết thúc hai năm kể từ ngày cơ quan có thẩm quyền cấp phép lưu hành dược phẩm nhận đủ hồ sơ đến khi có văn bản phản hồi lần đầu.</w:t>
      </w:r>
    </w:p>
    <w:p>
      <w:pPr>
        <w:pStyle w:val="Normal"/>
        <w:widowControl w:val="false"/>
        <w:snapToGrid w:val="false"/>
        <w:spacing w:lineRule="exact" w:line="340" w:before="120" w:after="120"/>
        <w:ind w:firstLine="567" w:right="0"/>
        <w:jc w:val="both"/>
        <w:rPr/>
      </w:pPr>
      <w:r>
        <w:rPr>
          <w:sz w:val="28"/>
          <w:szCs w:val="28"/>
        </w:rPr>
        <w:t>3. Thời gian chậm do lỗi của người nộp đơn hoặc do nguyên nhân nằm ngoài kiểm soát của cơ quan nhà nước có thẩm quyền không tính vào các khoảng thời gian quy định tại khoản 2 Điều này.</w:t>
      </w:r>
    </w:p>
    <w:p>
      <w:pPr>
        <w:pStyle w:val="Normal"/>
        <w:widowControl w:val="false"/>
        <w:snapToGrid w:val="false"/>
        <w:spacing w:lineRule="exact" w:line="340" w:before="120" w:after="120"/>
        <w:ind w:firstLine="567" w:right="0"/>
        <w:jc w:val="both"/>
        <w:rPr/>
      </w:pPr>
      <w:r>
        <w:rPr>
          <w:sz w:val="28"/>
          <w:szCs w:val="28"/>
        </w:rPr>
        <w:t>4. Trường hợp chủ Bằng độc quyền sáng chế đã nộp phí sử dụng văn bằng bảo hộ cho khoảng thời gian bị xem là chậm, số phí đã nộp sẽ được trừ vào kỳ duy trì hiệu lực tiếp theo hoặc hoàn trả.</w:t>
      </w:r>
    </w:p>
    <w:p>
      <w:pPr>
        <w:pStyle w:val="NormalWeb"/>
        <w:widowControl w:val="false"/>
        <w:snapToGrid w:val="false"/>
        <w:spacing w:lineRule="exact" w:line="340" w:before="120" w:after="120"/>
        <w:ind w:firstLine="567" w:right="0"/>
        <w:jc w:val="both"/>
        <w:rPr/>
      </w:pPr>
      <w:r>
        <w:rPr>
          <w:spacing w:val="-2"/>
          <w:sz w:val="28"/>
          <w:szCs w:val="28"/>
          <w:lang w:val="en-US"/>
        </w:rPr>
        <w:t>5. Để không phải nộp phí sử dụng văn bằng bảo hộ theo quy định tại khoản 1 Điều này, trong thời hạn mười hai tháng kể từ ngày dược phẩm được cấp phép lưu hành, chủ Bằng độc quyền sáng chế phải nộp cho cơ quan quản lý nhà nước về quyền sở hữu công nghiệp văn bản của cơ quan có thẩm quyền cấp phép lưu hành dược phẩm xác nhận về việc thủ tục đăng ký lưu hành dược phẩm đó bị chậm.</w:t>
      </w:r>
    </w:p>
    <w:p>
      <w:pPr>
        <w:pStyle w:val="Normal"/>
        <w:widowControl w:val="false"/>
        <w:spacing w:before="120" w:after="120"/>
        <w:ind w:firstLine="567" w:right="0"/>
        <w:jc w:val="both"/>
        <w:rPr/>
      </w:pPr>
      <w:r>
        <w:rPr>
          <w:sz w:val="28"/>
          <w:szCs w:val="28"/>
        </w:rPr>
        <w:t>6. Chính phủ quy định chi tiết Điều này.</w:t>
      </w:r>
    </w:p>
    <w:p>
      <w:pPr>
        <w:pStyle w:val="Normal"/>
        <w:spacing w:before="120" w:after="120"/>
        <w:jc w:val="center"/>
        <w:rPr>
          <w:b/>
          <w:bCs/>
          <w:iCs/>
          <w:sz w:val="28"/>
          <w:szCs w:val="28"/>
        </w:rPr>
      </w:pPr>
      <w:r>
        <w:rPr>
          <w:b/>
          <w:bCs/>
          <w:iCs/>
          <w:sz w:val="28"/>
          <w:szCs w:val="28"/>
        </w:rPr>
      </w:r>
    </w:p>
    <w:p>
      <w:pPr>
        <w:pStyle w:val="Normal"/>
        <w:spacing w:before="120" w:after="120"/>
        <w:jc w:val="center"/>
        <w:rPr>
          <w:b/>
          <w:bCs/>
          <w:iCs/>
          <w:sz w:val="28"/>
          <w:szCs w:val="28"/>
        </w:rPr>
      </w:pPr>
      <w:r>
        <w:rPr>
          <w:b/>
          <w:bCs/>
          <w:iCs/>
          <w:sz w:val="28"/>
          <w:szCs w:val="28"/>
        </w:rPr>
        <w:t>Mục 2</w:t>
      </w:r>
    </w:p>
    <w:p>
      <w:pPr>
        <w:pStyle w:val="Normal"/>
        <w:spacing w:before="120" w:after="120"/>
        <w:jc w:val="center"/>
        <w:rPr>
          <w:b/>
          <w:sz w:val="28"/>
          <w:szCs w:val="28"/>
        </w:rPr>
      </w:pPr>
      <w:r>
        <w:rPr>
          <w:b/>
          <w:sz w:val="28"/>
          <w:szCs w:val="28"/>
        </w:rPr>
        <w:t>GIỚI HẠN QUYỀN SỞ HỮU CÔNG NGHIỆP</w:t>
      </w:r>
    </w:p>
    <w:p>
      <w:pPr>
        <w:pStyle w:val="Normal"/>
        <w:widowControl w:val="false"/>
        <w:spacing w:lineRule="exact" w:line="330" w:before="120" w:after="0"/>
        <w:ind w:firstLine="561" w:right="0"/>
        <w:jc w:val="both"/>
        <w:rPr/>
      </w:pPr>
      <w:r>
        <w:rPr>
          <w:b/>
          <w:bCs/>
          <w:sz w:val="28"/>
          <w:szCs w:val="28"/>
        </w:rPr>
        <w:t xml:space="preserve">Điều 132. </w:t>
      </w:r>
      <w:r>
        <w:rPr>
          <w:b/>
          <w:bCs/>
          <w:iCs/>
          <w:sz w:val="28"/>
          <w:szCs w:val="28"/>
        </w:rPr>
        <w:t>Các yếu tố hạn chế quyền sở hữu công nghiệp</w:t>
      </w:r>
    </w:p>
    <w:p>
      <w:pPr>
        <w:pStyle w:val="Normal"/>
        <w:widowControl w:val="false"/>
        <w:spacing w:lineRule="exact" w:line="330" w:before="120" w:after="0"/>
        <w:ind w:firstLine="561" w:right="0"/>
        <w:jc w:val="both"/>
        <w:rPr>
          <w:sz w:val="28"/>
          <w:szCs w:val="28"/>
        </w:rPr>
      </w:pPr>
      <w:r>
        <w:rPr>
          <w:sz w:val="28"/>
          <w:szCs w:val="28"/>
        </w:rPr>
        <w:t>Theo quy định của Luật này, quyền sở hữu công nghiệp có thể bị hạn chế bởi các yếu tố sau đây:</w:t>
      </w:r>
    </w:p>
    <w:p>
      <w:pPr>
        <w:pStyle w:val="Normal"/>
        <w:widowControl w:val="false"/>
        <w:spacing w:lineRule="exact" w:line="330" w:before="120" w:after="0"/>
        <w:ind w:firstLine="561" w:right="0"/>
        <w:jc w:val="both"/>
        <w:rPr/>
      </w:pPr>
      <w:r>
        <w:rPr>
          <w:sz w:val="28"/>
          <w:szCs w:val="28"/>
        </w:rPr>
        <w:t>1. Quyền của người sử dụng trước đối với sáng chế, kiểu dáng công nghiệp;</w:t>
      </w:r>
    </w:p>
    <w:p>
      <w:pPr>
        <w:pStyle w:val="Normal"/>
        <w:widowControl w:val="false"/>
        <w:spacing w:lineRule="exact" w:line="330" w:before="120" w:after="0"/>
        <w:ind w:firstLine="561" w:right="0"/>
        <w:jc w:val="both"/>
        <w:rPr>
          <w:sz w:val="28"/>
          <w:szCs w:val="28"/>
        </w:rPr>
      </w:pPr>
      <w:r>
        <w:rPr>
          <w:sz w:val="28"/>
          <w:szCs w:val="28"/>
        </w:rPr>
        <w:t xml:space="preserve">2. Các nghĩa vụ của chủ sở hữu, bao gồm: </w:t>
      </w:r>
    </w:p>
    <w:p>
      <w:pPr>
        <w:pStyle w:val="Normal"/>
        <w:widowControl w:val="false"/>
        <w:spacing w:lineRule="exact" w:line="330" w:before="120" w:after="0"/>
        <w:ind w:firstLine="561" w:right="0"/>
        <w:jc w:val="both"/>
        <w:rPr>
          <w:sz w:val="28"/>
          <w:szCs w:val="28"/>
        </w:rPr>
      </w:pPr>
      <w:r>
        <w:rPr>
          <w:sz w:val="28"/>
          <w:szCs w:val="28"/>
        </w:rPr>
        <w:t xml:space="preserve">a) Trả thù lao cho tác giả sáng chế, kiểu dáng công nghiệp, thiết kế bố trí; </w:t>
      </w:r>
    </w:p>
    <w:p>
      <w:pPr>
        <w:pStyle w:val="Normal"/>
        <w:widowControl w:val="false"/>
        <w:spacing w:lineRule="exact" w:line="330" w:before="120" w:after="0"/>
        <w:ind w:firstLine="561" w:right="0"/>
        <w:jc w:val="both"/>
        <w:rPr>
          <w:sz w:val="28"/>
          <w:szCs w:val="28"/>
        </w:rPr>
      </w:pPr>
      <w:r>
        <w:rPr>
          <w:sz w:val="28"/>
          <w:szCs w:val="28"/>
        </w:rPr>
        <w:t>b) Sử dụng sáng chế, nhãn hiệu.</w:t>
      </w:r>
    </w:p>
    <w:p>
      <w:pPr>
        <w:pStyle w:val="Normal"/>
        <w:widowControl w:val="false"/>
        <w:spacing w:lineRule="exact" w:line="330" w:before="120" w:after="0"/>
        <w:ind w:firstLine="561" w:right="0"/>
        <w:jc w:val="both"/>
        <w:rPr/>
      </w:pPr>
      <w:r>
        <w:rPr>
          <w:sz w:val="28"/>
          <w:szCs w:val="28"/>
        </w:rPr>
        <w:t>3. Chuyển giao quyền sử dụng sáng chế theo quyết định của cơ quan nhà nước có thẩm quyền.</w:t>
      </w:r>
    </w:p>
    <w:p>
      <w:pPr>
        <w:pStyle w:val="Normal"/>
        <w:widowControl w:val="false"/>
        <w:spacing w:lineRule="exact" w:line="330" w:before="120" w:after="0"/>
        <w:ind w:firstLine="561" w:right="0"/>
        <w:jc w:val="both"/>
        <w:rPr/>
      </w:pPr>
      <w:r>
        <w:rPr>
          <w:b/>
          <w:bCs/>
          <w:sz w:val="28"/>
          <w:szCs w:val="28"/>
        </w:rPr>
        <w:t xml:space="preserve">Điều 133. </w:t>
      </w:r>
      <w:r>
        <w:rPr>
          <w:b/>
          <w:bCs/>
          <w:iCs/>
          <w:sz w:val="28"/>
          <w:szCs w:val="28"/>
        </w:rPr>
        <w:t>Quyền sử dụng sáng chế nhân danh Nhà nước</w:t>
      </w:r>
    </w:p>
    <w:p>
      <w:pPr>
        <w:pStyle w:val="Normal"/>
        <w:widowControl w:val="false"/>
        <w:spacing w:lineRule="exact" w:line="330" w:before="120" w:after="0"/>
        <w:ind w:firstLine="561" w:right="0"/>
        <w:jc w:val="both"/>
        <w:rPr/>
      </w:pPr>
      <w:r>
        <w:rPr>
          <w:sz w:val="28"/>
          <w:szCs w:val="28"/>
        </w:rPr>
        <w:t>1. Bộ, cơ quan ngang bộ có quyền nhân danh Nhà nước sử dụng hoặc cho phép tổ chức, cá nhân khác sử dụng sáng chế thuộc lĩnh vực quản lý của mình nhằm mục đích công cộng, phi thương mại, phục vụ quốc phòng, an ninh, phòng bệnh, chữa bệnh, dinh dưỡng cho Nhân dân và đáp ứng các nhu cầu cấp thiết khác của xã hội mà không cần sự đồng ý của chủ sở hữu sáng chế hoặc người được chuyển giao quyền sử dụng sáng chế theo hợp đồng độc quyền (sau đây gọi là người nắm độc quyền sử dụng sáng chế) theo quy định tại Điều 145 và Điều 146 của Luật này.</w:t>
      </w:r>
    </w:p>
    <w:p>
      <w:pPr>
        <w:pStyle w:val="Normal"/>
        <w:widowControl w:val="false"/>
        <w:spacing w:lineRule="exact" w:line="330" w:before="120" w:after="0"/>
        <w:ind w:firstLine="561" w:right="0"/>
        <w:jc w:val="both"/>
        <w:rPr/>
      </w:pPr>
      <w:r>
        <w:rPr>
          <w:sz w:val="28"/>
          <w:szCs w:val="28"/>
        </w:rPr>
        <w:t>2. Việc sử dụng sáng chế quy định tại khoản 1 Điều này chỉ được giới hạn trong phạm vi và điều kiện chuyển giao quyền sử dụng quy định tại khoản 1 Điều 146 của Luật này, trừ trường hợp sáng chế được tạo ra bằng việc sử dụng cơ sở vật chất - kỹ thuật, kinh phí từ ngân sách nhà nước.</w:t>
      </w:r>
    </w:p>
    <w:p>
      <w:pPr>
        <w:pStyle w:val="Normal"/>
        <w:widowControl w:val="false"/>
        <w:snapToGrid w:val="false"/>
        <w:spacing w:lineRule="exact" w:line="330" w:before="120" w:after="0"/>
        <w:ind w:firstLine="561" w:right="0"/>
        <w:jc w:val="both"/>
        <w:rPr>
          <w:iCs/>
          <w:sz w:val="28"/>
          <w:szCs w:val="28"/>
        </w:rPr>
      </w:pPr>
      <w:r>
        <w:rPr>
          <w:b/>
          <w:bCs/>
          <w:iCs/>
          <w:sz w:val="28"/>
          <w:szCs w:val="28"/>
        </w:rPr>
        <w:t>Điều 133a. Quyền của Nhà nước đối với sáng chế, kiểu dáng công nghiệp, thiết kế bố trí là kết quả của nhiệm vụ khoa học và công nghệ sử dụng ngân sách nhà nước</w:t>
      </w:r>
      <w:r>
        <w:rPr>
          <w:rStyle w:val="FootnoteCharacters"/>
          <w:rStyle w:val="FootnoteReference"/>
          <w:iCs/>
          <w:sz w:val="28"/>
          <w:szCs w:val="28"/>
        </w:rPr>
        <w:footnoteReference w:id="144"/>
      </w:r>
    </w:p>
    <w:p>
      <w:pPr>
        <w:pStyle w:val="Normal"/>
        <w:snapToGrid w:val="false"/>
        <w:spacing w:lineRule="exact" w:line="330" w:before="120" w:after="0"/>
        <w:ind w:firstLine="561" w:right="0"/>
        <w:jc w:val="both"/>
        <w:rPr/>
      </w:pPr>
      <w:r>
        <w:rPr>
          <w:sz w:val="28"/>
          <w:szCs w:val="28"/>
        </w:rPr>
        <w:t>1. Đại diện chủ sở hữu nhà nước thông báo công khai trong thời hạn chín mươi ngày để giao quyền đăng ký sáng chế, kiểu dáng công nghiệp, thiết kế bố trí là kết quả của nhiệm vụ khoa học và công nghệ sử dụng ngân sách nhà nước cho tổ chức, cá nhân có nhu cầu trong các trường hợp sau đây:</w:t>
      </w:r>
    </w:p>
    <w:p>
      <w:pPr>
        <w:pStyle w:val="Normal"/>
        <w:snapToGrid w:val="false"/>
        <w:spacing w:lineRule="exact" w:line="330" w:before="120" w:after="0"/>
        <w:ind w:firstLine="561" w:right="0"/>
        <w:jc w:val="both"/>
        <w:rPr>
          <w:sz w:val="28"/>
          <w:szCs w:val="28"/>
        </w:rPr>
      </w:pPr>
      <w:r>
        <w:rPr>
          <w:sz w:val="28"/>
          <w:szCs w:val="28"/>
        </w:rPr>
        <w:t>a) Tổ chức chủ trì nhiệm vụ khoa học và công nghệ không thực hiện nghĩa vụ thông báo theo quy định tại khoản 1 Điều 136a của Luật này;</w:t>
      </w:r>
    </w:p>
    <w:p>
      <w:pPr>
        <w:pStyle w:val="Normal"/>
        <w:snapToGrid w:val="false"/>
        <w:spacing w:lineRule="exact" w:line="330" w:before="120" w:after="0"/>
        <w:ind w:firstLine="561" w:right="0"/>
        <w:jc w:val="both"/>
        <w:rPr/>
      </w:pPr>
      <w:r>
        <w:rPr>
          <w:spacing w:val="-2"/>
          <w:sz w:val="28"/>
          <w:szCs w:val="28"/>
        </w:rPr>
        <w:t>b) Tổ chức chủ trì nhiệm vụ khoa học và công nghệ có văn bản báo cáo đại diện chủ sở hữu nhà nước về việc không có nhu cầu đăng ký;</w:t>
      </w:r>
    </w:p>
    <w:p>
      <w:pPr>
        <w:pStyle w:val="Normal"/>
        <w:snapToGrid w:val="false"/>
        <w:spacing w:lineRule="exact" w:line="330" w:before="120" w:after="0"/>
        <w:ind w:firstLine="561" w:right="0"/>
        <w:jc w:val="both"/>
        <w:rPr>
          <w:sz w:val="28"/>
          <w:szCs w:val="28"/>
        </w:rPr>
      </w:pPr>
      <w:r>
        <w:rPr>
          <w:sz w:val="28"/>
          <w:szCs w:val="28"/>
        </w:rPr>
        <w:t>c) Tổ chức chủ trì nhiệm vụ khoa học và công nghệ không nộp đơn đăng ký sáng chế, kiểu dáng công nghiệp, thiết kế bố trí trong thời hạn quy định tại khoản 2 Điều 136a của Luật này.</w:t>
      </w:r>
    </w:p>
    <w:p>
      <w:pPr>
        <w:pStyle w:val="Normal"/>
        <w:snapToGrid w:val="false"/>
        <w:spacing w:lineRule="exact" w:line="330" w:before="120" w:after="0"/>
        <w:ind w:firstLine="561" w:right="0"/>
        <w:jc w:val="both"/>
        <w:rPr/>
      </w:pPr>
      <w:r>
        <w:rPr>
          <w:sz w:val="28"/>
          <w:szCs w:val="28"/>
        </w:rPr>
        <w:t>2. Trường hợp không giao được quyền đăng ký cho tổ chức, cá nhân có nhu cầu theo quy định tại khoản 1 Điều này, đại diện chủ sở hữu nhà nước công bố công khai trên Cổng thông tin điện tử hoặc Trang thông tin điện tử của cơ quan quản lý nhiệm vụ khoa học và công nghệ về nội dung sáng chế, kiểu dáng công nghiệp, thiết kế bố trí là kết quả của nhiệm vụ khoa học và công nghệ sử dụng ngân sách nhà nước.</w:t>
      </w:r>
    </w:p>
    <w:p>
      <w:pPr>
        <w:pStyle w:val="Normal"/>
        <w:snapToGrid w:val="false"/>
        <w:spacing w:lineRule="exact" w:line="330" w:before="120" w:after="0"/>
        <w:ind w:firstLine="561" w:right="0"/>
        <w:jc w:val="both"/>
        <w:rPr/>
      </w:pPr>
      <w:r>
        <w:rPr>
          <w:sz w:val="28"/>
          <w:szCs w:val="28"/>
        </w:rPr>
        <w:t>3</w:t>
      </w:r>
      <w:r>
        <w:rPr>
          <w:sz w:val="28"/>
          <w:szCs w:val="28"/>
          <w:lang w:eastAsia="ru-RU"/>
        </w:rPr>
        <w:t xml:space="preserve">. </w:t>
      </w:r>
      <w:r>
        <w:rPr>
          <w:sz w:val="28"/>
          <w:szCs w:val="28"/>
        </w:rPr>
        <w:t>Cơ quan nhà nước có thẩm quyền cho phép tổ chức, cá nhân khác sử dụng sáng chế, kiểu dáng công nghiệp, thiết kế bố trí là kết quả của nhiệm vụ khoa học và công nghệ sử dụng ngân sách nhà nước mà không cần sự đồng ý của người nắm độc quyền sử dụng trong các trường hợp sau đây:</w:t>
      </w:r>
    </w:p>
    <w:p>
      <w:pPr>
        <w:pStyle w:val="Normal"/>
        <w:snapToGrid w:val="false"/>
        <w:spacing w:lineRule="exact" w:line="330" w:before="120" w:after="0"/>
        <w:ind w:firstLine="561" w:right="0"/>
        <w:jc w:val="both"/>
        <w:rPr/>
      </w:pPr>
      <w:r>
        <w:rPr>
          <w:sz w:val="28"/>
          <w:szCs w:val="28"/>
        </w:rPr>
        <w:t>a) Người nắm độc quyền sử dụng không thực hiện trong một thời gian hợp lý các biện pháp hiệu quả để sử dụng sáng chế, kiểu dáng công nghiệp, thiết kế bố trí là kết quả của nhiệm vụ khoa học và công nghệ mà Nhà nước hỗ trợ trên 30% tổng số vốn;</w:t>
      </w:r>
    </w:p>
    <w:p>
      <w:pPr>
        <w:pStyle w:val="Normal"/>
        <w:snapToGrid w:val="false"/>
        <w:spacing w:lineRule="exact" w:line="330" w:before="120" w:after="0"/>
        <w:ind w:firstLine="561" w:right="0"/>
        <w:jc w:val="both"/>
        <w:rPr/>
      </w:pPr>
      <w:r>
        <w:rPr>
          <w:sz w:val="28"/>
          <w:szCs w:val="28"/>
        </w:rPr>
        <w:t>b) Việc sử dụng nhằm mục đích công cộng, phi thương mại, phục vụ quốc phòng, an ninh, phòng bệnh, chữa bệnh, bảo đảm dinh dưỡng cho nhân dân hoặc đáp ứng các nhu cầu cấp thiết khác của xã hội.</w:t>
      </w:r>
    </w:p>
    <w:p>
      <w:pPr>
        <w:pStyle w:val="Normal"/>
        <w:snapToGrid w:val="false"/>
        <w:spacing w:lineRule="exact" w:line="330" w:before="120" w:after="0"/>
        <w:ind w:firstLine="561" w:right="0"/>
        <w:jc w:val="both"/>
        <w:rPr/>
      </w:pPr>
      <w:r>
        <w:rPr>
          <w:sz w:val="28"/>
          <w:szCs w:val="28"/>
        </w:rPr>
        <w:t>4. Việc trả khoản tiền đền bù cho người nắm độc quyền sử dụng do cơ quan nhà nước có thẩm quyền cho phép tổ chức, cá nhân khác sử dụng sáng chế, kiểu dáng công nghiệp, thiết kế bố trí theo quy định tại khoản 3 Điều này được thực hiện như sau:</w:t>
      </w:r>
    </w:p>
    <w:p>
      <w:pPr>
        <w:pStyle w:val="Normal"/>
        <w:snapToGrid w:val="false"/>
        <w:spacing w:lineRule="exact" w:line="330" w:before="120" w:after="0"/>
        <w:ind w:firstLine="561" w:right="0"/>
        <w:jc w:val="both"/>
        <w:rPr/>
      </w:pPr>
      <w:r>
        <w:rPr>
          <w:spacing w:val="-2"/>
          <w:sz w:val="28"/>
          <w:szCs w:val="28"/>
        </w:rPr>
        <w:t>a) Đối với sáng chế, kiểu dáng công nghiệp, thiết kế bố trí là kết quả của nhiệm vụ khoa học và công nghệ sử dụng toàn bộ ngân sách nhà nước, tổ chức, cá nhân được phép sử dụng không phải trả tiền đền bù;</w:t>
      </w:r>
    </w:p>
    <w:p>
      <w:pPr>
        <w:pStyle w:val="Normal"/>
        <w:widowControl w:val="false"/>
        <w:pBdr/>
        <w:snapToGrid w:val="false"/>
        <w:spacing w:lineRule="exact" w:line="330" w:before="120" w:after="0"/>
        <w:ind w:firstLine="561" w:right="0"/>
        <w:jc w:val="both"/>
        <w:rPr/>
      </w:pPr>
      <w:r>
        <w:rPr>
          <w:spacing w:val="-2"/>
          <w:sz w:val="28"/>
          <w:szCs w:val="28"/>
        </w:rPr>
        <w:t>b) Đối với sáng chế, kiểu dáng công nghiệp, thiết kế bố trí là kết quả của nhiệm vụ khoa học và công nghệ được đầu tư bằng nhiều nguồn vốn, trong đó có một phần ngân sách nhà nước, tổ chức, cá nhân được phép sử dụng không phải trả tiền đền bù cho phần quyền sử dụng tương ứng với phần ngân sách nhà nước đầu tư nhưng phải trả tiền đền bù đối với phần quyền sử dụng tương ứng với phần vốn đầu tư còn lại. Khoản tiền đền bù trả cho người nắm độc quyền sử dụng được xác định theo quy định tại điểm d khoản 1 Điều 146 của Luật này.</w:t>
      </w:r>
    </w:p>
    <w:p>
      <w:pPr>
        <w:pStyle w:val="Normal"/>
        <w:widowControl w:val="false"/>
        <w:spacing w:lineRule="exact" w:line="330" w:before="120" w:after="0"/>
        <w:ind w:firstLine="561" w:right="0"/>
        <w:jc w:val="both"/>
        <w:rPr>
          <w:sz w:val="28"/>
          <w:szCs w:val="28"/>
        </w:rPr>
      </w:pPr>
      <w:r>
        <w:rPr>
          <w:spacing w:val="-2"/>
          <w:sz w:val="28"/>
          <w:szCs w:val="28"/>
        </w:rPr>
        <w:t>5. Chính phủ quy định chi tiết Điều này.</w:t>
      </w:r>
    </w:p>
    <w:p>
      <w:pPr>
        <w:pStyle w:val="Normal"/>
        <w:widowControl w:val="false"/>
        <w:spacing w:lineRule="exact" w:line="330" w:before="120" w:after="0"/>
        <w:ind w:firstLine="561" w:right="0"/>
        <w:jc w:val="both"/>
        <w:rPr>
          <w:b/>
          <w:bCs/>
          <w:spacing w:val="-4"/>
          <w:sz w:val="28"/>
          <w:szCs w:val="28"/>
        </w:rPr>
      </w:pPr>
      <w:r>
        <w:rPr>
          <w:b/>
          <w:bCs/>
          <w:spacing w:val="-4"/>
          <w:sz w:val="28"/>
          <w:szCs w:val="28"/>
        </w:rPr>
        <w:t>Điều 134. Quyền sử dụng trước đối với sáng chế, kiểu dáng công nghiệp</w:t>
      </w:r>
      <w:r>
        <w:rPr>
          <w:rStyle w:val="FootnoteCharacters"/>
          <w:rStyle w:val="FootnoteReference"/>
          <w:bCs/>
          <w:spacing w:val="-4"/>
        </w:rPr>
        <w:footnoteReference w:id="145"/>
      </w:r>
    </w:p>
    <w:p>
      <w:pPr>
        <w:pStyle w:val="Normal"/>
        <w:widowControl w:val="false"/>
        <w:spacing w:before="120" w:after="120"/>
        <w:ind w:firstLine="560" w:right="0"/>
        <w:jc w:val="both"/>
        <w:rPr/>
      </w:pPr>
      <w:r>
        <w:rPr>
          <w:bCs/>
          <w:sz w:val="28"/>
          <w:szCs w:val="28"/>
        </w:rPr>
        <w:t>1. Trường hợp</w:t>
      </w:r>
      <w:r>
        <w:rPr>
          <w:sz w:val="28"/>
          <w:szCs w:val="28"/>
        </w:rPr>
        <w:t xml:space="preserve"> trước ngày nộp đơn hoặc ngày ưu tiên (nếu có) của đơn đăng ký sáng chế, kiểu dáng công nghiệp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trong phạm vi và khối lượng đã sử dụng hoặc đã chuẩn bị để sử dụng mà không phải xin phép hoặc trả tiền đền bù cho chủ sở hữu sáng chế, kiểu dáng công nghiệp được bảo hộ. Việc thực hiện quyền của người sử dụng trước sáng chế, kiểu dáng công nghiệp không bị coi là xâm phạm quyền của chủ sở hữu sáng chế, kiểu dáng công nghiệp.</w:t>
      </w:r>
    </w:p>
    <w:p>
      <w:pPr>
        <w:pStyle w:val="Normal"/>
        <w:widowControl w:val="false"/>
        <w:spacing w:before="120" w:after="120"/>
        <w:ind w:firstLine="560" w:right="0"/>
        <w:jc w:val="both"/>
        <w:rPr/>
      </w:pPr>
      <w:r>
        <w:rPr>
          <w:sz w:val="28"/>
          <w:szCs w:val="28"/>
        </w:rPr>
        <w:t>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pPr>
        <w:pStyle w:val="Normal"/>
        <w:snapToGrid w:val="false"/>
        <w:spacing w:lineRule="exact" w:line="330" w:before="120" w:after="120"/>
        <w:ind w:firstLine="560" w:right="0"/>
        <w:jc w:val="both"/>
        <w:rPr>
          <w:spacing w:val="-2"/>
          <w:sz w:val="28"/>
          <w:szCs w:val="28"/>
        </w:rPr>
      </w:pPr>
      <w:r>
        <w:rPr>
          <w:b/>
          <w:bCs/>
          <w:iCs/>
          <w:spacing w:val="-2"/>
          <w:sz w:val="28"/>
          <w:szCs w:val="28"/>
        </w:rPr>
        <w:t>Điều 135. Nghĩa vụ trả thù lao cho tác giả sáng chế, kiểu dáng công nghiệp, thiết kế bố trí</w:t>
      </w:r>
      <w:r>
        <w:rPr>
          <w:rStyle w:val="FootnoteCharacters"/>
          <w:rStyle w:val="FootnoteReference"/>
          <w:iCs/>
          <w:spacing w:val="-2"/>
          <w:sz w:val="28"/>
          <w:szCs w:val="28"/>
        </w:rPr>
        <w:footnoteReference w:id="146"/>
      </w:r>
    </w:p>
    <w:p>
      <w:pPr>
        <w:pStyle w:val="Normal"/>
        <w:snapToGrid w:val="false"/>
        <w:spacing w:lineRule="exact" w:line="330" w:before="120" w:after="120"/>
        <w:ind w:firstLine="560" w:right="0"/>
        <w:jc w:val="both"/>
        <w:rPr/>
      </w:pPr>
      <w:r>
        <w:rPr>
          <w:spacing w:val="-2"/>
          <w:sz w:val="28"/>
          <w:szCs w:val="28"/>
        </w:rPr>
        <w:t>1. Trừ trường hợp quy định tại khoản 2 Điều này, chủ sở hữu sáng chế, kiểu dáng công nghiệp, thiết kế bố trí có nghĩa vụ trả thù lao cho tác giả theo thỏa thuận; trường hợp không có thỏa thuận thì mức thù lao trả cho tác giả quy định như sau:</w:t>
      </w:r>
    </w:p>
    <w:p>
      <w:pPr>
        <w:pStyle w:val="Normal"/>
        <w:snapToGrid w:val="false"/>
        <w:spacing w:lineRule="exact" w:line="330" w:before="120" w:after="120"/>
        <w:ind w:firstLine="560" w:right="0"/>
        <w:jc w:val="both"/>
        <w:rPr/>
      </w:pPr>
      <w:r>
        <w:rPr>
          <w:spacing w:val="-2"/>
          <w:sz w:val="28"/>
          <w:szCs w:val="28"/>
        </w:rPr>
        <w:t>a) 10% lợi nhuận trước thuế mà chủ sở hữu thu được do sử dụng sáng chế, kiểu dáng công nghiệp, thiết kế bố trí;</w:t>
      </w:r>
    </w:p>
    <w:p>
      <w:pPr>
        <w:pStyle w:val="Normal"/>
        <w:snapToGrid w:val="false"/>
        <w:spacing w:lineRule="exact" w:line="330" w:before="120" w:after="120"/>
        <w:ind w:firstLine="560" w:right="0"/>
        <w:jc w:val="both"/>
        <w:rPr>
          <w:spacing w:val="-2"/>
          <w:sz w:val="28"/>
          <w:szCs w:val="28"/>
        </w:rPr>
      </w:pPr>
      <w:bookmarkStart w:id="18" w:name="OLE_LINK3"/>
      <w:bookmarkEnd w:id="18"/>
      <w:r>
        <w:rPr>
          <w:spacing w:val="-2"/>
          <w:sz w:val="28"/>
          <w:szCs w:val="28"/>
        </w:rPr>
        <w:t>b) 15% tổng số tiền mà chủ sở hữu nhận được trong mỗi lần nhận tiền thanh toán do chuyển giao quyền sử dụng sáng chế, kiểu dáng công nghiệp, thiết kế bố trí trước khi nộp thuế theo quy định.</w:t>
      </w:r>
    </w:p>
    <w:p>
      <w:pPr>
        <w:pStyle w:val="Normal"/>
        <w:snapToGrid w:val="false"/>
        <w:spacing w:lineRule="exact" w:line="330" w:before="120" w:after="120"/>
        <w:ind w:firstLine="560" w:right="0"/>
        <w:jc w:val="both"/>
        <w:rPr/>
      </w:pPr>
      <w:bookmarkStart w:id="19" w:name="OLE_LINK3"/>
      <w:bookmarkEnd w:id="19"/>
      <w:r>
        <w:rPr>
          <w:spacing w:val="-2"/>
          <w:sz w:val="28"/>
          <w:szCs w:val="28"/>
        </w:rPr>
        <w:t>2. Đối với sáng chế, kiểu dáng công nghiệp, thiết kế bố trí là kết quả của nhiệm vụ khoa học và công nghệ sử dụng ngân sách nhà nước, chủ sở hữu trả thù lao cho tác giả theo quy định sau đây:</w:t>
      </w:r>
    </w:p>
    <w:p>
      <w:pPr>
        <w:pStyle w:val="Normal"/>
        <w:snapToGrid w:val="false"/>
        <w:spacing w:lineRule="exact" w:line="330" w:before="120" w:after="120"/>
        <w:ind w:firstLine="560" w:right="0"/>
        <w:jc w:val="both"/>
        <w:rPr/>
      </w:pPr>
      <w:r>
        <w:rPr>
          <w:spacing w:val="-2"/>
          <w:sz w:val="28"/>
          <w:szCs w:val="28"/>
        </w:rPr>
        <w:t>a) Tối thiểu 10% và tối đa 15% lợi nhuận trước thuế mà chủ sở hữu thu được do sử dụng sáng chế, kiểu dáng công nghiệp, thiết kế bố trí;</w:t>
      </w:r>
    </w:p>
    <w:p>
      <w:pPr>
        <w:pStyle w:val="Normal"/>
        <w:snapToGrid w:val="false"/>
        <w:spacing w:lineRule="exact" w:line="330" w:before="120" w:after="120"/>
        <w:ind w:firstLine="560" w:right="0"/>
        <w:jc w:val="both"/>
        <w:rPr>
          <w:spacing w:val="-2"/>
          <w:sz w:val="28"/>
          <w:szCs w:val="28"/>
        </w:rPr>
      </w:pPr>
      <w:r>
        <w:rPr>
          <w:spacing w:val="-2"/>
          <w:sz w:val="28"/>
          <w:szCs w:val="28"/>
        </w:rPr>
        <w:t>b) Tối thiểu 15% và tối đa 20% tổng số tiền mà chủ sở hữu nhận được trong mỗi lần nhận tiền thanh toán do chuyển giao quyền sử dụng sáng chế, kiểu dáng công nghiệp, thiết kế bố trí trước khi nộp thuế theo quy định.</w:t>
      </w:r>
    </w:p>
    <w:p>
      <w:pPr>
        <w:pStyle w:val="Normal"/>
        <w:snapToGrid w:val="false"/>
        <w:spacing w:lineRule="exact" w:line="330" w:before="120" w:after="120"/>
        <w:ind w:firstLine="560" w:right="0"/>
        <w:jc w:val="both"/>
        <w:rPr/>
      </w:pPr>
      <w:r>
        <w:rPr>
          <w:spacing w:val="-2"/>
          <w:sz w:val="28"/>
          <w:szCs w:val="28"/>
        </w:rPr>
        <w:t>3. Trong trường hợp sáng chế, kiểu dáng công nghiệp, thiết kế bố trí có đồng tác giả, mức thù lao quy định tại khoản 1 và khoản 2 Điều này là mức dành cho các đồng tác giả. Các đồng tác giả tự thỏa thuận việc phân chia số tiền thù lao do chủ sở hữu chi trả.</w:t>
      </w:r>
    </w:p>
    <w:p>
      <w:pPr>
        <w:pStyle w:val="Normal"/>
        <w:widowControl w:val="false"/>
        <w:spacing w:before="120" w:after="120"/>
        <w:ind w:firstLine="560" w:right="0"/>
        <w:jc w:val="both"/>
        <w:rPr>
          <w:sz w:val="28"/>
          <w:szCs w:val="28"/>
        </w:rPr>
      </w:pPr>
      <w:r>
        <w:rPr>
          <w:spacing w:val="-2"/>
          <w:sz w:val="28"/>
          <w:szCs w:val="28"/>
        </w:rPr>
        <w:t>4. Nghĩa vụ trả thù lao cho tác giả sáng chế, kiểu dáng công nghiệp, thiết kế bố trí tồn tại trong suốt thời hạn bảo hộ của sáng chế, kiểu dáng công nghiệp, thiết kế bố trí.</w:t>
      </w:r>
    </w:p>
    <w:p>
      <w:pPr>
        <w:pStyle w:val="Normal"/>
        <w:widowControl w:val="false"/>
        <w:spacing w:before="120" w:after="120"/>
        <w:ind w:firstLine="560" w:right="0"/>
        <w:jc w:val="both"/>
        <w:rPr/>
      </w:pPr>
      <w:r>
        <w:rPr>
          <w:b/>
          <w:bCs/>
          <w:sz w:val="28"/>
          <w:szCs w:val="28"/>
        </w:rPr>
        <w:t xml:space="preserve">Điều 136. </w:t>
      </w:r>
      <w:r>
        <w:rPr>
          <w:b/>
          <w:bCs/>
          <w:iCs/>
          <w:sz w:val="28"/>
          <w:szCs w:val="28"/>
        </w:rPr>
        <w:t>Nghĩa vụ sử dụng sáng chế, nhãn hiệu</w:t>
      </w:r>
    </w:p>
    <w:p>
      <w:pPr>
        <w:pStyle w:val="Normal"/>
        <w:widowControl w:val="false"/>
        <w:spacing w:before="120" w:after="120"/>
        <w:ind w:firstLine="560" w:right="0"/>
        <w:jc w:val="both"/>
        <w:rPr/>
      </w:pPr>
      <w:r>
        <w:rPr>
          <w:sz w:val="28"/>
          <w:szCs w:val="28"/>
        </w:rPr>
        <w:t>1. Chủ sở hữu sáng chế có nghĩa vụ sản xuất sản phẩm được bảo hộ hoặc áp dụng quy trình được bảo hộ để đáp ứng nhu cầu quốc phòng, an ninh, phòng bệnh, chữa bệnh, dinh dưỡng cho Nhân dân hoặc các nhu cầu cấp thiết khác của xã hội. Khi có các nhu cầu quy định tại khoản này mà chủ sở hữu sáng chế không thực hiện nghĩa vụ đó thì cơ quan nhà nước có thẩm quyền có thể chuyển giao quyền sử dụng sáng chế cho người khác mà không cần được phép của chủ sở hữu sáng chế theo quy định tại Điều 145 và Điều 146 của Luật này.</w:t>
      </w:r>
    </w:p>
    <w:p>
      <w:pPr>
        <w:pStyle w:val="Normal"/>
        <w:widowControl w:val="false"/>
        <w:spacing w:before="120" w:after="120"/>
        <w:ind w:firstLine="560" w:right="0"/>
        <w:jc w:val="both"/>
        <w:rPr/>
      </w:pPr>
      <w:r>
        <w:rPr>
          <w:sz w:val="28"/>
          <w:szCs w:val="28"/>
        </w:rPr>
        <w:t>2.</w:t>
      </w:r>
      <w:r>
        <w:rPr>
          <w:rStyle w:val="FootnoteCharacters"/>
          <w:rStyle w:val="FootnoteReference"/>
          <w:sz w:val="28"/>
          <w:szCs w:val="28"/>
        </w:rPr>
        <w:footnoteReference w:id="147"/>
      </w:r>
      <w:r>
        <w:rPr>
          <w:sz w:val="28"/>
          <w:szCs w:val="28"/>
        </w:rPr>
        <w:t xml:space="preserve"> </w:t>
      </w:r>
      <w:r>
        <w:rPr>
          <w:sz w:val="28"/>
        </w:rPr>
        <w:t xml:space="preserve">Chủ sở hữu nhãn hiệu có nghĩa vụ sử dụng liên tục nhãn hiệu. Việc sử dụng </w:t>
      </w:r>
      <w:r>
        <w:rPr>
          <w:rFonts w:eastAsia="Calibri"/>
          <w:spacing w:val="-2"/>
          <w:sz w:val="28"/>
        </w:rPr>
        <w:t>nhãn</w:t>
      </w:r>
      <w:r>
        <w:rPr>
          <w:sz w:val="28"/>
        </w:rPr>
        <w:t xml:space="preserve"> hiệu bởi bên nhận chuyển quyền theo hợp đồng sử dụng nhãn hiệu cũng được coi là hành vi sử dụng nhãn hiệu của chủ sở hữu nhãn hiệu. Trong trường hợp nhãn hiệu không được sử dụng liên tục từ năm năm trở lên thì Giấy chứng nhận đăng ký nhãn hiệu đó bị chấm dứt hiệu lực theo quy định tại Điều 95 của Luật này</w:t>
      </w:r>
      <w:r>
        <w:rPr>
          <w:sz w:val="28"/>
          <w:szCs w:val="28"/>
        </w:rPr>
        <w:t xml:space="preserve">.  </w:t>
      </w:r>
    </w:p>
    <w:p>
      <w:pPr>
        <w:pStyle w:val="Normal"/>
        <w:widowControl w:val="false"/>
        <w:snapToGrid w:val="false"/>
        <w:spacing w:lineRule="exact" w:line="330" w:before="120" w:after="120"/>
        <w:ind w:firstLine="560" w:right="0"/>
        <w:jc w:val="both"/>
        <w:rPr>
          <w:b/>
          <w:bCs/>
          <w:sz w:val="28"/>
          <w:szCs w:val="28"/>
        </w:rPr>
      </w:pPr>
      <w:r>
        <w:rPr>
          <w:b/>
          <w:bCs/>
          <w:iCs/>
          <w:sz w:val="28"/>
          <w:szCs w:val="28"/>
        </w:rPr>
        <w:t>Điều 136a. Nghĩa vụ của tổ chức chủ trì đối với sáng chế, kiểu dáng công nghiệp, thiết kế bố trí là kết quả của nhiệm vụ khoa học và công nghệ sử dụng ngân sách nhà nước</w:t>
      </w:r>
      <w:r>
        <w:rPr>
          <w:rStyle w:val="FootnoteCharacters"/>
          <w:rStyle w:val="FootnoteReference"/>
          <w:iCs/>
          <w:sz w:val="28"/>
          <w:szCs w:val="28"/>
        </w:rPr>
        <w:footnoteReference w:id="148"/>
      </w:r>
    </w:p>
    <w:p>
      <w:pPr>
        <w:pStyle w:val="Normal"/>
        <w:snapToGrid w:val="false"/>
        <w:spacing w:lineRule="exact" w:line="330" w:before="120" w:after="120"/>
        <w:ind w:firstLine="560" w:right="0"/>
        <w:jc w:val="both"/>
        <w:rPr>
          <w:sz w:val="28"/>
          <w:szCs w:val="28"/>
        </w:rPr>
      </w:pPr>
      <w:r>
        <w:rPr>
          <w:sz w:val="28"/>
          <w:szCs w:val="28"/>
        </w:rPr>
        <w:t xml:space="preserve">1. Thông báo cho đại diện chủ sở hữu nhà nước trong thời hạn ba mươi ngày, kể từ ngày sáng chế, kiểu dáng công nghiệp, thiết kế bố trí là kết quả của nhiệm vụ khoa học và công nghệ sử dụng ngân sách nhà nước được tạo ra. </w:t>
      </w:r>
    </w:p>
    <w:p>
      <w:pPr>
        <w:pStyle w:val="Normal"/>
        <w:snapToGrid w:val="false"/>
        <w:spacing w:lineRule="exact" w:line="330" w:before="120" w:after="120"/>
        <w:ind w:firstLine="560" w:right="0"/>
        <w:jc w:val="both"/>
        <w:rPr/>
      </w:pPr>
      <w:r>
        <w:rPr>
          <w:sz w:val="28"/>
          <w:szCs w:val="28"/>
        </w:rPr>
        <w:t>2. Nộp đơn đăng ký xác lập quyền đối với sáng chế, kiểu dáng công nghiệp, thiết kế bố trí là kết quả của nhiệm vụ khoa học và công nghệ sử dụng ngân sách nhà nước tại Việt Nam trong thời hạn sáu tháng, kể từ ngày gửi thông báo cho đại diện chủ sở hữu nhà nước.</w:t>
      </w:r>
    </w:p>
    <w:p>
      <w:pPr>
        <w:pStyle w:val="BodyText"/>
        <w:snapToGrid w:val="false"/>
        <w:spacing w:lineRule="exact" w:line="330" w:before="120" w:after="120"/>
        <w:ind w:firstLine="560" w:right="0"/>
        <w:rPr/>
      </w:pPr>
      <w:r>
        <w:rPr>
          <w:rFonts w:eastAsia="Arial"/>
          <w:bCs/>
          <w:iCs/>
          <w:sz w:val="28"/>
          <w:szCs w:val="28"/>
        </w:rPr>
        <w:t xml:space="preserve">3. Trả thù lao cho tác giả sáng chế, kiểu dáng công nghiệp, thiết kế bố trí theo quy định tại Điều 135 của Luật này. </w:t>
      </w:r>
    </w:p>
    <w:p>
      <w:pPr>
        <w:pStyle w:val="BodyText"/>
        <w:snapToGrid w:val="false"/>
        <w:spacing w:lineRule="exact" w:line="330"/>
        <w:ind w:firstLine="561" w:right="0"/>
        <w:rPr/>
      </w:pPr>
      <w:r>
        <w:rPr>
          <w:rFonts w:eastAsia="Arial"/>
          <w:bCs/>
          <w:iCs/>
          <w:spacing w:val="2"/>
          <w:sz w:val="28"/>
          <w:szCs w:val="28"/>
        </w:rPr>
        <w:t xml:space="preserve">4. Đối với nhiệm vụ khoa học và công nghệ mà Nhà nước hỗ trợ đến 30% tổng số vốn, phần lợi nhuận sau thuế thu được từ việc sử dụng, chuyển giao quyền sử dụng, chuyển nhượng quyền, góp vốn bằng sáng chế, kiểu dáng công nghiệp, thiết kế bố trí tương ứng với tỷ lệ góp vốn của Nhà nước </w:t>
      </w:r>
      <w:r>
        <w:rPr>
          <w:spacing w:val="2"/>
          <w:sz w:val="28"/>
          <w:szCs w:val="28"/>
          <w:lang w:eastAsia="ru-RU"/>
        </w:rPr>
        <w:t xml:space="preserve">sau khi đã trả thù lao cho tác giả </w:t>
      </w:r>
      <w:r>
        <w:rPr>
          <w:rFonts w:eastAsia="Arial"/>
          <w:bCs/>
          <w:iCs/>
          <w:spacing w:val="2"/>
          <w:sz w:val="28"/>
          <w:szCs w:val="28"/>
        </w:rPr>
        <w:t xml:space="preserve">được sử dụng </w:t>
      </w:r>
      <w:r>
        <w:rPr>
          <w:rFonts w:eastAsia="Arial"/>
          <w:iCs/>
          <w:spacing w:val="2"/>
          <w:sz w:val="28"/>
          <w:szCs w:val="28"/>
        </w:rPr>
        <w:t>theo quy chế quản lý tài chính của tổ chức chủ trì</w:t>
      </w:r>
      <w:r>
        <w:rPr>
          <w:rFonts w:eastAsia="Arial"/>
          <w:bCs/>
          <w:iCs/>
          <w:spacing w:val="2"/>
          <w:sz w:val="28"/>
          <w:szCs w:val="28"/>
        </w:rPr>
        <w:t>.</w:t>
      </w:r>
    </w:p>
    <w:p>
      <w:pPr>
        <w:pStyle w:val="BodyText"/>
        <w:snapToGrid w:val="false"/>
        <w:spacing w:lineRule="exact" w:line="330"/>
        <w:ind w:firstLine="561" w:right="0"/>
        <w:rPr/>
      </w:pPr>
      <w:r>
        <w:rPr>
          <w:rFonts w:eastAsia="Arial"/>
          <w:bCs/>
          <w:iCs/>
          <w:spacing w:val="2"/>
          <w:sz w:val="28"/>
          <w:szCs w:val="28"/>
        </w:rPr>
        <w:t xml:space="preserve">5. Đối với nhiệm vụ khoa học và công nghệ mà Nhà nước hỗ trợ trên 30% tổng </w:t>
      </w:r>
      <w:r>
        <w:rPr>
          <w:rFonts w:eastAsia="Arial"/>
          <w:bCs/>
          <w:iCs/>
          <w:sz w:val="28"/>
          <w:szCs w:val="28"/>
        </w:rPr>
        <w:t xml:space="preserve">số vốn, việc phân chia lợi nhuận sau thuế thu được từ việc sử dụng, chuyển giao quyền sử dụng, chuyển nhượng quyền, góp vốn bằng sáng chế, kiểu dáng công nghiệp, thiết kế bố trí là kết quả của nhiệm vụ khoa học và công nghệ sử dụng ngân sách nhà nước </w:t>
      </w:r>
      <w:r>
        <w:rPr>
          <w:sz w:val="28"/>
          <w:szCs w:val="28"/>
        </w:rPr>
        <w:t>sau khi đã trả thù lao cho tác giả được thực hiện</w:t>
      </w:r>
      <w:r>
        <w:rPr>
          <w:rFonts w:eastAsia="Arial"/>
          <w:bCs/>
          <w:iCs/>
          <w:sz w:val="28"/>
          <w:szCs w:val="28"/>
        </w:rPr>
        <w:t xml:space="preserve"> theo quy định sau đây:</w:t>
      </w:r>
    </w:p>
    <w:p>
      <w:pPr>
        <w:pStyle w:val="BodyText"/>
        <w:snapToGrid w:val="false"/>
        <w:spacing w:lineRule="exact" w:line="330"/>
        <w:ind w:firstLine="561" w:right="0"/>
        <w:rPr>
          <w:rFonts w:eastAsia="Arial"/>
          <w:bCs/>
          <w:iCs/>
          <w:sz w:val="28"/>
          <w:szCs w:val="28"/>
        </w:rPr>
      </w:pPr>
      <w:r>
        <w:rPr>
          <w:rFonts w:eastAsia="Arial"/>
          <w:bCs/>
          <w:iCs/>
          <w:sz w:val="28"/>
          <w:szCs w:val="28"/>
        </w:rPr>
        <w:t>a) Thanh toán cho người môi giới (nếu có) theo hợp đồng môi giới nhưng không quá 10%;</w:t>
      </w:r>
    </w:p>
    <w:p>
      <w:pPr>
        <w:pStyle w:val="BodyText"/>
        <w:snapToGrid w:val="false"/>
        <w:spacing w:lineRule="exact" w:line="330"/>
        <w:ind w:firstLine="561" w:right="0"/>
        <w:rPr/>
      </w:pPr>
      <w:r>
        <w:rPr>
          <w:rFonts w:eastAsia="Arial"/>
          <w:bCs/>
          <w:iCs/>
          <w:sz w:val="28"/>
          <w:szCs w:val="28"/>
        </w:rPr>
        <w:t>b) Trường hợp nhiệm vụ khoa học và công nghệ sử dụng toàn bộ ngân sách nhà nước thì tối thiểu 50% phần lợi nhuận còn lại được dùng để đầu tư cho hoạt động khoa học và công nghệ; số lợi nhuận còn lại được sử dụng theo quy chế quản lý tài chính của tổ chức chủ trì;</w:t>
      </w:r>
    </w:p>
    <w:p>
      <w:pPr>
        <w:pStyle w:val="BodyText"/>
        <w:snapToGrid w:val="false"/>
        <w:spacing w:lineRule="exact" w:line="330"/>
        <w:ind w:firstLine="561" w:right="0"/>
        <w:rPr/>
      </w:pPr>
      <w:r>
        <w:rPr>
          <w:rFonts w:eastAsia="Arial"/>
          <w:bCs/>
          <w:iCs/>
          <w:sz w:val="28"/>
          <w:szCs w:val="28"/>
        </w:rPr>
        <w:t xml:space="preserve">c) Trường hợp nhiệm vụ khoa học và công nghệ </w:t>
      </w:r>
      <w:r>
        <w:rPr>
          <w:iCs/>
          <w:sz w:val="28"/>
          <w:szCs w:val="28"/>
        </w:rPr>
        <w:t>được đầu tư b</w:t>
      </w:r>
      <w:r>
        <w:rPr>
          <w:bCs/>
          <w:iCs/>
          <w:sz w:val="28"/>
          <w:szCs w:val="28"/>
        </w:rPr>
        <w:t>ằng</w:t>
      </w:r>
      <w:r>
        <w:rPr>
          <w:iCs/>
          <w:sz w:val="28"/>
          <w:szCs w:val="28"/>
        </w:rPr>
        <w:t xml:space="preserve"> nhiều nguồn vốn</w:t>
      </w:r>
      <w:r>
        <w:rPr>
          <w:rFonts w:eastAsia="Arial"/>
          <w:bCs/>
          <w:iCs/>
          <w:sz w:val="28"/>
          <w:szCs w:val="28"/>
        </w:rPr>
        <w:t xml:space="preserve"> thì phần lợi nhuận còn lại được chia cho các bên tương ứng với tỷ lệ vốn đã đóng góp vào nhiệm vụ khoa học và công nghệ đó. Phần lợi nhuận tương ứng với tỷ lệ góp vốn của Nhà nước được tổ chức chủ trì sử dụng theo quy định tại điểm b khoản này. </w:t>
      </w:r>
    </w:p>
    <w:p>
      <w:pPr>
        <w:pStyle w:val="Normal"/>
        <w:snapToGrid w:val="false"/>
        <w:spacing w:lineRule="exact" w:line="330" w:before="120" w:after="0"/>
        <w:ind w:firstLine="561" w:right="0"/>
        <w:jc w:val="both"/>
        <w:rPr/>
      </w:pPr>
      <w:r>
        <w:rPr>
          <w:sz w:val="28"/>
          <w:szCs w:val="28"/>
        </w:rPr>
        <w:t>6. Tổ chức chủ trì được cấp văn bằng bảo hộ cho sáng chế, kiểu dáng công nghiệp, thiết kế bố trí được đăng ký theo quy định tại khoản 1 và khoản 2 Điều 86a của Luật này có nghĩa vụ thực hiện các quyền sở hữu công nghiệp theo quy định, thực hiện các biện pháp bảo vệ, nộp báo cáo hằng năm cho cơ quan quản lý nhiệm vụ khoa học và công nghệ về việc thực hiện quyền, biện pháp bảo vệ và việc phân chia lợi nhuận.</w:t>
      </w:r>
    </w:p>
    <w:p>
      <w:pPr>
        <w:pStyle w:val="Normal"/>
        <w:widowControl w:val="false"/>
        <w:spacing w:lineRule="exact" w:line="330" w:before="120" w:after="0"/>
        <w:ind w:firstLine="561" w:right="0"/>
        <w:jc w:val="both"/>
        <w:rPr>
          <w:sz w:val="28"/>
          <w:szCs w:val="28"/>
        </w:rPr>
      </w:pPr>
      <w:r>
        <w:rPr>
          <w:sz w:val="28"/>
          <w:szCs w:val="28"/>
        </w:rPr>
        <w:t>7. Chính phủ quy định chi tiết Điều này.</w:t>
      </w:r>
    </w:p>
    <w:p>
      <w:pPr>
        <w:pStyle w:val="Normal"/>
        <w:widowControl w:val="false"/>
        <w:spacing w:lineRule="exact" w:line="330" w:before="120" w:after="0"/>
        <w:ind w:firstLine="561" w:right="0"/>
        <w:jc w:val="both"/>
        <w:rPr/>
      </w:pPr>
      <w:r>
        <w:rPr>
          <w:b/>
          <w:bCs/>
          <w:sz w:val="28"/>
          <w:szCs w:val="28"/>
        </w:rPr>
        <w:t xml:space="preserve">Điều 137. </w:t>
      </w:r>
      <w:r>
        <w:rPr>
          <w:b/>
          <w:bCs/>
          <w:iCs/>
          <w:sz w:val="28"/>
          <w:szCs w:val="28"/>
        </w:rPr>
        <w:t>Nghĩa vụ cho phép sử dụng sáng chế cơ bản nhằm sử dụng sáng chế phụ thuộc</w:t>
      </w:r>
    </w:p>
    <w:p>
      <w:pPr>
        <w:pStyle w:val="Normal"/>
        <w:widowControl w:val="false"/>
        <w:spacing w:lineRule="exact" w:line="330" w:before="120" w:after="0"/>
        <w:ind w:firstLine="561" w:right="0"/>
        <w:jc w:val="both"/>
        <w:rPr>
          <w:sz w:val="28"/>
          <w:szCs w:val="28"/>
        </w:rPr>
      </w:pPr>
      <w:r>
        <w:rPr>
          <w:sz w:val="28"/>
          <w:szCs w:val="28"/>
        </w:rPr>
        <w:t>1. Sáng chế phụ thuộc là sáng chế được tạo ra trên cơ sở một sáng chế khác (sau đây gọi là sáng chế cơ bản) và chỉ có thể sử dụng được với điều kiện phải sử dụng sáng chế cơ bản.</w:t>
      </w:r>
    </w:p>
    <w:p>
      <w:pPr>
        <w:pStyle w:val="Normal"/>
        <w:widowControl w:val="false"/>
        <w:spacing w:lineRule="exact" w:line="330" w:before="120" w:after="0"/>
        <w:ind w:firstLine="561" w:right="0"/>
        <w:jc w:val="both"/>
        <w:rPr/>
      </w:pPr>
      <w:r>
        <w:rPr>
          <w:sz w:val="28"/>
          <w:szCs w:val="28"/>
        </w:rPr>
        <w:t>2. Trong trường hợp chứng minh được sáng chế phụ thuộc tạo ra một bước tiến quan trọng về kỹ thuật so với sáng chế cơ bản và có ý nghĩa kinh tế lớn, chủ sở hữu sáng chế phụ thuộc có quyền yêu cầu chủ sở hữu sáng chế cơ bản chuyển giao quyền sử dụng sáng chế cơ bản với giá cả và điều kiện thương mại hợp lý.</w:t>
      </w:r>
    </w:p>
    <w:p>
      <w:pPr>
        <w:pStyle w:val="Normal"/>
        <w:widowControl w:val="false"/>
        <w:spacing w:lineRule="exact" w:line="330" w:before="120" w:after="0"/>
        <w:ind w:firstLine="561" w:right="0"/>
        <w:jc w:val="both"/>
        <w:rPr/>
      </w:pPr>
      <w:r>
        <w:rPr>
          <w:sz w:val="28"/>
          <w:szCs w:val="28"/>
        </w:rPr>
        <w:t>Trong trường hợp chủ sở hữu sáng chế cơ bản không đáp ứng yêu cầu của chủ sở hữu sáng chế phụ thuộc mà không có lý do chính đáng thì cơ quan nhà nước có thẩm quyền có thể chuyển giao quyền sử dụng sáng chế đó cho chủ sở hữu sáng chế phụ thuộc mà không cần được phép của chủ sở hữu sáng chế cơ bản theo quy định tại Điều 145 và Điều 146 của Luật này.</w:t>
      </w:r>
    </w:p>
    <w:p>
      <w:pPr>
        <w:pStyle w:val="Normal"/>
        <w:widowControl w:val="false"/>
        <w:spacing w:before="120" w:after="120"/>
        <w:jc w:val="center"/>
        <w:rPr>
          <w:bCs/>
          <w:iCs/>
          <w:szCs w:val="28"/>
        </w:rPr>
      </w:pPr>
      <w:r>
        <w:rPr>
          <w:b/>
          <w:bCs/>
          <w:iCs/>
          <w:sz w:val="28"/>
          <w:szCs w:val="28"/>
        </w:rPr>
        <w:t>Chương X</w:t>
      </w:r>
    </w:p>
    <w:p>
      <w:pPr>
        <w:pStyle w:val="Normal"/>
        <w:widowControl w:val="false"/>
        <w:spacing w:before="120" w:after="120"/>
        <w:jc w:val="center"/>
        <w:rPr>
          <w:b/>
          <w:bCs/>
          <w:sz w:val="28"/>
          <w:szCs w:val="26"/>
        </w:rPr>
      </w:pPr>
      <w:r>
        <w:rPr>
          <w:b/>
          <w:bCs/>
          <w:sz w:val="28"/>
          <w:szCs w:val="26"/>
        </w:rPr>
        <w:t xml:space="preserve">CHUYỂN GIAO QUYỀN SỞ HỮU CÔNG NGHIỆP </w:t>
      </w:r>
    </w:p>
    <w:p>
      <w:pPr>
        <w:pStyle w:val="Normal"/>
        <w:spacing w:before="120" w:after="120"/>
        <w:jc w:val="center"/>
        <w:rPr>
          <w:b/>
          <w:bCs/>
          <w:iCs/>
          <w:sz w:val="28"/>
          <w:szCs w:val="28"/>
        </w:rPr>
      </w:pPr>
      <w:r>
        <w:rPr>
          <w:b/>
          <w:bCs/>
          <w:iCs/>
          <w:sz w:val="28"/>
          <w:szCs w:val="28"/>
        </w:rPr>
        <w:t>Mục 1</w:t>
      </w:r>
    </w:p>
    <w:p>
      <w:pPr>
        <w:pStyle w:val="Normal"/>
        <w:spacing w:before="120" w:after="120"/>
        <w:jc w:val="center"/>
        <w:rPr>
          <w:b/>
          <w:sz w:val="28"/>
          <w:szCs w:val="28"/>
        </w:rPr>
      </w:pPr>
      <w:r>
        <w:rPr>
          <w:b/>
          <w:sz w:val="28"/>
          <w:szCs w:val="28"/>
        </w:rPr>
        <w:t>CHUYỂN NHƯỢNG QUYỀN SỞ HỮU CÔNG NGHIỆP</w:t>
      </w:r>
    </w:p>
    <w:p>
      <w:pPr>
        <w:pStyle w:val="Normal"/>
        <w:widowControl w:val="false"/>
        <w:spacing w:before="120" w:after="120"/>
        <w:ind w:firstLine="560" w:right="0"/>
        <w:jc w:val="both"/>
        <w:rPr/>
      </w:pPr>
      <w:r>
        <w:rPr>
          <w:b/>
          <w:bCs/>
          <w:sz w:val="28"/>
          <w:szCs w:val="28"/>
        </w:rPr>
        <w:t xml:space="preserve">Điều 138. </w:t>
      </w:r>
      <w:r>
        <w:rPr>
          <w:b/>
          <w:bCs/>
          <w:iCs/>
          <w:sz w:val="28"/>
          <w:szCs w:val="28"/>
        </w:rPr>
        <w:t xml:space="preserve">Quy định chung về chuyển nhượng quyền sở hữu công nghiệp  </w:t>
      </w:r>
    </w:p>
    <w:p>
      <w:pPr>
        <w:pStyle w:val="Normal"/>
        <w:widowControl w:val="false"/>
        <w:spacing w:before="120" w:after="120"/>
        <w:ind w:firstLine="560" w:right="0"/>
        <w:jc w:val="both"/>
        <w:rPr>
          <w:sz w:val="28"/>
          <w:szCs w:val="28"/>
        </w:rPr>
      </w:pPr>
      <w:r>
        <w:rPr>
          <w:sz w:val="28"/>
          <w:szCs w:val="28"/>
        </w:rPr>
        <w:t>1. Chuyển nhượng quyền sở hữu công nghiệp là việc chủ sở hữu quyền sở hữu công nghiệp chuyển giao quyền sở hữu của mình cho tổ chức, cá nhân khác.</w:t>
      </w:r>
    </w:p>
    <w:p>
      <w:pPr>
        <w:pStyle w:val="Normal"/>
        <w:widowControl w:val="false"/>
        <w:spacing w:before="120" w:after="120"/>
        <w:ind w:firstLine="560" w:right="0"/>
        <w:jc w:val="both"/>
        <w:rPr/>
      </w:pPr>
      <w:r>
        <w:rPr>
          <w:sz w:val="28"/>
          <w:szCs w:val="28"/>
        </w:rPr>
        <w:t xml:space="preserve">2. Việc chuyển nhượng quyền sở hữu công nghiệp phải được thực hiện dưới hình thức hợp đồng bằng văn bản (sau đây gọi là hợp đồng chuyển nhượng quyền sở hữu công nghiệp). </w:t>
      </w:r>
    </w:p>
    <w:p>
      <w:pPr>
        <w:pStyle w:val="Normal"/>
        <w:widowControl w:val="false"/>
        <w:spacing w:before="120" w:after="120"/>
        <w:ind w:firstLine="560" w:right="0"/>
        <w:jc w:val="both"/>
        <w:rPr/>
      </w:pPr>
      <w:r>
        <w:rPr>
          <w:b/>
          <w:bCs/>
          <w:sz w:val="28"/>
          <w:szCs w:val="28"/>
        </w:rPr>
        <w:t xml:space="preserve">Điều 139. </w:t>
      </w:r>
      <w:r>
        <w:rPr>
          <w:b/>
          <w:bCs/>
          <w:iCs/>
          <w:sz w:val="28"/>
          <w:szCs w:val="28"/>
        </w:rPr>
        <w:t>Các điều kiện hạn chế việc chuyển nhượng quyền sở hữu công nghiệp</w:t>
      </w:r>
    </w:p>
    <w:p>
      <w:pPr>
        <w:pStyle w:val="Normal"/>
        <w:widowControl w:val="false"/>
        <w:spacing w:before="120" w:after="120"/>
        <w:ind w:firstLine="560" w:right="0"/>
        <w:jc w:val="both"/>
        <w:rPr>
          <w:sz w:val="28"/>
          <w:szCs w:val="28"/>
        </w:rPr>
      </w:pPr>
      <w:r>
        <w:rPr>
          <w:sz w:val="28"/>
          <w:szCs w:val="28"/>
        </w:rPr>
        <w:t>1. Chủ sở hữu quyền sở hữu công nghiệp chỉ được chuyển nhượng quyền của mình trong phạm vi được bảo hộ.</w:t>
      </w:r>
    </w:p>
    <w:p>
      <w:pPr>
        <w:pStyle w:val="Normal"/>
        <w:widowControl w:val="false"/>
        <w:spacing w:before="120" w:after="120"/>
        <w:ind w:firstLine="560" w:right="0"/>
        <w:jc w:val="both"/>
        <w:rPr/>
      </w:pPr>
      <w:r>
        <w:rPr>
          <w:sz w:val="28"/>
          <w:szCs w:val="28"/>
        </w:rPr>
        <w:t>2. Quyền đối với chỉ dẫn địa lý không được chuyển nhượng.</w:t>
      </w:r>
    </w:p>
    <w:p>
      <w:pPr>
        <w:pStyle w:val="Normal"/>
        <w:widowControl w:val="false"/>
        <w:spacing w:before="120" w:after="120"/>
        <w:ind w:firstLine="560" w:right="0"/>
        <w:jc w:val="both"/>
        <w:rPr>
          <w:sz w:val="28"/>
          <w:szCs w:val="28"/>
        </w:rPr>
      </w:pPr>
      <w:r>
        <w:rPr>
          <w:sz w:val="28"/>
          <w:szCs w:val="28"/>
        </w:rPr>
        <w:t xml:space="preserve">3. Quyền đối với tên thương mại chỉ được chuyển nhượng cùng với việc chuyển nhượng toàn bộ cơ sở kinh doanh và hoạt động kinh doanh dưới tên thương mại đó. </w:t>
      </w:r>
    </w:p>
    <w:p>
      <w:pPr>
        <w:pStyle w:val="Normal"/>
        <w:widowControl w:val="false"/>
        <w:spacing w:before="120" w:after="120"/>
        <w:ind w:firstLine="560" w:right="0"/>
        <w:jc w:val="both"/>
        <w:rPr/>
      </w:pPr>
      <w:r>
        <w:rPr>
          <w:sz w:val="28"/>
          <w:szCs w:val="28"/>
        </w:rPr>
        <w:t>4. Việc chuyển nhượng quyền đối với nhãn hiệu không được gây ra sự nhầm lẫn về đặc tính, nguồn gốc của hàng hoá, dịch vụ mang nhãn hiệu.</w:t>
      </w:r>
    </w:p>
    <w:p>
      <w:pPr>
        <w:pStyle w:val="Normal"/>
        <w:widowControl w:val="false"/>
        <w:spacing w:before="120" w:after="120"/>
        <w:ind w:firstLine="560" w:right="0"/>
        <w:jc w:val="both"/>
        <w:rPr>
          <w:sz w:val="28"/>
          <w:szCs w:val="28"/>
        </w:rPr>
      </w:pPr>
      <w:r>
        <w:rPr>
          <w:sz w:val="28"/>
          <w:szCs w:val="28"/>
        </w:rPr>
        <w:t>5. Quyền đối với nhãn hiệu chỉ được chuyển nhượng cho tổ chức, cá nhân đáp ứng các điều kiện đối với người có quyền đăng ký nhãn hiệu đó.</w:t>
      </w:r>
    </w:p>
    <w:p>
      <w:pPr>
        <w:pStyle w:val="Normal"/>
        <w:widowControl w:val="false"/>
        <w:spacing w:before="120" w:after="120"/>
        <w:ind w:firstLine="560" w:right="0"/>
        <w:jc w:val="both"/>
        <w:rPr/>
      </w:pPr>
      <w:r>
        <w:rPr>
          <w:sz w:val="28"/>
          <w:szCs w:val="28"/>
        </w:rPr>
        <w:t>6.</w:t>
      </w:r>
      <w:r>
        <w:rPr>
          <w:rStyle w:val="FootnoteCharacters"/>
          <w:rStyle w:val="FootnoteReference"/>
          <w:sz w:val="28"/>
          <w:szCs w:val="28"/>
        </w:rPr>
        <w:footnoteReference w:id="149"/>
      </w:r>
      <w:r>
        <w:rPr>
          <w:sz w:val="28"/>
          <w:szCs w:val="28"/>
        </w:rPr>
        <w:t xml:space="preserve"> Quyền đối với sáng chế, kiểu dáng công nghiệp, thiết kế bố trí là kết quả của nhiệm vụ khoa học và công nghệ sử dụng ngân sách nhà nước chỉ được chuyển nhượng cho tổ chức được thành lập theo pháp luật Việt Nam, cá nhân là công dân Việt Nam và thường trú tại Việt Nam. Tổ chức, cá nhân nhận chuyển nhượng quyền sở hữu phải thực hiện các nghĩa vụ tương ứng của tổ chức chủ trì theo quy định của Luật này.</w:t>
      </w:r>
    </w:p>
    <w:p>
      <w:pPr>
        <w:pStyle w:val="Normal"/>
        <w:widowControl w:val="false"/>
        <w:spacing w:before="120" w:after="120"/>
        <w:ind w:firstLine="567" w:right="0"/>
        <w:jc w:val="both"/>
        <w:rPr/>
      </w:pPr>
      <w:r>
        <w:rPr>
          <w:rFonts w:cs="Times New Roman Bold;Times New Roman" w:ascii="Times New Roman Bold;Times New Roman" w:hAnsi="Times New Roman Bold;Times New Roman"/>
          <w:b/>
          <w:bCs/>
          <w:spacing w:val="-10"/>
          <w:sz w:val="28"/>
          <w:szCs w:val="28"/>
        </w:rPr>
        <w:t xml:space="preserve">Điều 140. </w:t>
      </w:r>
      <w:r>
        <w:rPr>
          <w:rFonts w:cs="Times New Roman Bold;Times New Roman" w:ascii="Times New Roman Bold;Times New Roman" w:hAnsi="Times New Roman Bold;Times New Roman"/>
          <w:b/>
          <w:bCs/>
          <w:iCs/>
          <w:spacing w:val="-10"/>
          <w:sz w:val="28"/>
          <w:szCs w:val="28"/>
        </w:rPr>
        <w:t>Nội dung của hợp đồng chuyển nhượng quyền sở hữu công nghiệp</w:t>
      </w:r>
    </w:p>
    <w:p>
      <w:pPr>
        <w:pStyle w:val="Normal"/>
        <w:widowControl w:val="false"/>
        <w:spacing w:before="120" w:after="120"/>
        <w:ind w:firstLine="560" w:right="0"/>
        <w:jc w:val="both"/>
        <w:rPr/>
      </w:pPr>
      <w:r>
        <w:rPr>
          <w:sz w:val="28"/>
          <w:szCs w:val="28"/>
        </w:rPr>
        <w:t xml:space="preserve">Hợp đồng chuyển nhượng quyền sở hữu công nghiệp phải có các nội dung chủ yếu sau đây: </w:t>
      </w:r>
    </w:p>
    <w:p>
      <w:pPr>
        <w:pStyle w:val="Normal"/>
        <w:widowControl w:val="false"/>
        <w:spacing w:before="120" w:after="120"/>
        <w:ind w:firstLine="560" w:right="0"/>
        <w:jc w:val="both"/>
        <w:rPr>
          <w:sz w:val="28"/>
          <w:szCs w:val="28"/>
        </w:rPr>
      </w:pPr>
      <w:r>
        <w:rPr>
          <w:sz w:val="28"/>
          <w:szCs w:val="28"/>
        </w:rPr>
        <w:t>1. Tên và địa chỉ đầy đủ của bên chuyển nhượng và bên được chuyển nhượng;</w:t>
      </w:r>
    </w:p>
    <w:p>
      <w:pPr>
        <w:pStyle w:val="Normal"/>
        <w:widowControl w:val="false"/>
        <w:spacing w:before="120" w:after="120"/>
        <w:ind w:firstLine="560" w:right="0"/>
        <w:jc w:val="both"/>
        <w:rPr>
          <w:sz w:val="28"/>
          <w:szCs w:val="28"/>
        </w:rPr>
      </w:pPr>
      <w:r>
        <w:rPr>
          <w:sz w:val="28"/>
          <w:szCs w:val="28"/>
        </w:rPr>
        <w:t>2. Căn cứ chuyển nhượng;</w:t>
      </w:r>
    </w:p>
    <w:p>
      <w:pPr>
        <w:pStyle w:val="Normal"/>
        <w:widowControl w:val="false"/>
        <w:spacing w:before="120" w:after="120"/>
        <w:ind w:firstLine="560" w:right="0"/>
        <w:jc w:val="both"/>
        <w:rPr>
          <w:sz w:val="28"/>
          <w:szCs w:val="28"/>
        </w:rPr>
      </w:pPr>
      <w:r>
        <w:rPr>
          <w:sz w:val="28"/>
          <w:szCs w:val="28"/>
        </w:rPr>
        <w:t>3. Giá chuyển nhượng;</w:t>
      </w:r>
    </w:p>
    <w:p>
      <w:pPr>
        <w:pStyle w:val="Normal"/>
        <w:widowControl w:val="false"/>
        <w:spacing w:before="120" w:after="120"/>
        <w:ind w:firstLine="560" w:right="0"/>
        <w:jc w:val="both"/>
        <w:rPr>
          <w:sz w:val="28"/>
          <w:szCs w:val="28"/>
        </w:rPr>
      </w:pPr>
      <w:r>
        <w:rPr>
          <w:sz w:val="28"/>
          <w:szCs w:val="28"/>
        </w:rPr>
        <w:t>4. Quyền và nghĩa vụ của bên chuyển nhượng và bên được chuyển nhượng.</w:t>
      </w:r>
    </w:p>
    <w:p>
      <w:pPr>
        <w:pStyle w:val="Normal"/>
        <w:spacing w:before="120" w:after="120"/>
        <w:jc w:val="center"/>
        <w:rPr>
          <w:b/>
          <w:bCs/>
          <w:iCs/>
          <w:sz w:val="28"/>
          <w:szCs w:val="28"/>
        </w:rPr>
      </w:pPr>
      <w:r>
        <w:rPr>
          <w:b/>
          <w:bCs/>
          <w:iCs/>
          <w:sz w:val="28"/>
          <w:szCs w:val="28"/>
        </w:rPr>
      </w:r>
    </w:p>
    <w:p>
      <w:pPr>
        <w:pStyle w:val="Normal"/>
        <w:spacing w:before="120" w:after="120"/>
        <w:jc w:val="center"/>
        <w:rPr>
          <w:b/>
          <w:bCs/>
          <w:iCs/>
          <w:sz w:val="28"/>
          <w:szCs w:val="28"/>
        </w:rPr>
      </w:pPr>
      <w:r>
        <w:rPr>
          <w:b/>
          <w:bCs/>
          <w:iCs/>
          <w:sz w:val="28"/>
          <w:szCs w:val="28"/>
        </w:rPr>
        <w:t>Mục 2</w:t>
      </w:r>
    </w:p>
    <w:p>
      <w:pPr>
        <w:pStyle w:val="Normal"/>
        <w:spacing w:before="120" w:after="120"/>
        <w:jc w:val="center"/>
        <w:rPr/>
      </w:pPr>
      <w:r>
        <w:rPr>
          <w:b/>
          <w:sz w:val="28"/>
          <w:szCs w:val="28"/>
        </w:rPr>
        <w:t>CHUYỂN QUYỀN SỬ DỤNG ĐỐI TƯỢNG SỞ HỮU CÔNG NGHIỆP</w:t>
      </w:r>
    </w:p>
    <w:p>
      <w:pPr>
        <w:pStyle w:val="Normal"/>
        <w:widowControl w:val="false"/>
        <w:spacing w:before="120" w:after="120"/>
        <w:ind w:firstLine="560" w:right="0"/>
        <w:jc w:val="both"/>
        <w:rPr/>
      </w:pPr>
      <w:r>
        <w:rPr>
          <w:b/>
          <w:bCs/>
          <w:sz w:val="28"/>
          <w:szCs w:val="28"/>
        </w:rPr>
        <w:t xml:space="preserve">Điều 141. </w:t>
      </w:r>
      <w:r>
        <w:rPr>
          <w:b/>
          <w:bCs/>
          <w:iCs/>
          <w:sz w:val="28"/>
          <w:szCs w:val="28"/>
        </w:rPr>
        <w:t xml:space="preserve">Quy định chung về chuyển quyền sử dụng đối tượng sở hữu công nghiệp  </w:t>
      </w:r>
    </w:p>
    <w:p>
      <w:pPr>
        <w:pStyle w:val="Normal"/>
        <w:widowControl w:val="false"/>
        <w:spacing w:before="120" w:after="120"/>
        <w:ind w:firstLine="560" w:right="0"/>
        <w:jc w:val="both"/>
        <w:rPr/>
      </w:pPr>
      <w:r>
        <w:rPr>
          <w:sz w:val="28"/>
          <w:szCs w:val="28"/>
        </w:rPr>
        <w:t>1. Chuyển quyền sử dụng đối tượng sở hữu công nghiệp là việc chủ sở hữu đối tượng sở hữu công nghiệp cho phép tổ chức, cá nhân khác sử dụng đối tượng sở hữu công nghiệp thuộc phạm vi quyền sử dụng của mình.</w:t>
      </w:r>
    </w:p>
    <w:p>
      <w:pPr>
        <w:pStyle w:val="Normal"/>
        <w:widowControl w:val="false"/>
        <w:spacing w:before="120" w:after="120"/>
        <w:ind w:firstLine="560" w:right="0"/>
        <w:jc w:val="both"/>
        <w:rPr>
          <w:sz w:val="28"/>
          <w:szCs w:val="28"/>
        </w:rPr>
      </w:pPr>
      <w:r>
        <w:rPr>
          <w:sz w:val="28"/>
          <w:szCs w:val="28"/>
        </w:rPr>
        <w:t xml:space="preserve">2. Việc chuyển quyền sử dụng đối tượng sở hữu công nghiệp phải được thực hiện dưới hình thức hợp đồng bằng văn bản (sau đây gọi là hợp đồng sử dụng đối tượng sở hữu công nghiệp). </w:t>
      </w:r>
    </w:p>
    <w:p>
      <w:pPr>
        <w:pStyle w:val="Normal"/>
        <w:widowControl w:val="false"/>
        <w:spacing w:before="120" w:after="120"/>
        <w:ind w:firstLine="560" w:right="0"/>
        <w:jc w:val="both"/>
        <w:rPr/>
      </w:pPr>
      <w:r>
        <w:rPr>
          <w:b/>
          <w:bCs/>
          <w:sz w:val="28"/>
          <w:szCs w:val="28"/>
        </w:rPr>
        <w:t xml:space="preserve">Điều 142. </w:t>
      </w:r>
      <w:r>
        <w:rPr>
          <w:b/>
          <w:bCs/>
          <w:iCs/>
          <w:sz w:val="28"/>
          <w:szCs w:val="28"/>
        </w:rPr>
        <w:t>Hạn chế việc chuyển quyền sử dụng đối tượng sở hữu công nghiệp</w:t>
      </w:r>
    </w:p>
    <w:p>
      <w:pPr>
        <w:pStyle w:val="Normal"/>
        <w:widowControl w:val="false"/>
        <w:spacing w:before="120" w:after="120"/>
        <w:ind w:firstLine="560" w:right="0"/>
        <w:jc w:val="both"/>
        <w:rPr>
          <w:sz w:val="28"/>
          <w:szCs w:val="28"/>
        </w:rPr>
      </w:pPr>
      <w:r>
        <w:rPr>
          <w:sz w:val="28"/>
          <w:szCs w:val="28"/>
        </w:rPr>
        <w:t>1. Quyền sử dụng chỉ dẫn địa lý, tên thương mại không được chuyển giao.</w:t>
      </w:r>
    </w:p>
    <w:p>
      <w:pPr>
        <w:pStyle w:val="Normal"/>
        <w:widowControl w:val="false"/>
        <w:spacing w:before="120" w:after="120"/>
        <w:ind w:firstLine="560" w:right="0"/>
        <w:jc w:val="both"/>
        <w:rPr/>
      </w:pPr>
      <w:r>
        <w:rPr>
          <w:sz w:val="28"/>
          <w:szCs w:val="28"/>
        </w:rPr>
        <w:t>2. Quyền sử dụng nhãn hiệu tập thể không được chuyển giao cho tổ chức, cá nhân không phải là thành viên của chủ sở hữu nhãn hiệu tập thể đó.</w:t>
      </w:r>
    </w:p>
    <w:p>
      <w:pPr>
        <w:pStyle w:val="Normal"/>
        <w:widowControl w:val="false"/>
        <w:spacing w:before="120" w:after="120"/>
        <w:ind w:firstLine="560" w:right="0"/>
        <w:jc w:val="both"/>
        <w:rPr>
          <w:sz w:val="28"/>
          <w:szCs w:val="28"/>
        </w:rPr>
      </w:pPr>
      <w:r>
        <w:rPr>
          <w:sz w:val="28"/>
          <w:szCs w:val="28"/>
        </w:rPr>
        <w:t>3. Bên được chuyển quyền không được ký kết hợp đồng thứ cấp với bên thứ ba, trừ trường hợp được bên chuyển quyền cho phép.</w:t>
      </w:r>
    </w:p>
    <w:p>
      <w:pPr>
        <w:pStyle w:val="Normal"/>
        <w:widowControl w:val="false"/>
        <w:spacing w:before="120" w:after="120"/>
        <w:ind w:firstLine="560" w:right="0"/>
        <w:jc w:val="both"/>
        <w:rPr/>
      </w:pPr>
      <w:r>
        <w:rPr>
          <w:sz w:val="28"/>
          <w:szCs w:val="28"/>
        </w:rPr>
        <w:t>4. Bên được chuyển quyền sử dụng nhãn hiệu có nghĩa vụ ghi chỉ dẫn trên hàng hoá, bao bì hàng hoá về việc hàng hoá đó được sản xuất theo hợp đồng sử dụng nhãn hiệu.</w:t>
      </w:r>
    </w:p>
    <w:p>
      <w:pPr>
        <w:pStyle w:val="Normal"/>
        <w:widowControl w:val="false"/>
        <w:spacing w:before="120" w:after="120"/>
        <w:ind w:firstLine="560" w:right="0"/>
        <w:jc w:val="both"/>
        <w:rPr/>
      </w:pPr>
      <w:r>
        <w:rPr>
          <w:sz w:val="28"/>
          <w:szCs w:val="28"/>
        </w:rPr>
        <w:t>5. Bên được chuyển quyền sử dụng sáng chế theo hợp đồng độc quyền có nghĩa vụ sử dụng sáng chế như chủ sở hữu sáng chế theo quy định tại khoản 1 Điều 136 của Luật này.</w:t>
      </w:r>
      <w:r>
        <w:rPr>
          <w:sz w:val="26"/>
          <w:szCs w:val="26"/>
        </w:rPr>
        <w:t xml:space="preserve">   </w:t>
      </w:r>
    </w:p>
    <w:p>
      <w:pPr>
        <w:pStyle w:val="Normal"/>
        <w:widowControl w:val="false"/>
        <w:spacing w:before="120" w:after="120"/>
        <w:ind w:firstLine="560" w:right="0"/>
        <w:rPr/>
      </w:pPr>
      <w:r>
        <w:rPr>
          <w:b/>
          <w:bCs/>
          <w:sz w:val="28"/>
          <w:szCs w:val="28"/>
        </w:rPr>
        <w:t xml:space="preserve">Điều 143. </w:t>
      </w:r>
      <w:r>
        <w:rPr>
          <w:b/>
          <w:bCs/>
          <w:iCs/>
          <w:sz w:val="28"/>
          <w:szCs w:val="28"/>
        </w:rPr>
        <w:t xml:space="preserve">Các dạng hợp đồng sử dụng đối tượng sở hữu công nghiệp </w:t>
      </w:r>
    </w:p>
    <w:p>
      <w:pPr>
        <w:pStyle w:val="Normal"/>
        <w:widowControl w:val="false"/>
        <w:spacing w:before="120" w:after="120"/>
        <w:ind w:firstLine="560" w:right="0"/>
        <w:jc w:val="both"/>
        <w:rPr>
          <w:sz w:val="28"/>
          <w:szCs w:val="28"/>
        </w:rPr>
      </w:pPr>
      <w:r>
        <w:rPr>
          <w:sz w:val="28"/>
          <w:szCs w:val="28"/>
        </w:rPr>
        <w:t>Hợp đồng sử dụng đối tượng sở hữu công nghiệp gồm các dạng sau đây:</w:t>
      </w:r>
    </w:p>
    <w:p>
      <w:pPr>
        <w:pStyle w:val="Normal"/>
        <w:widowControl w:val="false"/>
        <w:spacing w:before="120" w:after="120"/>
        <w:ind w:firstLine="560" w:right="0"/>
        <w:jc w:val="both"/>
        <w:rPr/>
      </w:pPr>
      <w:r>
        <w:rPr>
          <w:sz w:val="28"/>
          <w:szCs w:val="28"/>
        </w:rPr>
        <w:t xml:space="preserve">1. Hợp đồng độc quyền là hợp đồng mà theo đó trong phạm vi và thời hạn chuyển giao, bên được chuyển quyền được độc quyền sử dụng đối tượng sở hữu công nghiệp, bên chuyển quyền không được ký kết hợp đồng sử dụng đối tượng sở hữu công nghiệp với bất kỳ bên thứ ba nào và chỉ được sử dụng đối tượng sở hữu công nghiệp đó nếu được phép của bên được chuyển quyền; </w:t>
      </w:r>
    </w:p>
    <w:p>
      <w:pPr>
        <w:pStyle w:val="Normal"/>
        <w:widowControl w:val="false"/>
        <w:spacing w:before="120" w:after="120"/>
        <w:ind w:firstLine="560" w:right="0"/>
        <w:jc w:val="both"/>
        <w:rPr/>
      </w:pPr>
      <w:r>
        <w:rPr>
          <w:sz w:val="28"/>
          <w:szCs w:val="28"/>
        </w:rPr>
        <w:t>2. Hợp đồng không độc quyền là hợp đồng mà theo đó trong phạm vi và thời hạn chuyển giao quyền sử dụng, bên chuyển quyền vẫn có quyền sử dụng đối tượng sở hữu công nghiệp, quyền ký kết hợp đồng sử dụng đối tượng sở hữu công nghiệp không độc quyền với người khác;</w:t>
      </w:r>
    </w:p>
    <w:p>
      <w:pPr>
        <w:pStyle w:val="Normal"/>
        <w:widowControl w:val="false"/>
        <w:spacing w:before="120" w:after="120"/>
        <w:ind w:firstLine="560" w:right="0"/>
        <w:jc w:val="both"/>
        <w:rPr/>
      </w:pPr>
      <w:r>
        <w:rPr>
          <w:sz w:val="28"/>
          <w:szCs w:val="28"/>
        </w:rPr>
        <w:t>3. Hợp đồng sử dụng đối tượng sở hữu công nghiệp thứ cấp là hợp đồng mà theo đó bên chuyển quyền là người được chuyển giao quyền sử dụng đối tượng sở hữu công nghiệp đó theo một hợp đồng khác.</w:t>
      </w:r>
    </w:p>
    <w:p>
      <w:pPr>
        <w:pStyle w:val="Normal"/>
        <w:widowControl w:val="false"/>
        <w:spacing w:before="120" w:after="120"/>
        <w:ind w:firstLine="560" w:right="0"/>
        <w:rPr/>
      </w:pPr>
      <w:r>
        <w:rPr>
          <w:b/>
          <w:bCs/>
          <w:sz w:val="28"/>
          <w:szCs w:val="28"/>
        </w:rPr>
        <w:t xml:space="preserve">Điều 144. </w:t>
      </w:r>
      <w:r>
        <w:rPr>
          <w:b/>
          <w:bCs/>
          <w:iCs/>
          <w:sz w:val="28"/>
          <w:szCs w:val="28"/>
        </w:rPr>
        <w:t>Nội dung hợp đồng sử dụng đối tượng sở hữu công nghiệp</w:t>
      </w:r>
    </w:p>
    <w:p>
      <w:pPr>
        <w:pStyle w:val="Normal"/>
        <w:widowControl w:val="false"/>
        <w:spacing w:before="120" w:after="120"/>
        <w:ind w:firstLine="560" w:right="0"/>
        <w:jc w:val="both"/>
        <w:rPr/>
      </w:pPr>
      <w:r>
        <w:rPr>
          <w:sz w:val="28"/>
          <w:szCs w:val="28"/>
        </w:rPr>
        <w:t>1. Hợp đồng sử dụng đối tượng sở hữu công nghiệp phải có các nội dung chủ yếu sau đây:</w:t>
      </w:r>
    </w:p>
    <w:p>
      <w:pPr>
        <w:pStyle w:val="Normal"/>
        <w:widowControl w:val="false"/>
        <w:spacing w:before="120" w:after="120"/>
        <w:ind w:firstLine="560" w:right="0"/>
        <w:jc w:val="both"/>
        <w:rPr>
          <w:sz w:val="28"/>
          <w:szCs w:val="28"/>
        </w:rPr>
      </w:pPr>
      <w:r>
        <w:rPr>
          <w:sz w:val="28"/>
          <w:szCs w:val="28"/>
        </w:rPr>
        <w:t>a) Tên và địa chỉ đầy đủ của bên chuyển quyền và bên được chuyển quyền;</w:t>
      </w:r>
    </w:p>
    <w:p>
      <w:pPr>
        <w:pStyle w:val="Normal"/>
        <w:widowControl w:val="false"/>
        <w:spacing w:before="120" w:after="120"/>
        <w:ind w:firstLine="560" w:right="0"/>
        <w:jc w:val="both"/>
        <w:rPr>
          <w:sz w:val="28"/>
          <w:szCs w:val="28"/>
        </w:rPr>
      </w:pPr>
      <w:r>
        <w:rPr>
          <w:sz w:val="28"/>
          <w:szCs w:val="28"/>
        </w:rPr>
        <w:t>b) Căn cứ chuyển giao quyền sử dụng;</w:t>
      </w:r>
    </w:p>
    <w:p>
      <w:pPr>
        <w:pStyle w:val="Normal"/>
        <w:widowControl w:val="false"/>
        <w:spacing w:before="120" w:after="120"/>
        <w:ind w:firstLine="560" w:right="0"/>
        <w:jc w:val="both"/>
        <w:rPr>
          <w:sz w:val="28"/>
          <w:szCs w:val="28"/>
        </w:rPr>
      </w:pPr>
      <w:r>
        <w:rPr>
          <w:sz w:val="28"/>
          <w:szCs w:val="28"/>
        </w:rPr>
        <w:t>c) Dạng hợp đồng;</w:t>
      </w:r>
    </w:p>
    <w:p>
      <w:pPr>
        <w:pStyle w:val="Normal"/>
        <w:widowControl w:val="false"/>
        <w:spacing w:before="120" w:after="120"/>
        <w:ind w:firstLine="560" w:right="0"/>
        <w:jc w:val="both"/>
        <w:rPr>
          <w:sz w:val="28"/>
          <w:szCs w:val="28"/>
        </w:rPr>
      </w:pPr>
      <w:r>
        <w:rPr>
          <w:sz w:val="28"/>
          <w:szCs w:val="28"/>
        </w:rPr>
        <w:t xml:space="preserve">d) Phạm vi chuyển giao, gồm giới hạn quyền sử dụng, giới hạn lãnh thổ; </w:t>
      </w:r>
    </w:p>
    <w:p>
      <w:pPr>
        <w:pStyle w:val="Normal"/>
        <w:widowControl w:val="false"/>
        <w:spacing w:before="120" w:after="120"/>
        <w:ind w:firstLine="560" w:right="0"/>
        <w:jc w:val="both"/>
        <w:rPr>
          <w:sz w:val="28"/>
          <w:szCs w:val="28"/>
        </w:rPr>
      </w:pPr>
      <w:r>
        <w:rPr>
          <w:sz w:val="28"/>
          <w:szCs w:val="28"/>
        </w:rPr>
        <w:t>đ) Thời hạn hợp đồng;</w:t>
      </w:r>
    </w:p>
    <w:p>
      <w:pPr>
        <w:pStyle w:val="Normal"/>
        <w:widowControl w:val="false"/>
        <w:spacing w:before="120" w:after="120"/>
        <w:ind w:firstLine="560" w:right="0"/>
        <w:jc w:val="both"/>
        <w:rPr/>
      </w:pPr>
      <w:r>
        <w:rPr>
          <w:sz w:val="28"/>
          <w:szCs w:val="28"/>
        </w:rPr>
        <w:t>e) Giá chuyển giao quyền sử dụng;</w:t>
      </w:r>
    </w:p>
    <w:p>
      <w:pPr>
        <w:pStyle w:val="Normal"/>
        <w:widowControl w:val="false"/>
        <w:spacing w:before="120" w:after="120"/>
        <w:ind w:firstLine="560" w:right="0"/>
        <w:jc w:val="both"/>
        <w:rPr>
          <w:sz w:val="28"/>
          <w:szCs w:val="28"/>
        </w:rPr>
      </w:pPr>
      <w:r>
        <w:rPr>
          <w:sz w:val="28"/>
          <w:szCs w:val="28"/>
        </w:rPr>
        <w:t>g) Quyền và nghĩa vụ của bên chuyển quyền và bên được chuyển quyền.</w:t>
      </w:r>
    </w:p>
    <w:p>
      <w:pPr>
        <w:pStyle w:val="Normal"/>
        <w:widowControl w:val="false"/>
        <w:spacing w:before="120" w:after="120"/>
        <w:ind w:firstLine="560" w:right="0"/>
        <w:jc w:val="both"/>
        <w:rPr/>
      </w:pPr>
      <w:r>
        <w:rPr>
          <w:sz w:val="28"/>
          <w:szCs w:val="28"/>
        </w:rPr>
        <w:t>2. Hợp đồng sử dụng đối tượng sở hữu công nghiệp không được có các điều khoản hạn chế bất hợp lý quyền của bên được chuyển quyền, đặc biệt là các điều khoản không xuất phát từ quyền của bên chuyển quyền sau đây:</w:t>
      </w:r>
    </w:p>
    <w:p>
      <w:pPr>
        <w:pStyle w:val="Normal"/>
        <w:widowControl w:val="false"/>
        <w:spacing w:before="120" w:after="120"/>
        <w:ind w:firstLine="560" w:right="0"/>
        <w:jc w:val="both"/>
        <w:rPr/>
      </w:pPr>
      <w:r>
        <w:rPr>
          <w:sz w:val="28"/>
          <w:szCs w:val="28"/>
        </w:rPr>
        <w:t>a) Cấm bên được chuyển quyền cải tiến đối tượng sở hữu công nghiệp, trừ nhãn hiệu; buộc bên được chuyển quyền phải chuyển giao miễn phí cho bên chuyển quyền các cải tiến đối tượng sở hữu công nghiệp do bên được chuyển quyền tạo ra hoặc quyền đăng ký sở hữu công nghiệp, quyền sở hữu công nghiệp đối với các cải tiến đó;</w:t>
      </w:r>
    </w:p>
    <w:p>
      <w:pPr>
        <w:pStyle w:val="Normal"/>
        <w:widowControl w:val="false"/>
        <w:spacing w:before="120" w:after="120"/>
        <w:ind w:firstLine="560" w:right="0"/>
        <w:jc w:val="both"/>
        <w:rPr/>
      </w:pPr>
      <w:r>
        <w:rPr>
          <w:sz w:val="28"/>
          <w:szCs w:val="28"/>
        </w:rPr>
        <w:t>b) Trực tiếp hoặc gián tiếp hạn chế bên được chuyển quyền xuất khẩu hàng hoá, dịch vụ được sản xuất hoặc cung cấp theo hợp đồng sử dụng đối tượng sở hữu công nghiệp sang các vùng lãnh thổ không phải là nơi mà bên chuyển quyền nắm giữ quyền sở hữu công nghiệp tương ứng hoặc có độc quyền nhập khẩu hàng hoá đó;</w:t>
      </w:r>
    </w:p>
    <w:p>
      <w:pPr>
        <w:pStyle w:val="Normal"/>
        <w:widowControl w:val="false"/>
        <w:spacing w:before="120" w:after="120"/>
        <w:ind w:firstLine="560" w:right="0"/>
        <w:jc w:val="both"/>
        <w:rPr/>
      </w:pPr>
      <w:r>
        <w:rPr>
          <w:sz w:val="28"/>
          <w:szCs w:val="28"/>
        </w:rPr>
        <w:t>c) Buộc bên được chuyển quyền phải mua toàn bộ hoặc một tỷ lệ nhất định các nguyên liệu, linh kiện hoặc thiết bị của bên chuyển quyền hoặc của bên thứ ba do bên chuyển quyền chỉ định mà không nhằm mục đích bảo đảm chất lượng hàng hoá, dịch vụ do bên được chuyển quyền sản xuất hoặc cung cấp;</w:t>
      </w:r>
    </w:p>
    <w:p>
      <w:pPr>
        <w:pStyle w:val="Normal"/>
        <w:widowControl w:val="false"/>
        <w:spacing w:before="120" w:after="120"/>
        <w:ind w:firstLine="560" w:right="0"/>
        <w:jc w:val="both"/>
        <w:rPr/>
      </w:pPr>
      <w:r>
        <w:rPr>
          <w:sz w:val="28"/>
          <w:szCs w:val="28"/>
        </w:rPr>
        <w:t>d) Cấm bên được chuyển quyền khiếu kiện về hiệu lực của quyền sở hữu công nghiệp hoặc quyền chuyển giao của bên chuyển quyền.</w:t>
      </w:r>
    </w:p>
    <w:p>
      <w:pPr>
        <w:pStyle w:val="Normal"/>
        <w:widowControl w:val="false"/>
        <w:spacing w:before="120" w:after="120"/>
        <w:ind w:firstLine="560" w:right="0"/>
        <w:jc w:val="both"/>
        <w:rPr>
          <w:sz w:val="28"/>
          <w:szCs w:val="28"/>
        </w:rPr>
      </w:pPr>
      <w:r>
        <w:rPr>
          <w:sz w:val="28"/>
          <w:szCs w:val="28"/>
        </w:rPr>
        <w:t>3. Các điều khoản trong hợp đồng thuộc các trường hợp quy định tại khoản 2 Điều này mặc nhiên bị vô hiệu.</w:t>
      </w:r>
    </w:p>
    <w:p>
      <w:pPr>
        <w:pStyle w:val="Normal"/>
        <w:spacing w:before="240" w:after="120"/>
        <w:jc w:val="center"/>
        <w:rPr>
          <w:b/>
          <w:bCs/>
          <w:iCs/>
          <w:sz w:val="28"/>
          <w:szCs w:val="28"/>
        </w:rPr>
      </w:pPr>
      <w:r>
        <w:rPr>
          <w:b/>
          <w:bCs/>
          <w:iCs/>
          <w:sz w:val="28"/>
          <w:szCs w:val="28"/>
        </w:rPr>
        <w:t>Mục 3</w:t>
      </w:r>
    </w:p>
    <w:p>
      <w:pPr>
        <w:pStyle w:val="Normal"/>
        <w:spacing w:before="120" w:after="120"/>
        <w:jc w:val="center"/>
        <w:rPr>
          <w:b/>
          <w:sz w:val="28"/>
          <w:szCs w:val="28"/>
        </w:rPr>
      </w:pPr>
      <w:r>
        <w:rPr>
          <w:b/>
          <w:sz w:val="28"/>
          <w:szCs w:val="28"/>
        </w:rPr>
        <w:t>BẮT BUỘC CHUYỂN GIAO QUYỀN SỬ DỤNG  ĐỐI VỚI SÁNG CHẾ</w:t>
      </w:r>
    </w:p>
    <w:p>
      <w:pPr>
        <w:pStyle w:val="Normal"/>
        <w:widowControl w:val="false"/>
        <w:spacing w:before="120" w:after="120"/>
        <w:ind w:firstLine="560" w:right="0"/>
        <w:jc w:val="both"/>
        <w:rPr/>
      </w:pPr>
      <w:r>
        <w:rPr>
          <w:rFonts w:cs="Times New Roman Bold;Times New Roman" w:ascii="Times New Roman Bold;Times New Roman" w:hAnsi="Times New Roman Bold;Times New Roman"/>
          <w:b/>
          <w:bCs/>
          <w:sz w:val="28"/>
          <w:szCs w:val="28"/>
        </w:rPr>
        <w:t xml:space="preserve">Điều 145. </w:t>
      </w:r>
      <w:r>
        <w:rPr>
          <w:rFonts w:cs="Times New Roman Bold;Times New Roman" w:ascii="Times New Roman Bold;Times New Roman" w:hAnsi="Times New Roman Bold;Times New Roman"/>
          <w:b/>
          <w:bCs/>
          <w:iCs/>
          <w:sz w:val="28"/>
          <w:szCs w:val="28"/>
        </w:rPr>
        <w:t>Căn cứ bắt buộc chuyển giao quyền sử dụng đối với sáng chế</w:t>
      </w:r>
    </w:p>
    <w:p>
      <w:pPr>
        <w:pStyle w:val="Normal"/>
        <w:widowControl w:val="false"/>
        <w:spacing w:before="120" w:after="120"/>
        <w:ind w:firstLine="560" w:right="0"/>
        <w:jc w:val="both"/>
        <w:rPr/>
      </w:pPr>
      <w:r>
        <w:rPr>
          <w:sz w:val="28"/>
          <w:szCs w:val="28"/>
        </w:rPr>
        <w:t>1. Trong các trường hợp sau đây, quyền sử dụng sáng chế được chuyển giao cho tổ chức, cá nhân khác sử dụng theo quyết định của cơ quan nhà nước có thẩm quyền theo quy định tại khoản 1 Điều 147 của Luật này mà không cần được sự đồng ý của người nắm độc quyền sử dụng sáng chế:</w:t>
      </w:r>
    </w:p>
    <w:p>
      <w:pPr>
        <w:pStyle w:val="Normal"/>
        <w:widowControl w:val="false"/>
        <w:spacing w:before="120" w:after="120"/>
        <w:ind w:firstLine="560" w:right="0"/>
        <w:jc w:val="both"/>
        <w:rPr/>
      </w:pPr>
      <w:r>
        <w:rPr>
          <w:sz w:val="28"/>
          <w:szCs w:val="28"/>
        </w:rPr>
        <w:t>a) Việc sử dụng sáng chế nhằm mục đích công cộng, phi thương mại, phục vụ quốc phòng, an ninh, phòng bệnh, chữa bệnh, dinh dưỡng cho Nhân dân hoặc đáp ứng các nhu cầu cấp thiết của xã hội;</w:t>
      </w:r>
    </w:p>
    <w:p>
      <w:pPr>
        <w:pStyle w:val="Normal"/>
        <w:widowControl w:val="false"/>
        <w:spacing w:before="120" w:after="120"/>
        <w:ind w:firstLine="560" w:right="0"/>
        <w:jc w:val="both"/>
        <w:rPr/>
      </w:pPr>
      <w:r>
        <w:rPr>
          <w:sz w:val="28"/>
          <w:szCs w:val="28"/>
        </w:rPr>
        <w:t>b) Người nắm độc quyền sử dụng sáng chế không thực hiện nghĩa vụ sử dụng sáng chế quy định tại khoản 1 Điều 136 và khoản 5 Điều 142 của Luật này sau khi kết thúc bốn năm kể từ ngày nộp đơn đăng ký sáng chế và kết thúc ba năm kể từ ngày cấp Bằng độc quyền sáng chế;</w:t>
      </w:r>
    </w:p>
    <w:p>
      <w:pPr>
        <w:pStyle w:val="Normal"/>
        <w:widowControl w:val="false"/>
        <w:spacing w:before="120" w:after="120"/>
        <w:ind w:firstLine="560" w:right="0"/>
        <w:jc w:val="both"/>
        <w:rPr/>
      </w:pPr>
      <w:r>
        <w:rPr>
          <w:sz w:val="28"/>
          <w:szCs w:val="28"/>
        </w:rPr>
        <w:t>c) Người có nhu cầu sử dụng sáng chế không đạt được thoả thuận với người nắm độc quyền sử dụng sáng chế về việc ký kết hợp đồng sử dụng sáng chế mặc dù trong một thời gian hợp lý đã cố gắng thương lượng với mức giá và các điều kiện thương mại thoả đáng;</w:t>
      </w:r>
    </w:p>
    <w:p>
      <w:pPr>
        <w:pStyle w:val="Normal"/>
        <w:widowControl w:val="false"/>
        <w:spacing w:before="120" w:after="120"/>
        <w:ind w:firstLine="560" w:right="0"/>
        <w:jc w:val="both"/>
        <w:rPr>
          <w:sz w:val="28"/>
          <w:szCs w:val="28"/>
        </w:rPr>
      </w:pPr>
      <w:r>
        <w:rPr>
          <w:sz w:val="28"/>
          <w:szCs w:val="28"/>
        </w:rPr>
        <w:t>d) Người nắm độc quyền sử dụng sáng chế bị coi là thực hiện hành vi hạn chế cạnh tranh bị cấm theo quy định của pháp luật về cạnh tranh;</w:t>
      </w:r>
    </w:p>
    <w:p>
      <w:pPr>
        <w:pStyle w:val="Normal"/>
        <w:widowControl w:val="false"/>
        <w:spacing w:before="120" w:after="120"/>
        <w:ind w:firstLine="560" w:right="0"/>
        <w:jc w:val="both"/>
        <w:rPr/>
      </w:pPr>
      <w:r>
        <w:rPr>
          <w:sz w:val="28"/>
          <w:szCs w:val="28"/>
        </w:rPr>
        <w:t>đ)</w:t>
      </w:r>
      <w:r>
        <w:rPr>
          <w:rStyle w:val="FootnoteCharacters"/>
          <w:rStyle w:val="FootnoteReference"/>
          <w:sz w:val="28"/>
          <w:szCs w:val="28"/>
        </w:rPr>
        <w:footnoteReference w:id="150"/>
      </w:r>
      <w:r>
        <w:rPr>
          <w:sz w:val="28"/>
          <w:szCs w:val="28"/>
        </w:rPr>
        <w:t xml:space="preserve"> Việc sử dụng sáng chế nhằm đáp ứng nhu cầu về dược phẩm để phòng bệnh, chữa bệnh của quốc gia khác có đủ điều kiện nhập khẩu theo điều ước quốc tế mà nước Cộng hòa xã hội chủ nghĩa Việt Nam là thành viên.</w:t>
      </w:r>
    </w:p>
    <w:p>
      <w:pPr>
        <w:pStyle w:val="Normal"/>
        <w:widowControl w:val="false"/>
        <w:spacing w:before="120" w:after="120"/>
        <w:ind w:firstLine="560" w:right="0"/>
        <w:jc w:val="both"/>
        <w:rPr/>
      </w:pPr>
      <w:r>
        <w:rPr>
          <w:spacing w:val="-2"/>
          <w:sz w:val="28"/>
          <w:szCs w:val="28"/>
        </w:rPr>
        <w:t>2. Người nắm độc quyền sử dụng sáng chế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 sáng chế.</w:t>
      </w:r>
    </w:p>
    <w:p>
      <w:pPr>
        <w:pStyle w:val="Normal"/>
        <w:widowControl w:val="false"/>
        <w:spacing w:before="120" w:after="120"/>
        <w:ind w:firstLine="560" w:right="0"/>
        <w:jc w:val="both"/>
        <w:rPr/>
      </w:pPr>
      <w:r>
        <w:rPr>
          <w:b/>
          <w:bCs/>
          <w:sz w:val="28"/>
          <w:szCs w:val="28"/>
        </w:rPr>
        <w:t xml:space="preserve">Điều 146. </w:t>
      </w:r>
      <w:r>
        <w:rPr>
          <w:b/>
          <w:bCs/>
          <w:iCs/>
          <w:sz w:val="28"/>
          <w:szCs w:val="28"/>
        </w:rPr>
        <w:t>Điều kiện hạn chế quyền sử dụng sáng chế được chuyển giao theo quyết định bắt buộc</w:t>
      </w:r>
    </w:p>
    <w:p>
      <w:pPr>
        <w:pStyle w:val="Normal"/>
        <w:widowControl w:val="false"/>
        <w:spacing w:before="120" w:after="120"/>
        <w:ind w:firstLine="560" w:right="0"/>
        <w:jc w:val="both"/>
        <w:rPr/>
      </w:pPr>
      <w:r>
        <w:rPr>
          <w:sz w:val="28"/>
          <w:szCs w:val="28"/>
        </w:rPr>
        <w:t>1. Quyền sử dụng sáng chế được chuyển giao theo quyết định của cơ quan nhà nước có thẩm quyền phải phù hợp với các điều kiện sau đây:</w:t>
      </w:r>
    </w:p>
    <w:p>
      <w:pPr>
        <w:pStyle w:val="Normal"/>
        <w:widowControl w:val="false"/>
        <w:spacing w:before="120" w:after="120"/>
        <w:ind w:firstLine="560" w:right="0"/>
        <w:jc w:val="both"/>
        <w:rPr>
          <w:sz w:val="28"/>
          <w:szCs w:val="28"/>
        </w:rPr>
      </w:pPr>
      <w:r>
        <w:rPr>
          <w:sz w:val="28"/>
          <w:szCs w:val="28"/>
        </w:rPr>
        <w:t>a) Quyền sử dụng được chuyển giao thuộc dạng không độc quyền;</w:t>
      </w:r>
    </w:p>
    <w:p>
      <w:pPr>
        <w:pStyle w:val="Normal"/>
        <w:widowControl w:val="false"/>
        <w:spacing w:before="120" w:after="120"/>
        <w:ind w:firstLine="560" w:right="0"/>
        <w:jc w:val="both"/>
        <w:rPr>
          <w:sz w:val="28"/>
          <w:szCs w:val="28"/>
        </w:rPr>
      </w:pPr>
      <w:r>
        <w:rPr>
          <w:spacing w:val="-2"/>
          <w:sz w:val="28"/>
          <w:szCs w:val="28"/>
        </w:rPr>
        <w:t>b)</w:t>
      </w:r>
      <w:r>
        <w:rPr>
          <w:rStyle w:val="FootnoteCharacters"/>
          <w:rStyle w:val="FootnoteReference"/>
          <w:spacing w:val="-2"/>
          <w:sz w:val="28"/>
          <w:szCs w:val="28"/>
        </w:rPr>
        <w:footnoteReference w:id="151"/>
      </w:r>
      <w:r>
        <w:rPr>
          <w:spacing w:val="-2"/>
          <w:sz w:val="28"/>
          <w:szCs w:val="28"/>
        </w:rPr>
        <w:t xml:space="preserve"> Quyền sử dụng được chuyển giao chỉ được giới hạn trong phạm vi và thời hạn đủ để đáp ứng mục tiêu chuyển giao, trừ trường hợp quy định tại điểm d khoản 1 Điều 145 của Luật này.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pPr>
        <w:pStyle w:val="Normal"/>
        <w:widowControl w:val="false"/>
        <w:spacing w:before="120" w:after="120"/>
        <w:ind w:firstLine="560" w:right="0"/>
        <w:jc w:val="both"/>
        <w:rPr/>
      </w:pPr>
      <w:r>
        <w:rPr>
          <w:spacing w:val="-4"/>
          <w:sz w:val="28"/>
          <w:szCs w:val="28"/>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pPr>
        <w:pStyle w:val="NormalWeb"/>
        <w:widowControl w:val="false"/>
        <w:snapToGrid w:val="false"/>
        <w:spacing w:lineRule="exact" w:line="340" w:before="60" w:after="60"/>
        <w:ind w:firstLine="560" w:right="0"/>
        <w:jc w:val="both"/>
        <w:rPr/>
      </w:pPr>
      <w:r>
        <w:rPr>
          <w:sz w:val="28"/>
          <w:szCs w:val="28"/>
          <w:lang w:val="en-US"/>
        </w:rPr>
        <w:t>d)</w:t>
      </w:r>
      <w:r>
        <w:rPr>
          <w:rStyle w:val="FootnoteCharacters"/>
          <w:rStyle w:val="FootnoteReference"/>
          <w:sz w:val="28"/>
          <w:szCs w:val="28"/>
          <w:lang w:val="en-US"/>
        </w:rPr>
        <w:footnoteReference w:id="152"/>
      </w:r>
      <w:r>
        <w:rPr>
          <w:sz w:val="28"/>
          <w:szCs w:val="28"/>
          <w:lang w:val="en-US"/>
        </w:rPr>
        <w:t xml:space="preserve"> Người được chuyển giao quyền sử dụng phải trả cho người nắm độc quyền sử dụng sáng chế khoản tiền đền bù theo thỏa thuận, trường hợp không đạt được thỏa thuận thì thực hiện theo quy định của Chính phủ, trừ trường hợp quyền sử dụng sáng chế được chuyển giao theo quyết định bắt buộc để nhập khẩu dược phẩm theo cơ chế của điều ước quốc tế mà nước Cộng hòa xã hội chủ nghĩa Việt Nam là thành viên và khoản tiền đền bù cho việc sử dụng sáng chế được chuyển giao theo quyết định bắt buộc đã được trả tại nước xuất khẩu;</w:t>
      </w:r>
    </w:p>
    <w:p>
      <w:pPr>
        <w:pStyle w:val="Normal"/>
        <w:widowControl w:val="false"/>
        <w:spacing w:before="120" w:after="120"/>
        <w:ind w:firstLine="560" w:right="0"/>
        <w:jc w:val="both"/>
        <w:rPr>
          <w:sz w:val="28"/>
          <w:szCs w:val="28"/>
        </w:rPr>
      </w:pPr>
      <w:r>
        <w:rPr>
          <w:b/>
          <w:iCs/>
          <w:sz w:val="28"/>
          <w:szCs w:val="28"/>
        </w:rPr>
        <w:t xml:space="preserve"> </w:t>
      </w:r>
      <w:r>
        <w:rPr>
          <w:spacing w:val="-4"/>
          <w:sz w:val="28"/>
          <w:szCs w:val="28"/>
        </w:rPr>
        <w:t>đ)</w:t>
      </w:r>
      <w:r>
        <w:rPr>
          <w:rStyle w:val="FootnoteCharacters"/>
          <w:rStyle w:val="FootnoteReference"/>
          <w:spacing w:val="-4"/>
          <w:sz w:val="28"/>
          <w:szCs w:val="28"/>
        </w:rPr>
        <w:footnoteReference w:id="153"/>
      </w:r>
      <w:r>
        <w:rPr>
          <w:spacing w:val="-4"/>
          <w:sz w:val="28"/>
          <w:szCs w:val="28"/>
        </w:rPr>
        <w:t xml:space="preserve"> Quyền sử dụng được chuyển giao chủ yếu để cung cấp cho thị trường trong nước, trừ trường hợp quy định tại điểm d và điểm đ khoản 1 Điều 145 của Luật này.</w:t>
      </w:r>
    </w:p>
    <w:p>
      <w:pPr>
        <w:pStyle w:val="Normal"/>
        <w:widowControl w:val="false"/>
        <w:spacing w:before="120" w:after="120"/>
        <w:ind w:firstLine="560" w:right="0"/>
        <w:jc w:val="both"/>
        <w:rPr/>
      </w:pPr>
      <w:r>
        <w:rPr>
          <w:sz w:val="28"/>
          <w:szCs w:val="28"/>
        </w:rPr>
        <w:t>2. Ngoài các điều kiện quy định tại khoản 1 Điều này, quyền sử dụng sáng chế được chuyển giao trong trường hợp quy định tại khoản 2 Điều 137 của Luật này còn phải đáp ứng các điều kiện sau đây:</w:t>
      </w:r>
    </w:p>
    <w:p>
      <w:pPr>
        <w:pStyle w:val="Normal"/>
        <w:widowControl w:val="false"/>
        <w:spacing w:before="120" w:after="120"/>
        <w:ind w:firstLine="560" w:right="0"/>
        <w:jc w:val="both"/>
        <w:rPr/>
      </w:pPr>
      <w:r>
        <w:rPr>
          <w:sz w:val="28"/>
          <w:szCs w:val="28"/>
        </w:rPr>
        <w:t>a) Người nắm độc quyền sử dụng sáng chế cơ bản cũng được chuyển giao quyền sử dụng sáng chế phụ thuộc với những điều kiện hợp lý;</w:t>
      </w:r>
    </w:p>
    <w:p>
      <w:pPr>
        <w:pStyle w:val="Normal"/>
        <w:widowControl w:val="false"/>
        <w:spacing w:before="120" w:after="120"/>
        <w:ind w:firstLine="560" w:right="0"/>
        <w:jc w:val="both"/>
        <w:rPr>
          <w:sz w:val="28"/>
          <w:szCs w:val="28"/>
        </w:rPr>
      </w:pPr>
      <w:r>
        <w:rPr>
          <w:sz w:val="28"/>
          <w:szCs w:val="28"/>
        </w:rPr>
        <w:t>b) Người được chuyển giao quyền sử dụng sáng chế cơ bản không được chuyển nhượng quyền đó, trừ trường hợp chuyển nhượng cùng với toàn bộ quyền đối với sáng chế phụ thuộc.</w:t>
      </w:r>
    </w:p>
    <w:p>
      <w:pPr>
        <w:pStyle w:val="Normal"/>
        <w:widowControl w:val="false"/>
        <w:spacing w:before="120" w:after="120"/>
        <w:ind w:firstLine="560" w:right="0"/>
        <w:jc w:val="both"/>
        <w:rPr/>
      </w:pPr>
      <w:r>
        <w:rPr>
          <w:b/>
          <w:bCs/>
          <w:sz w:val="28"/>
          <w:szCs w:val="28"/>
        </w:rPr>
        <w:t xml:space="preserve">Điều 147. </w:t>
      </w:r>
      <w:r>
        <w:rPr>
          <w:b/>
          <w:bCs/>
          <w:iCs/>
          <w:sz w:val="28"/>
          <w:szCs w:val="28"/>
        </w:rPr>
        <w:t>Thẩm quyền và thủ tục chuyển giao quyền sử dụng sáng chế theo quyết định bắt buộc</w:t>
      </w:r>
    </w:p>
    <w:p>
      <w:pPr>
        <w:pStyle w:val="NormalWeb"/>
        <w:widowControl w:val="false"/>
        <w:snapToGrid w:val="false"/>
        <w:spacing w:lineRule="exact" w:line="340" w:before="60" w:after="60"/>
        <w:ind w:firstLine="560" w:right="0"/>
        <w:jc w:val="both"/>
        <w:rPr/>
      </w:pPr>
      <w:r>
        <w:rPr>
          <w:spacing w:val="-2"/>
          <w:sz w:val="28"/>
          <w:szCs w:val="28"/>
          <w:lang w:val="en-US"/>
        </w:rPr>
        <w:t>1.</w:t>
      </w:r>
      <w:r>
        <w:rPr>
          <w:rStyle w:val="FootnoteCharacters"/>
          <w:rStyle w:val="FootnoteReference"/>
          <w:spacing w:val="-2"/>
          <w:sz w:val="28"/>
          <w:szCs w:val="28"/>
          <w:lang w:val="en-US"/>
        </w:rPr>
        <w:footnoteReference w:id="154"/>
      </w:r>
      <w:r>
        <w:rPr>
          <w:spacing w:val="-2"/>
          <w:sz w:val="28"/>
          <w:szCs w:val="28"/>
          <w:lang w:val="en-US"/>
        </w:rPr>
        <w:t xml:space="preserve"> Bộ Khoa học và Công nghệ ban hành quyết định chuyển giao quyền sử dụng sáng chế trên cơ sở xem xét yêu cầu được chuyển giao quyền sử dụng đối với trường hợp quy định tại các điểm b, c và d khoản 1 Điều 145 của Luật này.</w:t>
      </w:r>
    </w:p>
    <w:p>
      <w:pPr>
        <w:pStyle w:val="Normal"/>
        <w:widowControl w:val="false"/>
        <w:spacing w:before="120" w:after="120"/>
        <w:ind w:firstLine="560" w:right="0"/>
        <w:jc w:val="both"/>
        <w:rPr>
          <w:sz w:val="28"/>
          <w:szCs w:val="28"/>
        </w:rPr>
      </w:pPr>
      <w:r>
        <w:rPr>
          <w:sz w:val="28"/>
          <w:szCs w:val="28"/>
        </w:rPr>
        <w:t>Bộ, cơ quan ngang Bộ ban hành quyết định chuyển giao quyền sử dụng sáng chế thuộc lĩnh vực quản lý nhà nước của mình trong trường hợp quy định tại điểm a và điểm đ khoản 1 Điều 145 của Luật này trên cơ sở tham khảo ý kiến của Bộ Khoa học và Công nghệ.</w:t>
      </w:r>
    </w:p>
    <w:p>
      <w:pPr>
        <w:pStyle w:val="Normal"/>
        <w:widowControl w:val="false"/>
        <w:spacing w:before="120" w:after="120"/>
        <w:ind w:firstLine="560" w:right="0"/>
        <w:jc w:val="both"/>
        <w:rPr/>
      </w:pPr>
      <w:r>
        <w:rPr>
          <w:sz w:val="28"/>
          <w:szCs w:val="28"/>
        </w:rPr>
        <w:t>2. Quyết định chuyển giao quyền sử dụng sáng chế phải ấn định phạm vi và các điều kiện sử dụng phù hợp với quy định tại Điều 146 của Luật này.</w:t>
      </w:r>
    </w:p>
    <w:p>
      <w:pPr>
        <w:pStyle w:val="Normal"/>
        <w:widowControl w:val="false"/>
        <w:spacing w:before="120" w:after="120"/>
        <w:ind w:firstLine="560" w:right="0"/>
        <w:jc w:val="both"/>
        <w:rPr/>
      </w:pPr>
      <w:r>
        <w:rPr>
          <w:sz w:val="28"/>
          <w:szCs w:val="28"/>
        </w:rPr>
        <w:t>3. Cơ quan nhà nước có thẩm quyền quyết định chuyển giao quyền sử dụng sáng chế phải thông báo ngay cho người nắm độc quyền sử dụng sáng chế về quyết định đó.</w:t>
      </w:r>
    </w:p>
    <w:p>
      <w:pPr>
        <w:pStyle w:val="Normal"/>
        <w:widowControl w:val="false"/>
        <w:spacing w:before="120" w:after="120"/>
        <w:ind w:firstLine="560" w:right="0"/>
        <w:jc w:val="both"/>
        <w:rPr>
          <w:sz w:val="28"/>
          <w:szCs w:val="28"/>
        </w:rPr>
      </w:pPr>
      <w:r>
        <w:rPr>
          <w:sz w:val="28"/>
          <w:szCs w:val="28"/>
        </w:rPr>
        <w:t>4. Quyết định chuyển giao quyền sử dụng sáng chế hoặc từ chối chuyển giao quyền sử dụng sáng chế có thể bị khiếu nại, bị khởi kiện theo quy định của pháp luật.</w:t>
      </w:r>
    </w:p>
    <w:p>
      <w:pPr>
        <w:pStyle w:val="Normal"/>
        <w:widowControl w:val="false"/>
        <w:spacing w:before="120" w:after="120"/>
        <w:ind w:firstLine="560" w:right="0"/>
        <w:jc w:val="both"/>
        <w:rPr/>
      </w:pPr>
      <w:r>
        <w:rPr>
          <w:sz w:val="28"/>
          <w:szCs w:val="28"/>
        </w:rPr>
        <w:t>5. Chính phủ quy định cụ thể thủ tục chuyển giao quyền sử dụng đối với sáng chế quy định tại Điều này.</w:t>
      </w:r>
    </w:p>
    <w:p>
      <w:pPr>
        <w:pStyle w:val="Normal"/>
        <w:spacing w:before="120" w:after="0"/>
        <w:jc w:val="center"/>
        <w:rPr>
          <w:b/>
          <w:bCs/>
          <w:iCs/>
          <w:sz w:val="28"/>
          <w:szCs w:val="28"/>
        </w:rPr>
      </w:pPr>
      <w:r>
        <w:rPr>
          <w:b/>
          <w:bCs/>
          <w:iCs/>
          <w:sz w:val="28"/>
          <w:szCs w:val="28"/>
        </w:rPr>
        <w:t>Mục 4</w:t>
      </w:r>
    </w:p>
    <w:p>
      <w:pPr>
        <w:pStyle w:val="Normal"/>
        <w:spacing w:before="120" w:after="0"/>
        <w:jc w:val="center"/>
        <w:rPr>
          <w:b/>
          <w:sz w:val="28"/>
          <w:szCs w:val="28"/>
        </w:rPr>
      </w:pPr>
      <w:r>
        <w:rPr>
          <w:b/>
          <w:sz w:val="28"/>
          <w:szCs w:val="28"/>
        </w:rPr>
        <w:t xml:space="preserve">ĐĂNG KÝ HỢP ĐỒNG CHUYỂN GIAO </w:t>
      </w:r>
    </w:p>
    <w:p>
      <w:pPr>
        <w:pStyle w:val="Normal"/>
        <w:jc w:val="center"/>
        <w:rPr>
          <w:b/>
          <w:sz w:val="28"/>
          <w:szCs w:val="28"/>
        </w:rPr>
      </w:pPr>
      <w:r>
        <w:rPr>
          <w:b/>
          <w:sz w:val="28"/>
          <w:szCs w:val="28"/>
        </w:rPr>
        <w:t>QUYỀN SỞ HỮU CÔNG NGHIỆP</w:t>
      </w:r>
    </w:p>
    <w:p>
      <w:pPr>
        <w:pStyle w:val="Normal"/>
        <w:widowControl w:val="false"/>
        <w:spacing w:before="120" w:after="120"/>
        <w:ind w:firstLine="567" w:right="0"/>
        <w:jc w:val="both"/>
        <w:rPr/>
      </w:pPr>
      <w:bookmarkStart w:id="20" w:name="dieu_148"/>
      <w:r>
        <w:rPr>
          <w:rFonts w:cs="Times New Roman Bold;Times New Roman" w:ascii="Times New Roman Bold;Times New Roman" w:hAnsi="Times New Roman Bold;Times New Roman"/>
          <w:b/>
          <w:bCs/>
          <w:sz w:val="28"/>
          <w:szCs w:val="28"/>
        </w:rPr>
        <w:t>Điều 148. Hiệu lực của hợp đồng chuyển giao quyền sở hữu công nghiệp</w:t>
      </w:r>
      <w:bookmarkEnd w:id="20"/>
      <w:r>
        <w:rPr>
          <w:rStyle w:val="FootnoteCharacters"/>
          <w:rStyle w:val="FootnoteReference"/>
          <w:bCs/>
          <w:sz w:val="28"/>
          <w:szCs w:val="28"/>
        </w:rPr>
        <w:footnoteReference w:id="155"/>
      </w:r>
      <w:r>
        <w:rPr>
          <w:rFonts w:cs="Times New Roman Bold;Times New Roman" w:ascii="Times New Roman Bold;Times New Roman" w:hAnsi="Times New Roman Bold;Times New Roman"/>
          <w:sz w:val="28"/>
          <w:szCs w:val="28"/>
        </w:rPr>
        <w:t xml:space="preserve"> </w:t>
      </w:r>
    </w:p>
    <w:p>
      <w:pPr>
        <w:pStyle w:val="Normal"/>
        <w:widowControl w:val="false"/>
        <w:spacing w:before="0" w:after="120"/>
        <w:ind w:firstLine="567" w:right="0"/>
        <w:jc w:val="both"/>
        <w:rPr/>
      </w:pPr>
      <w:r>
        <w:rPr>
          <w:sz w:val="28"/>
        </w:rPr>
        <w:t>1. Đối với các loại quyền sở hữu công nghiệp được xác lập trên cơ sở đăng ký theo quy định tại điểm a khoản 3 Điều 6 của Luật này, hợp đồng chuyển nhượng quyền sở hữu công nghiệp chỉ có hiệu lực khi đã được đăng ký tại cơ quan quản lý nhà nước về quyền sở hữu công nghiệp.</w:t>
      </w:r>
    </w:p>
    <w:p>
      <w:pPr>
        <w:pStyle w:val="Normal"/>
        <w:widowControl w:val="false"/>
        <w:spacing w:before="0" w:after="120"/>
        <w:ind w:firstLine="567" w:right="0"/>
        <w:jc w:val="both"/>
        <w:rPr/>
      </w:pPr>
      <w:r>
        <w:rPr>
          <w:sz w:val="28"/>
        </w:rPr>
        <w:t xml:space="preserve">2. </w:t>
      </w:r>
      <w:r>
        <w:rPr>
          <w:rFonts w:eastAsia="Calibri"/>
          <w:spacing w:val="-2"/>
          <w:sz w:val="28"/>
        </w:rPr>
        <w:t>Đối</w:t>
      </w:r>
      <w:r>
        <w:rPr>
          <w:sz w:val="28"/>
        </w:rPr>
        <w:t xml:space="preserve"> với các loại quyền sở hữu công nghiệp được xác lập trên cơ sở đăng ký theo quy định tại điểm a khoản 3 Điều 6 của Luật này, hợp đồng sử dụng đối tượng sở hữu công nghiệp có hiệu lực theo thỏa thuận giữa các bên.</w:t>
      </w:r>
    </w:p>
    <w:p>
      <w:pPr>
        <w:pStyle w:val="Normal"/>
        <w:widowControl w:val="false"/>
        <w:spacing w:before="0" w:after="120"/>
        <w:ind w:firstLine="567" w:right="0"/>
        <w:jc w:val="both"/>
        <w:rPr>
          <w:sz w:val="28"/>
        </w:rPr>
      </w:pPr>
      <w:r>
        <w:rPr>
          <w:sz w:val="28"/>
        </w:rPr>
        <w:t xml:space="preserve">3. Hợp </w:t>
      </w:r>
      <w:r>
        <w:rPr>
          <w:rFonts w:eastAsia="Calibri"/>
          <w:spacing w:val="-2"/>
          <w:sz w:val="28"/>
        </w:rPr>
        <w:t>đồng</w:t>
      </w:r>
      <w:r>
        <w:rPr>
          <w:sz w:val="28"/>
        </w:rPr>
        <w:t xml:space="preserve"> sử dụng đối tượng sở hữu công nghiệp tại khoản 2 Điều này</w:t>
      </w:r>
      <w:r>
        <w:rPr>
          <w:sz w:val="28"/>
          <w:szCs w:val="28"/>
        </w:rPr>
        <w:t>, trừ hợp đồng sử dụng nhãn hiệu, phải</w:t>
      </w:r>
      <w:r>
        <w:rPr>
          <w:sz w:val="28"/>
        </w:rPr>
        <w:t xml:space="preserve"> đăng ký tại cơ quan quản lý nhà nước về quyền sở hữu công nghiệp</w:t>
      </w:r>
      <w:r>
        <w:rPr>
          <w:sz w:val="28"/>
          <w:szCs w:val="28"/>
        </w:rPr>
        <w:t xml:space="preserve"> mới có giá trị pháp lý đối với bên thứ ba.</w:t>
      </w:r>
    </w:p>
    <w:p>
      <w:pPr>
        <w:pStyle w:val="Normal"/>
        <w:widowControl w:val="false"/>
        <w:spacing w:before="120" w:after="120"/>
        <w:ind w:firstLine="567" w:right="0"/>
        <w:jc w:val="both"/>
        <w:rPr>
          <w:sz w:val="28"/>
        </w:rPr>
      </w:pPr>
      <w:r>
        <w:rPr>
          <w:sz w:val="28"/>
        </w:rPr>
        <w:t>4. Hợp đồng sử dụng đối tượng sở hữu công nghiệp mặc nhiên bị chấm dứt hiệu lực nếu quyền sở hữu công nghiệp của bên giao bị chấm dứt.</w:t>
      </w:r>
    </w:p>
    <w:p>
      <w:pPr>
        <w:pStyle w:val="Normal"/>
        <w:widowControl w:val="false"/>
        <w:spacing w:before="120" w:after="120"/>
        <w:ind w:firstLine="560" w:right="0"/>
        <w:jc w:val="both"/>
        <w:rPr/>
      </w:pPr>
      <w:r>
        <w:rPr>
          <w:rFonts w:cs="Times New Roman Bold;Times New Roman" w:ascii="Times New Roman Bold;Times New Roman" w:hAnsi="Times New Roman Bold;Times New Roman"/>
          <w:b/>
          <w:bCs/>
          <w:spacing w:val="-6"/>
          <w:sz w:val="28"/>
          <w:szCs w:val="28"/>
        </w:rPr>
        <w:t xml:space="preserve">Điều 149. </w:t>
      </w:r>
      <w:r>
        <w:rPr>
          <w:rFonts w:cs="Times New Roman Bold;Times New Roman" w:ascii="Times New Roman Bold;Times New Roman" w:hAnsi="Times New Roman Bold;Times New Roman"/>
          <w:b/>
          <w:bCs/>
          <w:iCs/>
          <w:spacing w:val="-6"/>
          <w:sz w:val="28"/>
          <w:szCs w:val="28"/>
        </w:rPr>
        <w:t>Hồ sơ đăng ký hợp đồng chuyển giao quyền sở hữu công nghiệp</w:t>
      </w:r>
    </w:p>
    <w:p>
      <w:pPr>
        <w:pStyle w:val="Normal"/>
        <w:widowControl w:val="false"/>
        <w:spacing w:before="120" w:after="120"/>
        <w:ind w:firstLine="560" w:right="0"/>
        <w:jc w:val="both"/>
        <w:rPr>
          <w:sz w:val="28"/>
          <w:szCs w:val="28"/>
        </w:rPr>
      </w:pPr>
      <w:r>
        <w:rPr>
          <w:sz w:val="28"/>
          <w:szCs w:val="28"/>
        </w:rPr>
        <w:t>Hồ sơ đăng ký hợp đồng sử dụng đối tượng sở hữu công nghiệp, hợp đồng chuyển nhượng quyền sở hữu công nghiệp bao gồm:</w:t>
      </w:r>
    </w:p>
    <w:p>
      <w:pPr>
        <w:pStyle w:val="Normal"/>
        <w:widowControl w:val="false"/>
        <w:spacing w:before="120" w:after="120"/>
        <w:ind w:firstLine="560" w:right="0"/>
        <w:jc w:val="both"/>
        <w:rPr>
          <w:sz w:val="28"/>
          <w:szCs w:val="28"/>
        </w:rPr>
      </w:pPr>
      <w:r>
        <w:rPr>
          <w:sz w:val="28"/>
          <w:szCs w:val="28"/>
        </w:rPr>
        <w:t>1. Tờ khai đăng ký theo mẫu quy định;</w:t>
      </w:r>
    </w:p>
    <w:p>
      <w:pPr>
        <w:pStyle w:val="Normal"/>
        <w:widowControl w:val="false"/>
        <w:spacing w:before="120" w:after="120"/>
        <w:ind w:firstLine="560" w:right="0"/>
        <w:jc w:val="both"/>
        <w:rPr>
          <w:sz w:val="28"/>
          <w:szCs w:val="28"/>
        </w:rPr>
      </w:pPr>
      <w:r>
        <w:rPr>
          <w:sz w:val="28"/>
          <w:szCs w:val="28"/>
        </w:rPr>
        <w:t>2. Bản gốc hoặc bản sao hợp lệ hợp đồng;</w:t>
      </w:r>
    </w:p>
    <w:p>
      <w:pPr>
        <w:pStyle w:val="Normal"/>
        <w:widowControl w:val="false"/>
        <w:spacing w:before="120" w:after="120"/>
        <w:ind w:firstLine="560" w:right="0"/>
        <w:jc w:val="both"/>
        <w:rPr/>
      </w:pPr>
      <w:r>
        <w:rPr>
          <w:sz w:val="28"/>
          <w:szCs w:val="28"/>
        </w:rPr>
        <w:t>3. Bản gốc văn bằng bảo hộ đối với trường hợp chuyển nhượng quyền sở hữu công nghiệp;</w:t>
      </w:r>
    </w:p>
    <w:p>
      <w:pPr>
        <w:pStyle w:val="Normal"/>
        <w:widowControl w:val="false"/>
        <w:spacing w:before="120" w:after="120"/>
        <w:ind w:firstLine="560" w:right="0"/>
        <w:jc w:val="both"/>
        <w:rPr/>
      </w:pPr>
      <w:r>
        <w:rPr>
          <w:sz w:val="28"/>
          <w:szCs w:val="28"/>
        </w:rPr>
        <w:t>4. Văn bản đồng ý của các đồng chủ sở hữu, văn bản giải trình lý do không đồng ý của bất kỳ đồng chủ sở hữu nào về việc chuyển giao quyền nếu quyền sở hữu công nghiệp thuộc sở hữu chung;</w:t>
      </w:r>
    </w:p>
    <w:p>
      <w:pPr>
        <w:pStyle w:val="Normal"/>
        <w:widowControl w:val="false"/>
        <w:spacing w:before="120" w:after="120"/>
        <w:ind w:firstLine="560" w:right="0"/>
        <w:jc w:val="both"/>
        <w:rPr>
          <w:sz w:val="28"/>
          <w:szCs w:val="28"/>
        </w:rPr>
      </w:pPr>
      <w:r>
        <w:rPr>
          <w:sz w:val="28"/>
          <w:szCs w:val="28"/>
        </w:rPr>
        <w:t>5. Chứng từ nộp phí, lệ phí;</w:t>
      </w:r>
    </w:p>
    <w:p>
      <w:pPr>
        <w:pStyle w:val="Normal"/>
        <w:widowControl w:val="false"/>
        <w:spacing w:before="120" w:after="120"/>
        <w:ind w:firstLine="560" w:right="0"/>
        <w:jc w:val="both"/>
        <w:rPr>
          <w:sz w:val="28"/>
          <w:szCs w:val="28"/>
        </w:rPr>
      </w:pPr>
      <w:r>
        <w:rPr>
          <w:sz w:val="28"/>
          <w:szCs w:val="28"/>
        </w:rPr>
        <w:t>6. Giấy uỷ quyền nếu nộp hồ sơ thông qua đại diện.</w:t>
      </w:r>
    </w:p>
    <w:p>
      <w:pPr>
        <w:pStyle w:val="Normal"/>
        <w:widowControl w:val="false"/>
        <w:spacing w:before="120" w:after="120"/>
        <w:ind w:firstLine="560" w:right="0"/>
        <w:jc w:val="both"/>
        <w:rPr/>
      </w:pPr>
      <w:r>
        <w:rPr>
          <w:b/>
          <w:bCs/>
          <w:sz w:val="28"/>
          <w:szCs w:val="28"/>
        </w:rPr>
        <w:t xml:space="preserve">Điều 150. </w:t>
      </w:r>
      <w:r>
        <w:rPr>
          <w:b/>
          <w:bCs/>
          <w:iCs/>
          <w:sz w:val="28"/>
          <w:szCs w:val="28"/>
        </w:rPr>
        <w:t>Xử lý hồ sơ đăng ký hợp đồng chuyển giao quyền sở hữu công nghiệp</w:t>
      </w:r>
    </w:p>
    <w:p>
      <w:pPr>
        <w:pStyle w:val="Normal"/>
        <w:widowControl w:val="false"/>
        <w:spacing w:before="120" w:after="120"/>
        <w:ind w:firstLine="560" w:right="0"/>
        <w:jc w:val="both"/>
        <w:rPr/>
      </w:pPr>
      <w:r>
        <w:rPr>
          <w:sz w:val="28"/>
          <w:szCs w:val="28"/>
        </w:rPr>
        <w:t>Trình tự, thủ tục tiếp nhận và xử lý hồ sơ đăng ký hợp đồng sử dụng đối tượng sở hữu công nghiệp, hợp đồng chuyển nhượng quyền sở hữu công nghiệp do Chính phủ quy định.</w:t>
      </w:r>
    </w:p>
    <w:p>
      <w:pPr>
        <w:pStyle w:val="Normal"/>
        <w:widowControl w:val="false"/>
        <w:spacing w:before="120" w:after="120"/>
        <w:jc w:val="center"/>
        <w:rPr>
          <w:b/>
          <w:bCs/>
          <w:iCs/>
          <w:sz w:val="28"/>
          <w:szCs w:val="28"/>
        </w:rPr>
      </w:pPr>
      <w:r>
        <w:rPr>
          <w:b/>
          <w:bCs/>
          <w:iCs/>
          <w:sz w:val="28"/>
          <w:szCs w:val="28"/>
        </w:rPr>
      </w:r>
    </w:p>
    <w:p>
      <w:pPr>
        <w:pStyle w:val="Normal"/>
        <w:widowControl w:val="false"/>
        <w:spacing w:before="120" w:after="120"/>
        <w:jc w:val="center"/>
        <w:rPr>
          <w:bCs/>
          <w:iCs/>
        </w:rPr>
      </w:pPr>
      <w:r>
        <w:rPr>
          <w:b/>
          <w:bCs/>
          <w:iCs/>
          <w:sz w:val="28"/>
          <w:szCs w:val="28"/>
        </w:rPr>
        <w:t>Chương XI</w:t>
      </w:r>
    </w:p>
    <w:p>
      <w:pPr>
        <w:pStyle w:val="Normal"/>
        <w:widowControl w:val="false"/>
        <w:spacing w:before="120" w:after="240"/>
        <w:jc w:val="center"/>
        <w:rPr>
          <w:b/>
          <w:bCs/>
          <w:sz w:val="28"/>
          <w:szCs w:val="26"/>
        </w:rPr>
      </w:pPr>
      <w:r>
        <w:rPr>
          <w:b/>
          <w:bCs/>
          <w:sz w:val="28"/>
          <w:szCs w:val="26"/>
        </w:rPr>
        <w:t>ĐẠI DIỆN SỞ HỮU CÔNG NGHIỆP</w:t>
      </w:r>
    </w:p>
    <w:p>
      <w:pPr>
        <w:pStyle w:val="Normal"/>
        <w:widowControl w:val="false"/>
        <w:spacing w:before="120" w:after="120"/>
        <w:ind w:firstLine="560" w:right="0"/>
        <w:rPr/>
      </w:pPr>
      <w:r>
        <w:rPr>
          <w:b/>
          <w:bCs/>
          <w:sz w:val="28"/>
          <w:szCs w:val="28"/>
        </w:rPr>
        <w:t xml:space="preserve">Điều 151. </w:t>
      </w:r>
      <w:r>
        <w:rPr>
          <w:b/>
          <w:bCs/>
          <w:iCs/>
          <w:sz w:val="28"/>
          <w:szCs w:val="28"/>
        </w:rPr>
        <w:t>Dịch vụ đại diện sở hữu công nghiệp</w:t>
      </w:r>
    </w:p>
    <w:p>
      <w:pPr>
        <w:pStyle w:val="Normal"/>
        <w:widowControl w:val="false"/>
        <w:spacing w:before="120" w:after="120"/>
        <w:ind w:firstLine="560" w:right="0"/>
        <w:jc w:val="both"/>
        <w:rPr>
          <w:sz w:val="28"/>
          <w:szCs w:val="28"/>
        </w:rPr>
      </w:pPr>
      <w:r>
        <w:rPr>
          <w:sz w:val="28"/>
          <w:szCs w:val="28"/>
        </w:rPr>
        <w:t xml:space="preserve">1. Dịch vụ đại diện sở hữu công nghiệp bao gồm:  </w:t>
      </w:r>
    </w:p>
    <w:p>
      <w:pPr>
        <w:pStyle w:val="Normal"/>
        <w:widowControl w:val="false"/>
        <w:spacing w:before="120" w:after="120"/>
        <w:ind w:firstLine="560" w:right="0"/>
        <w:jc w:val="both"/>
        <w:rPr/>
      </w:pPr>
      <w:r>
        <w:rPr>
          <w:sz w:val="28"/>
          <w:szCs w:val="28"/>
        </w:rPr>
        <w:t>a) Đại diện cho tổ chức, cá nhân trước cơ quan nhà nước có thẩm quyền về xác lập và bảo vệ</w:t>
      </w:r>
      <w:r>
        <w:rPr>
          <w:rStyle w:val="FootnoteCharacters"/>
          <w:rStyle w:val="FootnoteReference"/>
          <w:sz w:val="28"/>
          <w:szCs w:val="28"/>
        </w:rPr>
        <w:footnoteReference w:id="156"/>
      </w:r>
      <w:r>
        <w:rPr>
          <w:sz w:val="28"/>
          <w:szCs w:val="28"/>
        </w:rPr>
        <w:t xml:space="preserve"> quyền sở hữu công nghiệp; </w:t>
      </w:r>
    </w:p>
    <w:p>
      <w:pPr>
        <w:pStyle w:val="Normal"/>
        <w:widowControl w:val="false"/>
        <w:spacing w:before="120" w:after="120"/>
        <w:ind w:firstLine="560" w:right="0"/>
        <w:jc w:val="both"/>
        <w:rPr/>
      </w:pPr>
      <w:r>
        <w:rPr>
          <w:sz w:val="28"/>
          <w:szCs w:val="28"/>
        </w:rPr>
        <w:t>b) Tư vấn về vấn đề liên quan đến thủ tục xác lập và bảo vệ</w:t>
      </w:r>
      <w:r>
        <w:rPr>
          <w:rStyle w:val="FootnoteCharacters"/>
          <w:rStyle w:val="FootnoteReference"/>
          <w:sz w:val="28"/>
          <w:szCs w:val="28"/>
        </w:rPr>
        <w:footnoteReference w:id="157"/>
      </w:r>
      <w:r>
        <w:rPr>
          <w:sz w:val="28"/>
          <w:szCs w:val="28"/>
        </w:rPr>
        <w:t xml:space="preserve"> quyền sở hữu công nghiệp;</w:t>
      </w:r>
    </w:p>
    <w:p>
      <w:pPr>
        <w:pStyle w:val="Normal"/>
        <w:widowControl w:val="false"/>
        <w:spacing w:before="120" w:after="120"/>
        <w:ind w:firstLine="560" w:right="0"/>
        <w:jc w:val="both"/>
        <w:rPr/>
      </w:pPr>
      <w:r>
        <w:rPr>
          <w:sz w:val="28"/>
          <w:szCs w:val="28"/>
        </w:rPr>
        <w:t>c) Các dịch vụ khác liên quan đến thủ tục xác lập và bảo vệ</w:t>
      </w:r>
      <w:r>
        <w:rPr>
          <w:rStyle w:val="FootnoteCharacters"/>
          <w:rStyle w:val="FootnoteReference"/>
          <w:sz w:val="28"/>
          <w:szCs w:val="28"/>
        </w:rPr>
        <w:footnoteReference w:id="158"/>
      </w:r>
      <w:r>
        <w:rPr>
          <w:sz w:val="28"/>
          <w:szCs w:val="28"/>
        </w:rPr>
        <w:t xml:space="preserve"> quyền sở hữu công nghiệp.</w:t>
      </w:r>
    </w:p>
    <w:p>
      <w:pPr>
        <w:pStyle w:val="Normal"/>
        <w:widowControl w:val="false"/>
        <w:spacing w:before="120" w:after="120"/>
        <w:ind w:firstLine="560" w:right="0"/>
        <w:jc w:val="both"/>
        <w:rPr/>
      </w:pPr>
      <w:r>
        <w:rPr>
          <w:sz w:val="28"/>
          <w:szCs w:val="28"/>
        </w:rPr>
        <w:t>2. Đại diện sở hữu công nghiệp gồm tổ chức kinh doanh dịch vụ đại diện sở hữu công nghiệp (sau đây gọi là tổ chức dịch vụ đại diện sở hữu công nghiệp) và cá nhân hành nghề đại diện sở hữu công nghiệp trong tổ chức đó (sau đây gọi là người đại diện sở hữu công nghiệp).</w:t>
      </w:r>
    </w:p>
    <w:p>
      <w:pPr>
        <w:pStyle w:val="Normal"/>
        <w:widowControl w:val="false"/>
        <w:spacing w:before="120" w:after="120"/>
        <w:ind w:firstLine="560" w:right="0"/>
        <w:rPr/>
      </w:pPr>
      <w:r>
        <w:rPr>
          <w:b/>
          <w:bCs/>
          <w:sz w:val="28"/>
          <w:szCs w:val="28"/>
        </w:rPr>
        <w:t xml:space="preserve">Điều 152. </w:t>
      </w:r>
      <w:r>
        <w:rPr>
          <w:b/>
          <w:bCs/>
          <w:iCs/>
          <w:sz w:val="28"/>
          <w:szCs w:val="28"/>
        </w:rPr>
        <w:t>Phạm vi quyền của đại diện sở hữu công nghiệp</w:t>
      </w:r>
    </w:p>
    <w:p>
      <w:pPr>
        <w:pStyle w:val="Normal"/>
        <w:widowControl w:val="false"/>
        <w:spacing w:before="120" w:after="120"/>
        <w:ind w:firstLine="560" w:right="0"/>
        <w:jc w:val="both"/>
        <w:rPr/>
      </w:pPr>
      <w:r>
        <w:rPr>
          <w:sz w:val="28"/>
          <w:szCs w:val="28"/>
        </w:rPr>
        <w:t>1. Tổ chức dịch vụ đại diện sở hữu công nghiệp chỉ được thực hiện các dịch vụ trong phạm vi được uỷ quyền và được phép uỷ quyền lại cho tổ chức dịch vụ đại diện sở hữu công nghiệp khác, nếu được sự đồng ý bằng văn bản của người uỷ quyền.</w:t>
      </w:r>
    </w:p>
    <w:p>
      <w:pPr>
        <w:pStyle w:val="Normal"/>
        <w:widowControl w:val="false"/>
        <w:spacing w:before="120" w:after="120"/>
        <w:ind w:firstLine="560" w:right="0"/>
        <w:jc w:val="both"/>
        <w:rPr/>
      </w:pPr>
      <w:r>
        <w:rPr>
          <w:sz w:val="28"/>
          <w:szCs w:val="28"/>
        </w:rPr>
        <w:t>2. Tổ chức dịch vụ đại diện sở hữu công nghiệp có quyền từ bỏ hoạt động đại diện sở hữu công nghiệp nếu đã chuyển giao một cách hợp pháp công việc đại diện chưa hoàn tất cho tổ chức dịch vụ đại diện sở hữu công nghiệp khác.</w:t>
      </w:r>
    </w:p>
    <w:p>
      <w:pPr>
        <w:pStyle w:val="Normal"/>
        <w:widowControl w:val="false"/>
        <w:spacing w:before="120" w:after="120"/>
        <w:ind w:firstLine="560" w:right="0"/>
        <w:jc w:val="both"/>
        <w:rPr>
          <w:spacing w:val="-2"/>
          <w:sz w:val="28"/>
          <w:szCs w:val="28"/>
        </w:rPr>
      </w:pPr>
      <w:r>
        <w:rPr>
          <w:spacing w:val="-2"/>
          <w:sz w:val="28"/>
          <w:szCs w:val="28"/>
        </w:rPr>
        <w:t>3. Đại diện sở hữu công nghiệp không được thực hiện các hoạt động sau đây:</w:t>
      </w:r>
    </w:p>
    <w:p>
      <w:pPr>
        <w:pStyle w:val="Normal"/>
        <w:widowControl w:val="false"/>
        <w:spacing w:before="120" w:after="120"/>
        <w:ind w:firstLine="560" w:right="0"/>
        <w:jc w:val="both"/>
        <w:rPr>
          <w:sz w:val="28"/>
          <w:szCs w:val="28"/>
        </w:rPr>
      </w:pPr>
      <w:r>
        <w:rPr>
          <w:sz w:val="28"/>
          <w:szCs w:val="28"/>
        </w:rPr>
        <w:t>a) Đồng thời đại diện cho các bên tranh chấp với nhau về quyền sở hữu công nghiệp;</w:t>
      </w:r>
    </w:p>
    <w:p>
      <w:pPr>
        <w:pStyle w:val="Normal"/>
        <w:widowControl w:val="false"/>
        <w:spacing w:before="120" w:after="120"/>
        <w:ind w:firstLine="560" w:right="0"/>
        <w:jc w:val="both"/>
        <w:rPr/>
      </w:pPr>
      <w:r>
        <w:rPr>
          <w:sz w:val="28"/>
          <w:szCs w:val="28"/>
        </w:rPr>
        <w:t>b) Rút đơn yêu cầu cấp văn bằng bảo hộ, tuyên bố từ bỏ sự bảo hộ, rút đơn khiếu nại về việc xác lập quyền sở hữu công nghiệp nếu không được bên uỷ quyền đại diện cho phép;</w:t>
      </w:r>
    </w:p>
    <w:p>
      <w:pPr>
        <w:pStyle w:val="Normal"/>
        <w:widowControl w:val="false"/>
        <w:spacing w:before="120" w:after="120"/>
        <w:ind w:firstLine="560" w:right="0"/>
        <w:jc w:val="both"/>
        <w:rPr>
          <w:sz w:val="28"/>
          <w:szCs w:val="28"/>
        </w:rPr>
      </w:pPr>
      <w:r>
        <w:rPr>
          <w:sz w:val="28"/>
          <w:szCs w:val="28"/>
        </w:rPr>
        <w:t>c) Lừa dối hoặc ép buộc khách hàng trong việc giao kết và thực hiện hợp đồng dịch vụ đại diện sở hữu công nghiệp.</w:t>
      </w:r>
    </w:p>
    <w:p>
      <w:pPr>
        <w:pStyle w:val="Normal"/>
        <w:widowControl w:val="false"/>
        <w:spacing w:before="120" w:after="120"/>
        <w:ind w:firstLine="560" w:right="0"/>
        <w:jc w:val="both"/>
        <w:rPr/>
      </w:pPr>
      <w:r>
        <w:rPr>
          <w:b/>
          <w:bCs/>
          <w:sz w:val="28"/>
          <w:szCs w:val="28"/>
        </w:rPr>
        <w:t xml:space="preserve">Điều 153. </w:t>
      </w:r>
      <w:r>
        <w:rPr>
          <w:b/>
          <w:bCs/>
          <w:iCs/>
          <w:sz w:val="28"/>
          <w:szCs w:val="28"/>
        </w:rPr>
        <w:t>Trách nhiệm của đại diện sở hữu công nghiệp</w:t>
      </w:r>
    </w:p>
    <w:p>
      <w:pPr>
        <w:pStyle w:val="Normal"/>
        <w:pBdr/>
        <w:shd w:fill="FFFFFF" w:val="clear"/>
        <w:snapToGrid w:val="false"/>
        <w:spacing w:lineRule="exact" w:line="340" w:before="60" w:after="60"/>
        <w:ind w:firstLine="560" w:right="0"/>
        <w:jc w:val="both"/>
        <w:rPr/>
      </w:pPr>
      <w:r>
        <w:rPr>
          <w:sz w:val="28"/>
          <w:szCs w:val="28"/>
        </w:rPr>
        <w:t>1.</w:t>
      </w:r>
      <w:r>
        <w:rPr>
          <w:rStyle w:val="FootnoteCharacters"/>
          <w:rStyle w:val="FootnoteReference"/>
          <w:sz w:val="28"/>
          <w:szCs w:val="28"/>
        </w:rPr>
        <w:footnoteReference w:id="159"/>
      </w:r>
      <w:r>
        <w:rPr>
          <w:sz w:val="28"/>
          <w:szCs w:val="28"/>
        </w:rPr>
        <w:t xml:space="preserve"> Đại diện sở hữu công nghiệp có trách nhiệm sau đây:</w:t>
      </w:r>
    </w:p>
    <w:p>
      <w:pPr>
        <w:pStyle w:val="Normal"/>
        <w:pBdr/>
        <w:shd w:fill="FFFFFF" w:val="clear"/>
        <w:snapToGrid w:val="false"/>
        <w:spacing w:lineRule="exact" w:line="340" w:before="60" w:after="60"/>
        <w:ind w:firstLine="560" w:right="0"/>
        <w:jc w:val="both"/>
        <w:rPr>
          <w:sz w:val="28"/>
          <w:szCs w:val="28"/>
        </w:rPr>
      </w:pPr>
      <w:r>
        <w:rPr>
          <w:sz w:val="28"/>
          <w:szCs w:val="28"/>
        </w:rPr>
        <w:t>a) Thông báo các khoản, mức phí, lệ phí liên quan đến thủ tục xác lập và bảo vệ quyền sở hữu công nghiệp cho khách hàng;</w:t>
      </w:r>
    </w:p>
    <w:p>
      <w:pPr>
        <w:pStyle w:val="Normal"/>
        <w:pBdr/>
        <w:shd w:fill="FFFFFF" w:val="clear"/>
        <w:snapToGrid w:val="false"/>
        <w:spacing w:lineRule="exact" w:line="340" w:before="60" w:after="60"/>
        <w:ind w:firstLine="560" w:right="0"/>
        <w:jc w:val="both"/>
        <w:rPr/>
      </w:pPr>
      <w:r>
        <w:rPr>
          <w:spacing w:val="2"/>
          <w:sz w:val="28"/>
          <w:szCs w:val="28"/>
        </w:rPr>
        <w:t>b) Giữ bí mật thông tin, tài liệu được giao liên quan đến vụ việc mà mình đại diện;</w:t>
      </w:r>
    </w:p>
    <w:p>
      <w:pPr>
        <w:pStyle w:val="Normal"/>
        <w:pBdr/>
        <w:shd w:fill="FFFFFF" w:val="clear"/>
        <w:snapToGrid w:val="false"/>
        <w:spacing w:lineRule="exact" w:line="340" w:before="60" w:after="60"/>
        <w:ind w:firstLine="560" w:right="0"/>
        <w:jc w:val="both"/>
        <w:rPr>
          <w:sz w:val="28"/>
          <w:szCs w:val="28"/>
        </w:rPr>
      </w:pPr>
      <w:r>
        <w:rPr>
          <w:sz w:val="28"/>
          <w:szCs w:val="28"/>
        </w:rPr>
        <w:t>c) Thông tin trung thực và đầy đủ các thông báo, yêu cầu của cơ quan nhà nước có thẩm quyền xác lập và bảo vệ quyền sở hữu công nghiệp; giao kịp thời văn bằng bảo hộ và các quyết định khác cho bên được đại diện;</w:t>
      </w:r>
    </w:p>
    <w:p>
      <w:pPr>
        <w:pStyle w:val="Normal"/>
        <w:pBdr/>
        <w:shd w:fill="FFFFFF" w:val="clear"/>
        <w:snapToGrid w:val="false"/>
        <w:spacing w:lineRule="exact" w:line="340" w:before="60" w:after="60"/>
        <w:ind w:firstLine="560" w:right="0"/>
        <w:jc w:val="both"/>
        <w:rPr/>
      </w:pPr>
      <w:r>
        <w:rPr>
          <w:sz w:val="28"/>
          <w:szCs w:val="28"/>
        </w:rPr>
        <w:t>d) Thực hiện kịp thời các yêu cầu của cơ quan nhà nước có thẩm quyền xác lập và bảo vệ quyền sở hữu công nghiệp đối với bên được đại diện để bảo vệ quyền và lợi ích hợp pháp của bên được đại diện;</w:t>
      </w:r>
    </w:p>
    <w:p>
      <w:pPr>
        <w:pStyle w:val="Normal"/>
        <w:widowControl w:val="false"/>
        <w:spacing w:before="120" w:after="120"/>
        <w:ind w:firstLine="560" w:right="0"/>
        <w:jc w:val="both"/>
        <w:rPr>
          <w:sz w:val="28"/>
          <w:szCs w:val="28"/>
        </w:rPr>
      </w:pPr>
      <w:r>
        <w:rPr>
          <w:sz w:val="28"/>
          <w:szCs w:val="28"/>
        </w:rPr>
        <w:t>đ) Thông báo cho cơ quan nhà nước có thẩm quyền xác lập và bảo vệ quyền sở hữu công nghiệp các thay đổi về tên, địa chỉ và thông tin khác của bên được đại diện khi cần thiết.</w:t>
      </w:r>
    </w:p>
    <w:p>
      <w:pPr>
        <w:pStyle w:val="Normal"/>
        <w:widowControl w:val="false"/>
        <w:spacing w:before="120" w:after="120"/>
        <w:ind w:firstLine="560" w:right="0"/>
        <w:jc w:val="both"/>
        <w:rPr>
          <w:sz w:val="28"/>
          <w:szCs w:val="28"/>
        </w:rPr>
      </w:pPr>
      <w:r>
        <w:rPr>
          <w:sz w:val="28"/>
          <w:szCs w:val="28"/>
        </w:rPr>
        <w:t xml:space="preserve">2. Tổ chức dịch vụ đại diện sở hữu công nghiệp phải chịu trách nhiệm dân sự đối với người được đại diện về hoạt động đại diện do người đại diện sở hữu công nghiệp thực hiện nhân danh tổ chức.  </w:t>
      </w:r>
    </w:p>
    <w:p>
      <w:pPr>
        <w:pStyle w:val="Normal"/>
        <w:widowControl w:val="false"/>
        <w:spacing w:before="120" w:after="120"/>
        <w:ind w:firstLine="560" w:right="0"/>
        <w:jc w:val="both"/>
        <w:rPr>
          <w:b/>
          <w:bCs/>
          <w:sz w:val="28"/>
          <w:szCs w:val="28"/>
        </w:rPr>
      </w:pPr>
      <w:r>
        <w:rPr>
          <w:b/>
          <w:bCs/>
          <w:iCs/>
          <w:sz w:val="28"/>
          <w:szCs w:val="28"/>
        </w:rPr>
        <w:t>Điều 154. Điều kiện kinh doanh dịch vụ đại diện sở hữu công nghiệp</w:t>
      </w:r>
      <w:r>
        <w:rPr>
          <w:rStyle w:val="FootnoteCharacters"/>
          <w:rStyle w:val="FootnoteReference"/>
          <w:bCs/>
        </w:rPr>
        <w:footnoteReference w:id="160"/>
      </w:r>
    </w:p>
    <w:p>
      <w:pPr>
        <w:pStyle w:val="Normal"/>
        <w:snapToGrid w:val="false"/>
        <w:spacing w:lineRule="exact" w:line="330" w:before="120" w:after="120"/>
        <w:ind w:firstLine="560" w:right="0"/>
        <w:jc w:val="both"/>
        <w:rPr/>
      </w:pPr>
      <w:r>
        <w:rPr>
          <w:sz w:val="28"/>
          <w:szCs w:val="28"/>
        </w:rPr>
        <w:t>1. Doanh nghiệp, hợp tác xã, tổ chức hành nghề luật sư, tổ chức dịch vụ khoa học và công nghệ được thành lập và hoạt động theo quy định của pháp luật có ít nhất một cá nhân có Chứng chỉ hành nghề dịch vụ đại diện sở hữu công nghiệp, được kinh doanh dịch vụ đại diện sở hữu công nghiệp với danh nghĩa tổ chức dịch vụ đại diện sở hữu công nghiệp, trừ trường hợp quy định tại khoản 2 Điều này.</w:t>
      </w:r>
    </w:p>
    <w:p>
      <w:pPr>
        <w:pStyle w:val="Normal"/>
        <w:widowControl w:val="false"/>
        <w:spacing w:before="120" w:after="120"/>
        <w:ind w:firstLine="560" w:right="0"/>
        <w:jc w:val="both"/>
        <w:rPr>
          <w:sz w:val="28"/>
          <w:szCs w:val="28"/>
        </w:rPr>
      </w:pPr>
      <w:r>
        <w:rPr>
          <w:sz w:val="28"/>
          <w:szCs w:val="28"/>
        </w:rPr>
        <w:t>2. Tổ chức hành nghề luật sư nước ngoài hành nghề tại Việt Nam không được kinh doanh dịch vụ đại diện sở hữu công nghiệp.</w:t>
      </w:r>
    </w:p>
    <w:p>
      <w:pPr>
        <w:pStyle w:val="Normal"/>
        <w:widowControl w:val="false"/>
        <w:spacing w:before="120" w:after="120"/>
        <w:ind w:firstLine="560" w:right="0"/>
        <w:jc w:val="both"/>
        <w:rPr/>
      </w:pPr>
      <w:r>
        <w:rPr>
          <w:b/>
          <w:bCs/>
          <w:sz w:val="28"/>
          <w:szCs w:val="28"/>
        </w:rPr>
        <w:t xml:space="preserve">Điều 155. </w:t>
      </w:r>
      <w:r>
        <w:rPr>
          <w:b/>
          <w:bCs/>
          <w:iCs/>
          <w:sz w:val="28"/>
          <w:szCs w:val="28"/>
        </w:rPr>
        <w:t>Điều kiện hành nghề dịch vụ đại diện sở hữu công nghiệp</w:t>
      </w:r>
    </w:p>
    <w:p>
      <w:pPr>
        <w:pStyle w:val="Normal"/>
        <w:widowControl w:val="false"/>
        <w:spacing w:before="120" w:after="120"/>
        <w:ind w:firstLine="560" w:right="0"/>
        <w:jc w:val="both"/>
        <w:rPr>
          <w:sz w:val="28"/>
          <w:szCs w:val="28"/>
        </w:rPr>
      </w:pPr>
      <w:r>
        <w:rPr>
          <w:sz w:val="28"/>
          <w:szCs w:val="28"/>
        </w:rPr>
        <w:t>1. Cá nhân được phép hành nghề dịch vụ đại diện sở hữu công nghiệp nếu đáp ứng các điều kiện sau đây:</w:t>
      </w:r>
    </w:p>
    <w:p>
      <w:pPr>
        <w:pStyle w:val="Normal"/>
        <w:widowControl w:val="false"/>
        <w:spacing w:before="120" w:after="120"/>
        <w:ind w:firstLine="560" w:right="0"/>
        <w:jc w:val="both"/>
        <w:rPr/>
      </w:pPr>
      <w:r>
        <w:rPr>
          <w:sz w:val="28"/>
          <w:szCs w:val="28"/>
        </w:rPr>
        <w:t>a) Có Chứng chỉ hành nghề dịch vụ đại diện sở hữu công nghiệp;</w:t>
      </w:r>
    </w:p>
    <w:p>
      <w:pPr>
        <w:pStyle w:val="Normal"/>
        <w:widowControl w:val="false"/>
        <w:spacing w:before="120" w:after="120"/>
        <w:ind w:firstLine="560" w:right="0"/>
        <w:jc w:val="both"/>
        <w:rPr>
          <w:sz w:val="28"/>
          <w:szCs w:val="28"/>
        </w:rPr>
      </w:pPr>
      <w:r>
        <w:rPr>
          <w:sz w:val="28"/>
          <w:szCs w:val="28"/>
        </w:rPr>
        <w:t>b) Hoạt động cho một tổ chức dịch vụ đại diện sở hữu công nghiệp.</w:t>
      </w:r>
    </w:p>
    <w:p>
      <w:pPr>
        <w:pStyle w:val="Normal"/>
        <w:pBdr/>
        <w:shd w:fill="FFFFFF" w:val="clear"/>
        <w:spacing w:lineRule="exact" w:line="330" w:before="120" w:after="120"/>
        <w:ind w:firstLine="560" w:right="0"/>
        <w:jc w:val="both"/>
        <w:rPr/>
      </w:pPr>
      <w:r>
        <w:rPr>
          <w:sz w:val="28"/>
          <w:szCs w:val="28"/>
        </w:rPr>
        <w:t>2.</w:t>
      </w:r>
      <w:r>
        <w:rPr>
          <w:rStyle w:val="FootnoteCharacters"/>
          <w:rStyle w:val="FootnoteReference"/>
          <w:sz w:val="28"/>
          <w:szCs w:val="28"/>
        </w:rPr>
        <w:footnoteReference w:id="161"/>
      </w:r>
      <w:r>
        <w:rPr>
          <w:sz w:val="28"/>
          <w:szCs w:val="28"/>
        </w:rPr>
        <w:t xml:space="preserve"> Cá nhân đáp ứng các điều kiện sau đây thì được cấp Chứng chỉ hành nghề dịch vụ đại diện sở hữu công nghiệp, trừ trường hợp quy định tại khoản 2a Điều này:</w:t>
      </w:r>
    </w:p>
    <w:p>
      <w:pPr>
        <w:pStyle w:val="Normal"/>
        <w:widowControl w:val="false"/>
        <w:pBdr/>
        <w:shd w:fill="FFFFFF" w:val="clear"/>
        <w:spacing w:lineRule="exact" w:line="330" w:before="120" w:after="120"/>
        <w:ind w:firstLine="560" w:right="0"/>
        <w:jc w:val="both"/>
        <w:rPr>
          <w:sz w:val="28"/>
          <w:szCs w:val="28"/>
        </w:rPr>
      </w:pPr>
      <w:r>
        <w:rPr>
          <w:sz w:val="28"/>
          <w:szCs w:val="28"/>
        </w:rPr>
        <w:t>a) Là công dân Việt Nam, có năng lực hành vi dân sự đầy đủ;</w:t>
      </w:r>
    </w:p>
    <w:p>
      <w:pPr>
        <w:pStyle w:val="Normal"/>
        <w:widowControl w:val="false"/>
        <w:pBdr/>
        <w:shd w:fill="FFFFFF" w:val="clear"/>
        <w:spacing w:lineRule="exact" w:line="330" w:before="120" w:after="120"/>
        <w:ind w:firstLine="560" w:right="0"/>
        <w:jc w:val="both"/>
        <w:rPr>
          <w:sz w:val="28"/>
          <w:szCs w:val="28"/>
        </w:rPr>
      </w:pPr>
      <w:r>
        <w:rPr>
          <w:sz w:val="28"/>
          <w:szCs w:val="28"/>
        </w:rPr>
        <w:t>b) Thường trú tại Việt Nam;</w:t>
      </w:r>
    </w:p>
    <w:p>
      <w:pPr>
        <w:pStyle w:val="Normal"/>
        <w:widowControl w:val="false"/>
        <w:pBdr/>
        <w:shd w:fill="FFFFFF" w:val="clear"/>
        <w:spacing w:lineRule="exact" w:line="330" w:before="120" w:after="120"/>
        <w:ind w:firstLine="560" w:right="0"/>
        <w:jc w:val="both"/>
        <w:rPr/>
      </w:pPr>
      <w:bookmarkStart w:id="21" w:name="_Hlk74319596"/>
      <w:bookmarkEnd w:id="21"/>
      <w:r>
        <w:rPr>
          <w:sz w:val="28"/>
          <w:szCs w:val="28"/>
        </w:rPr>
        <w:t>c) Có bằng cử nhân hoặc văn bằng trình độ tương đương đối với trường hợp hành nghề trong lĩnh vực nhãn hiệu, chỉ dẫn địa lý, tên thương mại, chống cạnh tranh không lành mạnh, bí mật kinh doanh; có bằng cử nhân hoặc văn bằng trình độ tương đương chuyên ngành khoa học tự nhiên hoặc khoa học kỹ thuật đối với trường hợp hành nghề trong lĩnh vực sáng chế, kiểu dáng công nghiệp, thiết kế bố trí;</w:t>
      </w:r>
    </w:p>
    <w:p>
      <w:pPr>
        <w:pStyle w:val="Normal"/>
        <w:pBdr/>
        <w:shd w:fill="FFFFFF" w:val="clear"/>
        <w:spacing w:lineRule="exact" w:line="330" w:before="120" w:after="120"/>
        <w:ind w:firstLine="560" w:right="0"/>
        <w:jc w:val="both"/>
        <w:rPr/>
      </w:pPr>
      <w:bookmarkStart w:id="22" w:name="_Hlk74319596"/>
      <w:bookmarkEnd w:id="22"/>
      <w:r>
        <w:rPr>
          <w:sz w:val="28"/>
          <w:szCs w:val="28"/>
        </w:rPr>
        <w:t>d) Đã trực tiếp làm công tác pháp luật về sở hữu công nghiệp từ năm năm trở lên hoặc đã trực tiếp làm công tác thẩm định các loại đơn đăng ký sở hữu công nghiệp tại cơ quan quốc gia hoặc quốc tế về sở hữu công nghiệp từ năm năm trở lên hoặc đã tốt nghiệp khóa đào tạo pháp luật về sở hữu công nghiệp được cơ quan có thẩm quyền công nhận;</w:t>
      </w:r>
    </w:p>
    <w:p>
      <w:pPr>
        <w:pStyle w:val="Normal"/>
        <w:pBdr/>
        <w:shd w:fill="FFFFFF" w:val="clear"/>
        <w:spacing w:lineRule="exact" w:line="330" w:before="120" w:after="120"/>
        <w:ind w:firstLine="560" w:right="0"/>
        <w:jc w:val="both"/>
        <w:rPr>
          <w:sz w:val="28"/>
          <w:szCs w:val="28"/>
        </w:rPr>
      </w:pPr>
      <w:bookmarkStart w:id="23" w:name="_Hlk74319651"/>
      <w:bookmarkEnd w:id="23"/>
      <w:r>
        <w:rPr>
          <w:sz w:val="28"/>
          <w:szCs w:val="28"/>
        </w:rPr>
        <w:t>đ) Không phải là công chức, viên chức, người lao động đang làm việc tại cơ quan nhà nước có thẩm quyền xác lập và bảo vệ quyền sở hữu công nghiệp;</w:t>
      </w:r>
    </w:p>
    <w:p>
      <w:pPr>
        <w:pStyle w:val="Normal"/>
        <w:pBdr/>
        <w:shd w:fill="FFFFFF" w:val="clear"/>
        <w:spacing w:lineRule="exact" w:line="330" w:before="120" w:after="120"/>
        <w:ind w:firstLine="560" w:right="0"/>
        <w:jc w:val="both"/>
        <w:rPr/>
      </w:pPr>
      <w:bookmarkStart w:id="24" w:name="_Hlk74319651"/>
      <w:bookmarkEnd w:id="24"/>
      <w:r>
        <w:rPr>
          <w:sz w:val="28"/>
          <w:szCs w:val="28"/>
        </w:rPr>
        <w:t>e) Đã đạt yêu cầu tại kỳ kiểm tra về nghiệp vụ đại diện sở hữu công nghiệp do cơ quan có thẩm quyền tổ chức.</w:t>
      </w:r>
    </w:p>
    <w:p>
      <w:pPr>
        <w:pStyle w:val="Normal"/>
        <w:widowControl w:val="false"/>
        <w:spacing w:before="120" w:after="120"/>
        <w:ind w:firstLine="560" w:right="0"/>
        <w:jc w:val="both"/>
        <w:rPr>
          <w:sz w:val="28"/>
          <w:szCs w:val="28"/>
        </w:rPr>
      </w:pPr>
      <w:r>
        <w:rPr>
          <w:sz w:val="28"/>
          <w:szCs w:val="28"/>
        </w:rPr>
        <w:t>2a.</w:t>
      </w:r>
      <w:r>
        <w:rPr>
          <w:rStyle w:val="FootnoteCharacters"/>
          <w:rStyle w:val="FootnoteReference"/>
          <w:sz w:val="28"/>
          <w:szCs w:val="28"/>
        </w:rPr>
        <w:footnoteReference w:id="162"/>
      </w:r>
      <w:r>
        <w:rPr>
          <w:sz w:val="28"/>
          <w:szCs w:val="28"/>
        </w:rPr>
        <w:t xml:space="preserve"> Công dân Việt Nam là luật sư được phép hành nghề theo quy định của Luật Luật sư, thường trú tại Việt Nam thì được cấp Chứng chỉ hành nghề dịch vụ đại diện sở hữu công nghiệp trong lĩnh vực nhãn hiệu, chỉ dẫn địa lý, tên thương mại, chống cạnh tranh không lành mạnh, bí mật kinh doanh nếu đã tốt nghiệp khóa đào tạo pháp luật về sở hữu công nghiệp được cơ quan có thẩm quyền công nhận.</w:t>
      </w:r>
    </w:p>
    <w:p>
      <w:pPr>
        <w:pStyle w:val="Normal"/>
        <w:widowControl w:val="false"/>
        <w:spacing w:before="120" w:after="120"/>
        <w:ind w:firstLine="560" w:right="0"/>
        <w:jc w:val="both"/>
        <w:rPr/>
      </w:pPr>
      <w:r>
        <w:rPr>
          <w:sz w:val="28"/>
          <w:szCs w:val="28"/>
        </w:rPr>
        <w:t>3. Chính phủ quy định cụ thể chương trình đào tạo pháp luật về sở hữu công nghiệp, việc kiểm tra nghiệp vụ đại diện sở hữu công nghiệp, cấp chứng chỉ hành nghề dịch vụ đại diện sở hữu công nghiệp.</w:t>
      </w:r>
    </w:p>
    <w:p>
      <w:pPr>
        <w:pStyle w:val="Normal"/>
        <w:widowControl w:val="false"/>
        <w:spacing w:before="120" w:after="120"/>
        <w:ind w:firstLine="560" w:right="0"/>
        <w:jc w:val="both"/>
        <w:rPr/>
      </w:pPr>
      <w:r>
        <w:rPr>
          <w:b/>
          <w:bCs/>
          <w:sz w:val="28"/>
          <w:szCs w:val="28"/>
        </w:rPr>
        <w:t xml:space="preserve">Điều 156. </w:t>
      </w:r>
      <w:r>
        <w:rPr>
          <w:b/>
          <w:bCs/>
          <w:iCs/>
          <w:sz w:val="28"/>
          <w:szCs w:val="28"/>
        </w:rPr>
        <w:t>Ghi nhận, xoá tên tổ chức dịch vụ đại diện sở hữu công nghiệp, thu hồi chứng chỉ hành nghề dịch vụ đại diện sở hữu công nghiệp</w:t>
      </w:r>
    </w:p>
    <w:p>
      <w:pPr>
        <w:pStyle w:val="Normal"/>
        <w:widowControl w:val="false"/>
        <w:spacing w:before="120" w:after="120"/>
        <w:ind w:firstLine="560" w:right="0"/>
        <w:jc w:val="both"/>
        <w:rPr/>
      </w:pPr>
      <w:r>
        <w:rPr>
          <w:sz w:val="28"/>
          <w:szCs w:val="28"/>
        </w:rPr>
        <w:t>1. Tổ chức, cá nhân đáp ứng các điều kiện kinh doanh, hành nghề dịch vụ đại diện sở hữu công nghiệp quy định tại Điều 154 và Điều 155 của Luật này được cơ quan quản lý nhà nước về quyền sở hữu công nghiệp ghi nhận trong Sổ đăng ký quốc gia về đại diện sở hữu công nghiệp và công bố trên Công báo sở hữu công nghiệp theo yêu cầu của tổ chức, cá nhân đó.</w:t>
      </w:r>
    </w:p>
    <w:p>
      <w:pPr>
        <w:pStyle w:val="Normal"/>
        <w:widowControl w:val="false"/>
        <w:spacing w:before="120" w:after="120"/>
        <w:ind w:firstLine="560" w:right="0"/>
        <w:jc w:val="both"/>
        <w:rPr/>
      </w:pPr>
      <w:r>
        <w:rPr>
          <w:spacing w:val="2"/>
          <w:sz w:val="28"/>
          <w:szCs w:val="28"/>
        </w:rPr>
        <w:t>2.</w:t>
      </w:r>
      <w:r>
        <w:rPr>
          <w:rStyle w:val="FootnoteCharacters"/>
          <w:rStyle w:val="FootnoteReference"/>
          <w:spacing w:val="2"/>
          <w:sz w:val="28"/>
          <w:szCs w:val="28"/>
        </w:rPr>
        <w:footnoteReference w:id="163"/>
      </w:r>
      <w:r>
        <w:rPr>
          <w:spacing w:val="2"/>
          <w:sz w:val="28"/>
          <w:szCs w:val="28"/>
        </w:rPr>
        <w:t xml:space="preserve"> Trường hợp đại diện sở hữu công nghiệp không còn đáp ứng các điều kiện kinh doanh, hành nghề quy định tại Điều 154 và Điều 155 của Luật này, cơ quan quản lý nhà nước về quyền sở hữu công nghiệp thu hồi Chứng chỉ hành nghề đại diện sở hữu công nghiệp, xóa tên đại diện sở hữu công nghiệp trong Sổ đăng ký quốc gia về sở hữu công nghiệp và công bố trên Công báo sở hữu công nghiệp. </w:t>
      </w:r>
    </w:p>
    <w:p>
      <w:pPr>
        <w:pStyle w:val="Normal"/>
        <w:widowControl w:val="false"/>
        <w:spacing w:before="120" w:after="120"/>
        <w:ind w:firstLine="560" w:right="0"/>
        <w:jc w:val="both"/>
        <w:rPr>
          <w:sz w:val="28"/>
          <w:szCs w:val="28"/>
        </w:rPr>
      </w:pPr>
      <w:r>
        <w:rPr>
          <w:sz w:val="28"/>
          <w:szCs w:val="28"/>
        </w:rPr>
        <w:t xml:space="preserve">3. Tổ chức dịch vụ đại diện sở hữu công nghiệp vi phạm quy định tại khoản 3 Điều 152 và Điều 153 của Luật này thì bị xử lý theo quy định của pháp luật.  </w:t>
      </w:r>
    </w:p>
    <w:p>
      <w:pPr>
        <w:pStyle w:val="Normal"/>
        <w:widowControl w:val="false"/>
        <w:spacing w:before="120" w:after="120"/>
        <w:ind w:firstLine="560" w:right="0"/>
        <w:jc w:val="both"/>
        <w:rPr/>
      </w:pPr>
      <w:r>
        <w:rPr>
          <w:sz w:val="28"/>
          <w:szCs w:val="28"/>
        </w:rPr>
        <w:t xml:space="preserve">4. Người đại diện sở hữu công nghiệp có sai phạm về chuyên môn, nghiệp vụ trong khi hành nghề hoặc vi phạm quy định tại điểm c khoản 3 Điều 152 và điểm a khoản 1 Điều 153 của Luật này thì tuỳ theo tính chất, mức độ vi phạm có thể bị cảnh cáo, phạt tiền, thu hồi chứng chỉ hành nghề dịch vụ đại diện sở hữu công nghiệp. </w:t>
      </w:r>
    </w:p>
    <w:p>
      <w:pPr>
        <w:pStyle w:val="Normal"/>
        <w:widowControl w:val="false"/>
        <w:spacing w:before="120" w:after="120"/>
        <w:jc w:val="center"/>
        <w:rPr>
          <w:b/>
          <w:bCs/>
          <w:sz w:val="28"/>
          <w:szCs w:val="26"/>
        </w:rPr>
      </w:pPr>
      <w:r>
        <w:rPr>
          <w:b/>
          <w:bCs/>
          <w:sz w:val="28"/>
          <w:szCs w:val="26"/>
        </w:rPr>
      </w:r>
    </w:p>
    <w:p>
      <w:pPr>
        <w:pStyle w:val="Normal"/>
        <w:widowControl w:val="false"/>
        <w:spacing w:before="120" w:after="120"/>
        <w:jc w:val="center"/>
        <w:rPr>
          <w:bCs/>
          <w:sz w:val="28"/>
          <w:szCs w:val="26"/>
        </w:rPr>
      </w:pPr>
      <w:r>
        <w:rPr>
          <w:b/>
          <w:bCs/>
          <w:sz w:val="28"/>
          <w:szCs w:val="26"/>
        </w:rPr>
        <w:t xml:space="preserve">Phần </w:t>
      </w:r>
      <w:ins w:id="9" w:author="Admin" w:date="2023-01-19T22:30:00Z">
        <w:r>
          <w:rPr>
            <w:b/>
            <w:bCs/>
            <w:sz w:val="28"/>
            <w:szCs w:val="26"/>
          </w:rPr>
          <w:t>thứ tư</w:t>
        </w:r>
      </w:ins>
      <w:del w:id="10" w:author="Admin" w:date="2023-01-19T22:30:00Z">
        <w:r>
          <w:rPr>
            <w:b/>
            <w:bCs/>
            <w:sz w:val="28"/>
            <w:szCs w:val="26"/>
          </w:rPr>
          <w:delText>IV</w:delText>
        </w:r>
      </w:del>
    </w:p>
    <w:p>
      <w:pPr>
        <w:pStyle w:val="Normal"/>
        <w:widowControl w:val="false"/>
        <w:spacing w:before="120" w:after="120"/>
        <w:jc w:val="center"/>
        <w:rPr/>
      </w:pPr>
      <w:r>
        <w:rPr>
          <w:b/>
          <w:bCs/>
          <w:sz w:val="28"/>
          <w:szCs w:val="26"/>
        </w:rPr>
        <w:t xml:space="preserve">QUYỀN ĐỐI VỚI GIỐNG CÂY TRỒNG  </w:t>
      </w:r>
    </w:p>
    <w:p>
      <w:pPr>
        <w:pStyle w:val="Normal"/>
        <w:widowControl w:val="false"/>
        <w:spacing w:before="120" w:after="120"/>
        <w:jc w:val="center"/>
        <w:rPr>
          <w:bCs/>
          <w:iCs/>
        </w:rPr>
      </w:pPr>
      <w:r>
        <w:rPr>
          <w:b/>
          <w:bCs/>
          <w:iCs/>
          <w:sz w:val="28"/>
          <w:szCs w:val="28"/>
        </w:rPr>
        <w:t>Chương XII</w:t>
      </w:r>
    </w:p>
    <w:p>
      <w:pPr>
        <w:pStyle w:val="Normal"/>
        <w:widowControl w:val="false"/>
        <w:spacing w:before="120" w:after="120"/>
        <w:jc w:val="center"/>
        <w:rPr>
          <w:b/>
          <w:bCs/>
          <w:sz w:val="28"/>
          <w:szCs w:val="26"/>
        </w:rPr>
      </w:pPr>
      <w:r>
        <w:rPr>
          <w:b/>
          <w:bCs/>
          <w:sz w:val="28"/>
          <w:szCs w:val="26"/>
        </w:rPr>
        <w:t>ĐIỀU KIỆN BẢO HỘ QUYỀN ĐỐI VỚI GIỐNG CÂY TRỒNG</w:t>
      </w:r>
    </w:p>
    <w:p>
      <w:pPr>
        <w:pStyle w:val="Normal"/>
        <w:widowControl w:val="false"/>
        <w:spacing w:before="120" w:after="120"/>
        <w:ind w:firstLine="544" w:right="0"/>
        <w:jc w:val="both"/>
        <w:rPr>
          <w:b/>
          <w:bCs/>
          <w:sz w:val="28"/>
          <w:szCs w:val="28"/>
        </w:rPr>
      </w:pPr>
      <w:r>
        <w:rPr>
          <w:b/>
          <w:bCs/>
          <w:sz w:val="28"/>
          <w:szCs w:val="28"/>
        </w:rPr>
        <w:t>Điều 157. Tổ chức, cá nhân được bảo hộ quyền đối với giống cây trồng</w:t>
      </w:r>
      <w:r>
        <w:rPr>
          <w:rStyle w:val="FootnoteCharacters"/>
          <w:rStyle w:val="FootnoteReference"/>
          <w:bCs/>
        </w:rPr>
        <w:footnoteReference w:id="164"/>
      </w:r>
    </w:p>
    <w:p>
      <w:pPr>
        <w:pStyle w:val="Normal"/>
        <w:widowControl w:val="false"/>
        <w:spacing w:before="120" w:after="120"/>
        <w:ind w:firstLine="544" w:right="0"/>
        <w:jc w:val="both"/>
        <w:rPr/>
      </w:pPr>
      <w:r>
        <w:rPr>
          <w:sz w:val="28"/>
          <w:szCs w:val="28"/>
        </w:rPr>
        <w:t>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pPr>
        <w:pStyle w:val="Normal"/>
        <w:widowControl w:val="false"/>
        <w:spacing w:before="120" w:after="120"/>
        <w:ind w:firstLine="544" w:right="0"/>
        <w:jc w:val="both"/>
        <w:rPr/>
      </w:pPr>
      <w:r>
        <w:rPr>
          <w:sz w:val="28"/>
          <w:szCs w:val="28"/>
        </w:rPr>
        <w:t>2.</w:t>
      </w:r>
      <w:r>
        <w:rPr>
          <w:rStyle w:val="FootnoteCharacters"/>
          <w:rStyle w:val="FootnoteReference"/>
          <w:sz w:val="28"/>
          <w:szCs w:val="28"/>
        </w:rPr>
        <w:footnoteReference w:id="165"/>
      </w:r>
      <w:r>
        <w:rPr>
          <w:sz w:val="28"/>
          <w:szCs w:val="28"/>
        </w:rPr>
        <w:t xml:space="preserve"> Tổ chức, cá nhân quy định tại khoản 1 Điều này bao gồm tổ chức, cá nhân Việt Nam; tổ chức nước ngoài, cá nhân nước ngoài là công dân quốc gia thành viên Hiệp hội quốc tế về bảo hộ giống cây trồng mới hoặc quốc gia có ký kết với nước Cộng hòa xã hội chủ nghĩa Việt Nam thỏa thuận về bảo hộ giống cây trồng; cá nhân nước ngoài thường trú tại Việt Nam hoặc có cơ sở sản xuất, kinh doanh giống cây trồng tại Việt Nam; tổ chức nước ngoài có cơ sở sản xuất, kinh doanh giống cây trồng tại Việt Nam; tổ chức, cá nhân thường trú hoặc có cơ sở sản xuất, kinh doanh giống cây trồng trên lãnh thổ của quốc gia thành viên Hiệp hội quốc tế về bảo hộ giống cây trồng mới.</w:t>
      </w:r>
    </w:p>
    <w:p>
      <w:pPr>
        <w:pStyle w:val="NormalWeb"/>
        <w:widowControl w:val="false"/>
        <w:snapToGrid w:val="false"/>
        <w:spacing w:lineRule="exact" w:line="350" w:before="120" w:after="120"/>
        <w:ind w:firstLine="544" w:right="0"/>
        <w:jc w:val="both"/>
        <w:rPr>
          <w:sz w:val="28"/>
          <w:szCs w:val="28"/>
          <w:lang w:val="en-US"/>
        </w:rPr>
      </w:pPr>
      <w:r>
        <w:rPr>
          <w:b/>
          <w:bCs/>
          <w:iCs/>
          <w:sz w:val="28"/>
          <w:szCs w:val="28"/>
          <w:lang w:val="en-US"/>
        </w:rPr>
        <w:t>Điều 158. Điều kiện chung đối với giống cây trồng được bảo hộ</w:t>
      </w:r>
      <w:r>
        <w:rPr>
          <w:rStyle w:val="FootnoteCharacters"/>
          <w:rStyle w:val="FootnoteReference"/>
          <w:iCs/>
          <w:sz w:val="28"/>
          <w:szCs w:val="28"/>
          <w:lang w:val="en-US"/>
        </w:rPr>
        <w:footnoteReference w:id="166"/>
      </w:r>
    </w:p>
    <w:p>
      <w:pPr>
        <w:pStyle w:val="Normal"/>
        <w:widowControl w:val="false"/>
        <w:spacing w:before="120" w:after="120"/>
        <w:ind w:firstLine="544" w:right="0"/>
        <w:jc w:val="both"/>
        <w:rPr>
          <w:sz w:val="28"/>
          <w:szCs w:val="28"/>
        </w:rPr>
      </w:pPr>
      <w:r>
        <w:rPr>
          <w:spacing w:val="2"/>
          <w:sz w:val="28"/>
          <w:szCs w:val="28"/>
        </w:rPr>
        <w:t>Giống cây trồng được bảo hộ là giống cây trồng được chọn tạo hoặc phát hiện và phát triển, có tính mới, tính khác biệt, tính đồng nhất, tính ổn định và có tên phù hợp.</w:t>
      </w:r>
    </w:p>
    <w:p>
      <w:pPr>
        <w:pStyle w:val="Normal"/>
        <w:widowControl w:val="false"/>
        <w:spacing w:before="120" w:after="120"/>
        <w:ind w:firstLine="544" w:right="0"/>
        <w:jc w:val="both"/>
        <w:rPr/>
      </w:pPr>
      <w:r>
        <w:rPr>
          <w:b/>
          <w:bCs/>
          <w:sz w:val="28"/>
          <w:szCs w:val="28"/>
        </w:rPr>
        <w:t xml:space="preserve">Điều 159. </w:t>
      </w:r>
      <w:r>
        <w:rPr>
          <w:b/>
          <w:bCs/>
          <w:iCs/>
          <w:sz w:val="28"/>
          <w:szCs w:val="28"/>
        </w:rPr>
        <w:t>Tính mới của giống cây trồng</w:t>
      </w:r>
    </w:p>
    <w:p>
      <w:pPr>
        <w:pStyle w:val="Normal"/>
        <w:widowControl w:val="false"/>
        <w:spacing w:before="120" w:after="120"/>
        <w:ind w:firstLine="544" w:right="0"/>
        <w:jc w:val="both"/>
        <w:rPr/>
      </w:pPr>
      <w:r>
        <w:rPr>
          <w:sz w:val="28"/>
          <w:szCs w:val="28"/>
        </w:rPr>
        <w:t>Giống cây trồng được coi là có tính mới nếu vật liệu nhân giống hoặc sản phẩm thu hoạch của giống cây trồng đó chưa được người có quyền đăng ký quy định tại Điều 164 của Luật này hoặc người được phép của người đó bán hoặc phân phối bằng cách khác nhằm mục đích khai thác giống cây trồng trên lãnh thổ Việt Nam trước ngày nộp đơn đăng ký một năm hoặc ngoài lãnh thổ Việt Nam trước ngày nộp đơn đăng ký sáu năm đối với giống cây trồng thuộc loài thân gỗ và cây leo thân gỗ</w:t>
      </w:r>
      <w:r>
        <w:rPr>
          <w:rStyle w:val="FootnoteCharacters"/>
          <w:rStyle w:val="FootnoteReference"/>
          <w:sz w:val="28"/>
          <w:szCs w:val="28"/>
        </w:rPr>
        <w:footnoteReference w:id="167"/>
      </w:r>
      <w:r>
        <w:rPr>
          <w:sz w:val="28"/>
          <w:szCs w:val="28"/>
        </w:rPr>
        <w:t>, bốn năm đối với giống cây trồng khác.</w:t>
      </w:r>
    </w:p>
    <w:p>
      <w:pPr>
        <w:pStyle w:val="Normal"/>
        <w:widowControl w:val="false"/>
        <w:spacing w:before="120" w:after="120"/>
        <w:ind w:firstLine="544" w:right="0"/>
        <w:jc w:val="both"/>
        <w:rPr>
          <w:b/>
          <w:bCs/>
          <w:sz w:val="28"/>
          <w:szCs w:val="28"/>
        </w:rPr>
      </w:pPr>
      <w:r>
        <w:rPr>
          <w:b/>
          <w:bCs/>
          <w:sz w:val="28"/>
          <w:szCs w:val="28"/>
        </w:rPr>
        <w:t>Điều 160. Tính khác biệt của giống cây trồng</w:t>
      </w:r>
      <w:r>
        <w:rPr>
          <w:rStyle w:val="FootnoteCharacters"/>
          <w:rStyle w:val="FootnoteReference"/>
          <w:bCs/>
        </w:rPr>
        <w:footnoteReference w:id="168"/>
      </w:r>
    </w:p>
    <w:p>
      <w:pPr>
        <w:pStyle w:val="Normal"/>
        <w:widowControl w:val="false"/>
        <w:spacing w:before="120" w:after="120"/>
        <w:ind w:firstLine="544" w:right="0"/>
        <w:jc w:val="both"/>
        <w:rPr/>
      </w:pPr>
      <w:r>
        <w:rPr>
          <w:sz w:val="28"/>
          <w:szCs w:val="28"/>
        </w:rPr>
        <w:t xml:space="preserve">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 </w:t>
      </w:r>
    </w:p>
    <w:p>
      <w:pPr>
        <w:pStyle w:val="n-dieund"/>
        <w:spacing w:before="120" w:after="120"/>
        <w:ind w:firstLine="544" w:right="0"/>
        <w:rPr>
          <w:color w:val="000000"/>
        </w:rPr>
      </w:pPr>
      <w:r>
        <w:rPr>
          <w:color w:val="000000"/>
        </w:rPr>
        <w:t>2. Giống cây trồng được biết đến rộng rãi quy định tại khoản 1 Điều này là giống cây trồng thuộc một trong các trường hợp sau đây: </w:t>
      </w:r>
    </w:p>
    <w:p>
      <w:pPr>
        <w:pStyle w:val="BodyText2"/>
        <w:widowControl w:val="false"/>
        <w:spacing w:lineRule="auto" w:line="240" w:before="120" w:after="120"/>
        <w:ind w:firstLine="544" w:right="0"/>
        <w:jc w:val="both"/>
        <w:rPr/>
      </w:pPr>
      <w:r>
        <w:rPr/>
        <w:t>a) Giống cây trồng mà vật liệu nhân giống hoặc vật liệu thu hoạch của giống đó được sử dụng một cách rộng rãi trên thị trường ở bất kỳ quốc gia nào tại thời điểm nộp đơn đăng ký bảo hộ;</w:t>
      </w:r>
    </w:p>
    <w:p>
      <w:pPr>
        <w:pStyle w:val="n-dieund"/>
        <w:spacing w:before="120" w:after="120"/>
        <w:ind w:firstLine="544" w:right="0"/>
        <w:rPr/>
      </w:pPr>
      <w:r>
        <w:rPr>
          <w:color w:val="000000"/>
        </w:rPr>
        <w:t xml:space="preserve">b) Giống cây trồng đã được bảo hộ hoặc đưa vào Danh mục </w:t>
      </w:r>
      <w:r>
        <w:rPr>
          <w:bCs/>
          <w:color w:val="000000"/>
        </w:rPr>
        <w:t>giống</w:t>
      </w:r>
      <w:r>
        <w:rPr>
          <w:color w:val="000000"/>
        </w:rPr>
        <w:t xml:space="preserve"> cây trồng ở bất kỳ quốc gia nào;</w:t>
      </w:r>
    </w:p>
    <w:p>
      <w:pPr>
        <w:pStyle w:val="Normal"/>
        <w:widowControl w:val="false"/>
        <w:spacing w:before="120" w:after="120"/>
        <w:ind w:firstLine="544" w:right="0"/>
        <w:jc w:val="both"/>
        <w:rPr/>
      </w:pPr>
      <w:r>
        <w:rPr>
          <w:sz w:val="28"/>
          <w:szCs w:val="28"/>
        </w:rPr>
        <w:t xml:space="preserve">c) Giống cây trồng là đối tượng trong đơn đăng ký bảo hộ hoặc đơn đăng ký vào Danh mục </w:t>
      </w:r>
      <w:r>
        <w:rPr>
          <w:bCs/>
          <w:sz w:val="28"/>
          <w:szCs w:val="28"/>
        </w:rPr>
        <w:t>giống</w:t>
      </w:r>
      <w:r>
        <w:rPr>
          <w:sz w:val="28"/>
          <w:szCs w:val="28"/>
        </w:rPr>
        <w:t xml:space="preserve"> cây trồng ở bất kỳ quốc gia nào, nếu các đơn này không bị từ chối.</w:t>
      </w:r>
    </w:p>
    <w:p>
      <w:pPr>
        <w:pStyle w:val="Normal"/>
        <w:widowControl w:val="false"/>
        <w:spacing w:before="120" w:after="120"/>
        <w:ind w:firstLine="544" w:right="0"/>
        <w:jc w:val="both"/>
        <w:rPr/>
      </w:pPr>
      <w:r>
        <w:rPr>
          <w:b/>
          <w:bCs/>
          <w:sz w:val="28"/>
          <w:szCs w:val="28"/>
        </w:rPr>
        <w:t xml:space="preserve">Điều 161. </w:t>
      </w:r>
      <w:r>
        <w:rPr>
          <w:b/>
          <w:bCs/>
          <w:iCs/>
          <w:sz w:val="28"/>
          <w:szCs w:val="28"/>
        </w:rPr>
        <w:t>Tính đồng nhất của giống cây trồng</w:t>
      </w:r>
    </w:p>
    <w:p>
      <w:pPr>
        <w:pStyle w:val="Normal"/>
        <w:widowControl w:val="false"/>
        <w:spacing w:before="120" w:after="120"/>
        <w:ind w:firstLine="544" w:right="0"/>
        <w:jc w:val="both"/>
        <w:rPr/>
      </w:pPr>
      <w:r>
        <w:rPr>
          <w:sz w:val="28"/>
          <w:szCs w:val="28"/>
        </w:rPr>
        <w:t>Giống cây trồng được coi là có tính đồng nhất nếu có sự biểu hiện như nhau về các tính trạng liên quan, trừ những sai lệch trong phạm vi cho phép đối với một số tính trạng cụ thể trong quá trình nhân giống.</w:t>
      </w:r>
    </w:p>
    <w:p>
      <w:pPr>
        <w:pStyle w:val="Normal"/>
        <w:widowControl w:val="false"/>
        <w:spacing w:before="120" w:after="120"/>
        <w:ind w:firstLine="544" w:right="0"/>
        <w:rPr/>
      </w:pPr>
      <w:r>
        <w:rPr>
          <w:b/>
          <w:bCs/>
          <w:sz w:val="28"/>
          <w:szCs w:val="28"/>
        </w:rPr>
        <w:t xml:space="preserve">Điều 162. </w:t>
      </w:r>
      <w:r>
        <w:rPr>
          <w:b/>
          <w:bCs/>
          <w:iCs/>
          <w:sz w:val="28"/>
          <w:szCs w:val="28"/>
        </w:rPr>
        <w:t>Tính ổn định của giống cây trồng</w:t>
      </w:r>
    </w:p>
    <w:p>
      <w:pPr>
        <w:pStyle w:val="Normal"/>
        <w:widowControl w:val="false"/>
        <w:spacing w:before="120" w:after="120"/>
        <w:ind w:firstLine="544" w:right="0"/>
        <w:jc w:val="both"/>
        <w:rPr/>
      </w:pPr>
      <w:r>
        <w:rPr>
          <w:sz w:val="28"/>
          <w:szCs w:val="28"/>
        </w:rPr>
        <w:t xml:space="preserve">Giống cây trồng được coi là có tính ổn định nếu các tính trạng liên quan của giống cây trồng đó vẫn giữ được các biểu hiện như mô tả ban đầu, không bị thay đổi sau mỗi vụ nhân giống hoặc sau mỗi chu kỳ nhân giống trong trường hợp nhân giống theo chu kỳ. </w:t>
      </w:r>
    </w:p>
    <w:p>
      <w:pPr>
        <w:pStyle w:val="Normal"/>
        <w:widowControl w:val="false"/>
        <w:spacing w:before="120" w:after="120"/>
        <w:ind w:firstLine="544" w:right="0"/>
        <w:jc w:val="both"/>
        <w:rPr>
          <w:b/>
          <w:bCs/>
          <w:sz w:val="28"/>
          <w:szCs w:val="28"/>
        </w:rPr>
      </w:pPr>
      <w:r>
        <w:rPr>
          <w:b/>
          <w:bCs/>
          <w:sz w:val="28"/>
          <w:szCs w:val="28"/>
        </w:rPr>
        <w:t>Điều 163. Tên của giống cây trồng</w:t>
      </w:r>
      <w:r>
        <w:rPr>
          <w:rStyle w:val="FootnoteCharacters"/>
          <w:rStyle w:val="FootnoteReference"/>
          <w:bCs/>
        </w:rPr>
        <w:footnoteReference w:id="169"/>
      </w:r>
    </w:p>
    <w:p>
      <w:pPr>
        <w:pStyle w:val="n-dieu"/>
        <w:spacing w:before="120" w:after="120"/>
        <w:ind w:firstLine="544" w:right="0"/>
        <w:jc w:val="both"/>
        <w:rPr>
          <w:b w:val="false"/>
          <w:bCs w:val="false"/>
          <w:i w:val="false"/>
          <w:i w:val="false"/>
          <w:iCs w:val="false"/>
          <w:color w:val="000000"/>
        </w:rPr>
      </w:pPr>
      <w:r>
        <w:rPr>
          <w:b w:val="false"/>
          <w:bCs w:val="false"/>
          <w:i w:val="false"/>
          <w:iCs w:val="false"/>
          <w:color w:val="000000"/>
        </w:rPr>
        <w:t>1.</w:t>
      </w:r>
      <w:r>
        <w:rPr>
          <w:rStyle w:val="FootnoteCharacters"/>
          <w:rStyle w:val="FootnoteReference"/>
          <w:b/>
          <w:bCs/>
          <w:i/>
          <w:iCs/>
          <w:color w:val="000000"/>
        </w:rPr>
        <w:footnoteReference w:id="170"/>
      </w:r>
      <w:r>
        <w:rPr>
          <w:b w:val="false"/>
          <w:bCs w:val="false"/>
          <w:i w:val="false"/>
          <w:iCs w:val="false"/>
          <w:color w:val="000000"/>
        </w:rPr>
        <w:t xml:space="preserve"> Tổ chức, cá nhân đăng ký quyền đối với giống cây trồng phải đề xuất một tên phù hợp cho giống cây trồng với cơ quan quản lý nhà nước về quyền đối với giống cây trồng, tên đó phải trùng với tên đã đăng ký bảo hộ ở bất kỳ quốc gia thành viên nào của Hiệp hội quốc tế về bảo hộ giống cây trồng mới và quốc gia có ký kết thỏa thuận với nước Cộng hòa xã hội chủ nghĩa Việt Nam về bảo hộ giống cây trồng.</w:t>
      </w:r>
    </w:p>
    <w:p>
      <w:pPr>
        <w:pStyle w:val="Normal"/>
        <w:widowControl w:val="false"/>
        <w:spacing w:before="120" w:after="120"/>
        <w:ind w:firstLine="544" w:right="0"/>
        <w:jc w:val="both"/>
        <w:rPr/>
      </w:pPr>
      <w:r>
        <w:rPr>
          <w:sz w:val="28"/>
          <w:szCs w:val="28"/>
        </w:rPr>
        <w:t>2. Tên của giống cây trồng được coi là phù hợp nếu tên đó có khả năng dễ dàng phân biệt được với tên của các giống cây trồng khác được biết đến rộng rãi trong cùng một loài hoặc loài tương tự.</w:t>
      </w:r>
    </w:p>
    <w:p>
      <w:pPr>
        <w:pStyle w:val="Normal"/>
        <w:widowControl w:val="false"/>
        <w:spacing w:before="120" w:after="120"/>
        <w:ind w:firstLine="544" w:right="0"/>
        <w:jc w:val="both"/>
        <w:rPr>
          <w:sz w:val="28"/>
          <w:szCs w:val="28"/>
        </w:rPr>
      </w:pPr>
      <w:r>
        <w:rPr>
          <w:sz w:val="28"/>
          <w:szCs w:val="28"/>
        </w:rPr>
        <w:t>3. Tên của giống cây trồng không được coi là phù hợp trong các trường hợp sau đây:</w:t>
      </w:r>
    </w:p>
    <w:p>
      <w:pPr>
        <w:pStyle w:val="Normal"/>
        <w:widowControl w:val="false"/>
        <w:spacing w:before="120" w:after="120"/>
        <w:ind w:firstLine="544" w:right="0"/>
        <w:jc w:val="both"/>
        <w:rPr>
          <w:sz w:val="28"/>
          <w:szCs w:val="28"/>
        </w:rPr>
      </w:pPr>
      <w:r>
        <w:rPr>
          <w:sz w:val="28"/>
          <w:szCs w:val="28"/>
        </w:rPr>
        <w:t>a)</w:t>
      </w:r>
      <w:r>
        <w:rPr>
          <w:rStyle w:val="FootnoteCharacters"/>
          <w:rStyle w:val="FootnoteReference"/>
          <w:sz w:val="28"/>
          <w:szCs w:val="28"/>
        </w:rPr>
        <w:footnoteReference w:id="171"/>
      </w:r>
      <w:r>
        <w:rPr>
          <w:sz w:val="28"/>
          <w:szCs w:val="28"/>
        </w:rPr>
        <w:t xml:space="preserve"> Chỉ bao gồm các chữ số, trừ trường hợp chữ số liên quan đến đặc tính hoặc sự hình thành giống đó hoặc bao gồm cả tên loài của giống cây trồng đó; </w:t>
      </w:r>
    </w:p>
    <w:p>
      <w:pPr>
        <w:pStyle w:val="Normal"/>
        <w:widowControl w:val="false"/>
        <w:spacing w:before="120" w:after="120"/>
        <w:ind w:firstLine="544" w:right="0"/>
        <w:jc w:val="both"/>
        <w:rPr>
          <w:sz w:val="28"/>
          <w:szCs w:val="28"/>
        </w:rPr>
      </w:pPr>
      <w:r>
        <w:rPr>
          <w:sz w:val="28"/>
          <w:szCs w:val="28"/>
        </w:rPr>
        <w:t>b) Vi phạm đạo đức xã hội;</w:t>
      </w:r>
    </w:p>
    <w:p>
      <w:pPr>
        <w:pStyle w:val="Normal"/>
        <w:widowControl w:val="false"/>
        <w:spacing w:before="120" w:after="120"/>
        <w:ind w:firstLine="544" w:right="0"/>
        <w:jc w:val="both"/>
        <w:rPr>
          <w:sz w:val="28"/>
          <w:szCs w:val="28"/>
        </w:rPr>
      </w:pPr>
      <w:r>
        <w:rPr>
          <w:sz w:val="28"/>
          <w:szCs w:val="28"/>
        </w:rPr>
        <w:t>c)</w:t>
      </w:r>
      <w:r>
        <w:rPr>
          <w:rStyle w:val="FootnoteCharacters"/>
          <w:rStyle w:val="FootnoteReference"/>
          <w:sz w:val="28"/>
          <w:szCs w:val="28"/>
        </w:rPr>
        <w:footnoteReference w:id="172"/>
      </w:r>
      <w:r>
        <w:rPr>
          <w:sz w:val="28"/>
          <w:szCs w:val="28"/>
        </w:rPr>
        <w:t xml:space="preserve"> Dễ gây hiểu nhầm về các đặc trưng, đặc tính, giá trị của giống đó;</w:t>
      </w:r>
    </w:p>
    <w:p>
      <w:pPr>
        <w:pStyle w:val="Normal"/>
        <w:widowControl w:val="false"/>
        <w:spacing w:before="120" w:after="120"/>
        <w:ind w:firstLine="544" w:right="0"/>
        <w:jc w:val="both"/>
        <w:rPr>
          <w:sz w:val="28"/>
          <w:szCs w:val="28"/>
        </w:rPr>
      </w:pPr>
      <w:r>
        <w:rPr>
          <w:sz w:val="28"/>
          <w:szCs w:val="28"/>
        </w:rPr>
        <w:t>d) Dễ gây hiểu nhầm về danh tính của tác giả;</w:t>
      </w:r>
    </w:p>
    <w:p>
      <w:pPr>
        <w:pStyle w:val="Normal"/>
        <w:widowControl w:val="false"/>
        <w:spacing w:before="120" w:after="120"/>
        <w:ind w:firstLine="544" w:right="0"/>
        <w:jc w:val="both"/>
        <w:rPr/>
      </w:pPr>
      <w:r>
        <w:rPr>
          <w:sz w:val="28"/>
          <w:szCs w:val="28"/>
        </w:rPr>
        <w:t>đ) Trùng hoặc tương tự đến mức gây nhầm lẫn với nhãn hiệu, tên thương mại, chỉ dẫn địa lý đã được bảo hộ trước ngày công bố đơn đăng k</w:t>
      </w:r>
      <w:r>
        <w:rPr>
          <w:sz w:val="28"/>
          <w:szCs w:val="28"/>
          <w:lang w:bidi="he-IL"/>
        </w:rPr>
        <w:t>ý</w:t>
      </w:r>
      <w:r>
        <w:rPr>
          <w:sz w:val="28"/>
          <w:szCs w:val="28"/>
        </w:rPr>
        <w:t xml:space="preserve"> bảo hộ giống cây trồng; </w:t>
      </w:r>
    </w:p>
    <w:p>
      <w:pPr>
        <w:pStyle w:val="Normal"/>
        <w:widowControl w:val="false"/>
        <w:spacing w:before="120" w:after="120"/>
        <w:ind w:firstLine="544" w:right="0"/>
        <w:jc w:val="both"/>
        <w:rPr>
          <w:sz w:val="28"/>
          <w:szCs w:val="28"/>
        </w:rPr>
      </w:pPr>
      <w:r>
        <w:rPr>
          <w:sz w:val="28"/>
          <w:szCs w:val="28"/>
        </w:rPr>
        <w:t>e) Ảnh hưởng đến quyền đã có trước của tổ chức, cá nhân khác.</w:t>
      </w:r>
    </w:p>
    <w:p>
      <w:pPr>
        <w:pStyle w:val="Normal"/>
        <w:widowControl w:val="false"/>
        <w:spacing w:before="120" w:after="120"/>
        <w:ind w:firstLine="544" w:right="0"/>
        <w:jc w:val="both"/>
        <w:rPr/>
      </w:pPr>
      <w:r>
        <w:rPr>
          <w:sz w:val="28"/>
          <w:szCs w:val="28"/>
        </w:rPr>
        <w:t>4. Tổ chức, cá nhân chào bán hoặc đưa ra thị trường vật liệu nhân giống của giống cây trồng phải sử dụng tên giống cây trồng như tên đã ghi trong bằng bảo hộ, kể cả sau khi kết thúc thời hạn bảo hộ.</w:t>
      </w:r>
    </w:p>
    <w:p>
      <w:pPr>
        <w:pStyle w:val="Normal"/>
        <w:widowControl w:val="false"/>
        <w:spacing w:before="120" w:after="120"/>
        <w:ind w:firstLine="544" w:right="0"/>
        <w:jc w:val="both"/>
        <w:rPr>
          <w:spacing w:val="-4"/>
          <w:sz w:val="28"/>
          <w:szCs w:val="28"/>
        </w:rPr>
      </w:pPr>
      <w:r>
        <w:rPr>
          <w:spacing w:val="-4"/>
          <w:sz w:val="28"/>
          <w:szCs w:val="28"/>
        </w:rPr>
        <w:t>5. Khi tên giống cây trồng được kết hợp với nhãn hiệu hàng hoá, tên thương mại hoặc các chỉ dẫn tương tự với tên giống cây trồng đã được đăng ký để chào bán hoặc đưa ra thị trường thì tên đó vẫn phải có khả năng nhận biết một cách dễ dàng.</w:t>
      </w:r>
    </w:p>
    <w:p>
      <w:pPr>
        <w:pStyle w:val="Normal"/>
        <w:widowControl w:val="false"/>
        <w:spacing w:before="120" w:after="120"/>
        <w:ind w:firstLine="544" w:right="0"/>
        <w:jc w:val="both"/>
        <w:rPr/>
      </w:pPr>
      <w:r>
        <w:rPr>
          <w:sz w:val="28"/>
          <w:szCs w:val="28"/>
        </w:rPr>
        <w:t>6.</w:t>
      </w:r>
      <w:r>
        <w:rPr>
          <w:rStyle w:val="FootnoteCharacters"/>
          <w:rStyle w:val="FootnoteReference"/>
          <w:sz w:val="28"/>
          <w:szCs w:val="28"/>
        </w:rPr>
        <w:footnoteReference w:id="173"/>
      </w:r>
      <w:r>
        <w:rPr>
          <w:sz w:val="28"/>
          <w:szCs w:val="28"/>
        </w:rPr>
        <w:t xml:space="preserve"> Trường hợp tên giống cây trồng đăng ký bảo hộ không phù hợp với các yêu cầu quy định tại khoản 2 và khoản 3 Điều này, cơ quan quản lý nhà nước về quyền đối với giống cây trồng từ chối tên đó và </w:t>
      </w:r>
      <w:r>
        <w:rPr>
          <w:rFonts w:eastAsia="Calibri"/>
          <w:sz w:val="28"/>
          <w:szCs w:val="28"/>
        </w:rPr>
        <w:t>yêu cầu người đăng ký đề xuất tên khác trong thời hạn ba mươi ngày, kể từ ngày ban hành thông báo</w:t>
      </w:r>
      <w:r>
        <w:rPr>
          <w:sz w:val="28"/>
          <w:szCs w:val="28"/>
        </w:rPr>
        <w:t>. Cơ quan quản lý nhà nước về quyền đối với giống cây trồng ghi nhận tên chính thức của giống cây trồng từ thời điểm cấp Bằng bảo hộ giống cây trồng.</w:t>
      </w:r>
    </w:p>
    <w:p>
      <w:pPr>
        <w:pStyle w:val="Normal"/>
        <w:widowControl w:val="false"/>
        <w:spacing w:before="120" w:after="120"/>
        <w:ind w:firstLine="567" w:right="0"/>
        <w:jc w:val="both"/>
        <w:rPr>
          <w:spacing w:val="-4"/>
          <w:sz w:val="28"/>
          <w:szCs w:val="28"/>
        </w:rPr>
      </w:pPr>
      <w:r>
        <w:rPr>
          <w:spacing w:val="-4"/>
          <w:sz w:val="28"/>
          <w:szCs w:val="28"/>
        </w:rPr>
      </w:r>
    </w:p>
    <w:p>
      <w:pPr>
        <w:pStyle w:val="Normal"/>
        <w:widowControl w:val="false"/>
        <w:spacing w:before="120" w:after="120"/>
        <w:jc w:val="center"/>
        <w:rPr>
          <w:spacing w:val="-4"/>
          <w:sz w:val="28"/>
          <w:szCs w:val="28"/>
        </w:rPr>
      </w:pPr>
      <w:r>
        <w:rPr>
          <w:b/>
          <w:bCs/>
          <w:iCs/>
          <w:sz w:val="28"/>
          <w:szCs w:val="28"/>
        </w:rPr>
        <w:t>Chương XIII</w:t>
      </w:r>
    </w:p>
    <w:p>
      <w:pPr>
        <w:pStyle w:val="Normal"/>
        <w:widowControl w:val="false"/>
        <w:spacing w:before="120" w:after="120"/>
        <w:jc w:val="center"/>
        <w:rPr>
          <w:b/>
          <w:bCs/>
          <w:spacing w:val="-6"/>
          <w:sz w:val="28"/>
          <w:szCs w:val="26"/>
        </w:rPr>
      </w:pPr>
      <w:r>
        <w:rPr>
          <w:b/>
          <w:bCs/>
          <w:sz w:val="28"/>
          <w:szCs w:val="26"/>
        </w:rPr>
        <w:t>XÁC LẬP QUYỀN ĐỐI VỚI GIỐNG CÂY TRỒNG</w:t>
      </w:r>
    </w:p>
    <w:p>
      <w:pPr>
        <w:pStyle w:val="Normal"/>
        <w:spacing w:before="120" w:after="120"/>
        <w:jc w:val="center"/>
        <w:rPr>
          <w:b/>
          <w:bCs/>
          <w:iCs/>
          <w:sz w:val="28"/>
          <w:szCs w:val="28"/>
        </w:rPr>
      </w:pPr>
      <w:r>
        <w:rPr>
          <w:b/>
          <w:bCs/>
          <w:iCs/>
          <w:sz w:val="28"/>
          <w:szCs w:val="28"/>
        </w:rPr>
        <w:t>Mục 1</w:t>
      </w:r>
    </w:p>
    <w:p>
      <w:pPr>
        <w:pStyle w:val="Normal"/>
        <w:spacing w:before="120" w:after="120"/>
        <w:jc w:val="center"/>
        <w:rPr>
          <w:b/>
          <w:sz w:val="28"/>
          <w:szCs w:val="28"/>
        </w:rPr>
      </w:pPr>
      <w:r>
        <w:rPr>
          <w:b/>
          <w:sz w:val="28"/>
          <w:szCs w:val="28"/>
        </w:rPr>
        <w:t>XÁC LẬP QUYỀN ĐỐI VỚI GIỐNG CÂY TRỒNG</w:t>
      </w:r>
    </w:p>
    <w:p>
      <w:pPr>
        <w:pStyle w:val="Normal"/>
        <w:snapToGrid w:val="false"/>
        <w:spacing w:lineRule="exact" w:line="330" w:before="120" w:after="120"/>
        <w:ind w:firstLine="567" w:right="0"/>
        <w:jc w:val="both"/>
        <w:rPr>
          <w:iCs/>
          <w:sz w:val="28"/>
          <w:szCs w:val="28"/>
        </w:rPr>
      </w:pPr>
      <w:r>
        <w:rPr>
          <w:b/>
          <w:bCs/>
          <w:iCs/>
          <w:sz w:val="28"/>
          <w:szCs w:val="28"/>
        </w:rPr>
        <w:t>Điều 164. Đăng ký quyền đối với giống cây trồng</w:t>
      </w:r>
      <w:r>
        <w:rPr>
          <w:rStyle w:val="FootnoteCharacters"/>
          <w:rStyle w:val="FootnoteReference"/>
          <w:iCs/>
          <w:sz w:val="28"/>
          <w:szCs w:val="28"/>
        </w:rPr>
        <w:footnoteReference w:id="174"/>
      </w:r>
    </w:p>
    <w:p>
      <w:pPr>
        <w:pStyle w:val="Normal"/>
        <w:snapToGrid w:val="false"/>
        <w:spacing w:lineRule="exact" w:line="330" w:before="120" w:after="120"/>
        <w:ind w:firstLine="567" w:right="0"/>
        <w:jc w:val="both"/>
        <w:rPr/>
      </w:pPr>
      <w:r>
        <w:rPr>
          <w:sz w:val="28"/>
          <w:szCs w:val="28"/>
        </w:rPr>
        <w:t>1. Để được bảo hộ quyền đối với giống cây trồng, tổ chức, cá nhân phải thực hiện việc nộp đơn đăng ký bảo hộ cho cơ quan quản lý nhà nước về quyền đối với giống cây trồng.</w:t>
      </w:r>
    </w:p>
    <w:p>
      <w:pPr>
        <w:pStyle w:val="Normal"/>
        <w:snapToGrid w:val="false"/>
        <w:spacing w:lineRule="exact" w:line="330" w:before="120" w:after="120"/>
        <w:ind w:firstLine="567" w:right="0"/>
        <w:jc w:val="both"/>
        <w:rPr>
          <w:sz w:val="28"/>
          <w:szCs w:val="28"/>
        </w:rPr>
      </w:pPr>
      <w:r>
        <w:rPr>
          <w:sz w:val="28"/>
          <w:szCs w:val="28"/>
        </w:rPr>
        <w:t>2. Tổ chức, cá nhân có quyền đăng ký bảo hộ giống cây trồng (sau đây gọi là người đăng ký) bao gồm:</w:t>
      </w:r>
    </w:p>
    <w:p>
      <w:pPr>
        <w:pStyle w:val="Normal"/>
        <w:snapToGrid w:val="false"/>
        <w:spacing w:lineRule="exact" w:line="330" w:before="120" w:after="120"/>
        <w:ind w:firstLine="567" w:right="0"/>
        <w:jc w:val="both"/>
        <w:rPr>
          <w:sz w:val="28"/>
          <w:szCs w:val="28"/>
        </w:rPr>
      </w:pPr>
      <w:r>
        <w:rPr>
          <w:sz w:val="28"/>
          <w:szCs w:val="28"/>
        </w:rPr>
        <w:t xml:space="preserve">a) Tác giả trực tiếp chọn tạo hoặc phát hiện và phát triển giống cây trồng bằng công sức và chi phí của mình; </w:t>
      </w:r>
    </w:p>
    <w:p>
      <w:pPr>
        <w:pStyle w:val="Normal"/>
        <w:snapToGrid w:val="false"/>
        <w:spacing w:lineRule="exact" w:line="330" w:before="120" w:after="120"/>
        <w:ind w:firstLine="567" w:right="0"/>
        <w:jc w:val="both"/>
        <w:rPr/>
      </w:pPr>
      <w:r>
        <w:rPr>
          <w:sz w:val="28"/>
          <w:szCs w:val="28"/>
        </w:rPr>
        <w:t>b) Tổ chức, cá nhân đầu tư cho tác giả chọn tạo hoặc phát hiện và phát triển giống cây trồng dưới hình thức giao việc, thuê việc, trừ trường hợp các bên có thỏa thuận khác hoặc trường hợp quy định tại khoản 3 và khoản 4 Điều này;</w:t>
      </w:r>
    </w:p>
    <w:p>
      <w:pPr>
        <w:pStyle w:val="Normal"/>
        <w:snapToGrid w:val="false"/>
        <w:spacing w:lineRule="exact" w:line="330" w:before="120" w:after="120"/>
        <w:ind w:firstLine="567" w:right="0"/>
        <w:jc w:val="both"/>
        <w:rPr/>
      </w:pPr>
      <w:r>
        <w:rPr>
          <w:sz w:val="28"/>
          <w:szCs w:val="28"/>
        </w:rPr>
        <w:t>c) Tổ chức, cá nhân được chuyển giao, thừa kế, kế thừa quyền đăng ký bảo hộ giống cây trồng.</w:t>
      </w:r>
    </w:p>
    <w:p>
      <w:pPr>
        <w:pStyle w:val="Normal"/>
        <w:snapToGrid w:val="false"/>
        <w:spacing w:lineRule="exact" w:line="330" w:before="120" w:after="120"/>
        <w:ind w:firstLine="567" w:right="0"/>
        <w:jc w:val="both"/>
        <w:rPr/>
      </w:pPr>
      <w:r>
        <w:rPr>
          <w:sz w:val="28"/>
          <w:szCs w:val="28"/>
        </w:rPr>
        <w:t xml:space="preserve">3. </w:t>
      </w:r>
      <w:r>
        <w:rPr>
          <w:spacing w:val="4"/>
          <w:sz w:val="28"/>
          <w:szCs w:val="28"/>
        </w:rPr>
        <w:t>Đối với giống cây trồng được chọn tạo hoặc phát hiện và phát triển là kết quả của nhiệm vụ khoa học và công nghệ sử dụng toàn bộ ngân sách nhà nước, quyền đăng ký giống cây trồng được giao cho tổ chức chủ trì nhiệm vụ đó một cách tự động và không bồi hoàn. </w:t>
      </w:r>
    </w:p>
    <w:p>
      <w:pPr>
        <w:pStyle w:val="Normal"/>
        <w:snapToGrid w:val="false"/>
        <w:spacing w:lineRule="exact" w:line="330" w:before="120" w:after="120"/>
        <w:ind w:firstLine="567" w:right="0"/>
        <w:jc w:val="both"/>
        <w:rPr/>
      </w:pPr>
      <w:r>
        <w:rPr>
          <w:spacing w:val="4"/>
          <w:sz w:val="28"/>
          <w:szCs w:val="28"/>
        </w:rPr>
        <w:t>4. Đối với giống cây trồng được chọn tạo hoặc phát hiện và phát triển là kết quả của nhiệm vụ khoa học và công nghệ được đầu tư bằng nhiều nguồn vốn, trong đó có một phần ngân sách nhà nước, phần quyền đăng ký đối với giống cây trồng tương ứng với tỷ lệ phần ngân sách nhà nước được giao cho tổ chức chủ trì một cách tự động và không bồi hoàn.</w:t>
      </w:r>
    </w:p>
    <w:p>
      <w:pPr>
        <w:pStyle w:val="Normal"/>
        <w:widowControl w:val="false"/>
        <w:spacing w:before="120" w:after="120"/>
        <w:ind w:firstLine="567" w:right="0"/>
        <w:rPr>
          <w:b/>
          <w:bCs/>
          <w:sz w:val="28"/>
          <w:szCs w:val="28"/>
        </w:rPr>
      </w:pPr>
      <w:r>
        <w:rPr>
          <w:b/>
          <w:bCs/>
          <w:iCs/>
          <w:sz w:val="28"/>
          <w:szCs w:val="28"/>
          <w:lang w:eastAsia="ru-RU"/>
        </w:rPr>
        <w:t>Điều 165. Đại diện quyền đối với giống cây trồng</w:t>
      </w:r>
      <w:r>
        <w:rPr>
          <w:rStyle w:val="FootnoteCharacters"/>
          <w:rStyle w:val="FootnoteReference"/>
          <w:bCs/>
        </w:rPr>
        <w:footnoteReference w:id="175"/>
      </w:r>
    </w:p>
    <w:p>
      <w:pPr>
        <w:pStyle w:val="Normal"/>
        <w:widowControl w:val="false"/>
        <w:snapToGrid w:val="false"/>
        <w:spacing w:lineRule="exact" w:line="330" w:before="120" w:after="120"/>
        <w:ind w:firstLine="567" w:right="0"/>
        <w:jc w:val="both"/>
        <w:rPr/>
      </w:pPr>
      <w:r>
        <w:rPr>
          <w:sz w:val="28"/>
          <w:szCs w:val="28"/>
        </w:rPr>
        <w:t>1. Tổ chức, cá nhân Việt Nam; tổ chức, cá nhân nước ngoài thường trú tại Việt Nam hoặc có cơ sở sản xuất, kinh doanh giống cây trồng tại Việt Nam nộp đơn đăng ký quyền đối với giống cây trồng trực tiếp hoặc qua tổ chức dịch vụ đại diện quyền đối với giống cây trồng; các tổ chức, cá nhân khác theo quy định tại Điều 157 của Luật này nộp đơn qua tổ chức dịch vụ đại diện quyền đối với giống cây trồng.</w:t>
      </w:r>
    </w:p>
    <w:p>
      <w:pPr>
        <w:pStyle w:val="Normal"/>
        <w:snapToGrid w:val="false"/>
        <w:spacing w:lineRule="exact" w:line="330" w:before="120" w:after="120"/>
        <w:ind w:firstLine="567" w:right="0"/>
        <w:jc w:val="both"/>
        <w:rPr>
          <w:strike/>
          <w:sz w:val="28"/>
          <w:szCs w:val="28"/>
        </w:rPr>
      </w:pPr>
      <w:r>
        <w:rPr>
          <w:sz w:val="28"/>
          <w:szCs w:val="28"/>
        </w:rPr>
        <w:t>2. Tổ chức đáp ứng các điều kiện sau đây được kinh doanh dịch vụ đại diện quyền đối với giống cây trồng với danh nghĩa tổ chức dịch vụ đại diện quyền:</w:t>
      </w:r>
    </w:p>
    <w:p>
      <w:pPr>
        <w:pStyle w:val="Normal"/>
        <w:widowControl w:val="false"/>
        <w:snapToGrid w:val="false"/>
        <w:spacing w:lineRule="exact" w:line="330" w:before="120" w:after="120"/>
        <w:ind w:firstLine="567" w:right="0"/>
        <w:jc w:val="both"/>
        <w:rPr/>
      </w:pPr>
      <w:r>
        <w:rPr>
          <w:sz w:val="28"/>
          <w:szCs w:val="28"/>
        </w:rPr>
        <w:t>a) Là doanh nghiệp, hợp tác xã, tổ chức hành nghề luật sư, tổ chức dịch vụ khoa học và công nghệ Việt Nam được thành lập và hoạt động theo quy định của pháp luật, trừ tổ chức hành nghề luật sư nước ngoài hành nghề tại Việt Nam;</w:t>
      </w:r>
    </w:p>
    <w:p>
      <w:pPr>
        <w:pStyle w:val="Normal"/>
        <w:widowControl w:val="false"/>
        <w:snapToGrid w:val="false"/>
        <w:spacing w:lineRule="exact" w:line="330" w:before="120" w:after="120"/>
        <w:ind w:firstLine="567" w:right="0"/>
        <w:jc w:val="both"/>
        <w:rPr>
          <w:strike/>
          <w:sz w:val="28"/>
          <w:szCs w:val="28"/>
        </w:rPr>
      </w:pPr>
      <w:r>
        <w:rPr>
          <w:sz w:val="28"/>
          <w:szCs w:val="28"/>
        </w:rPr>
        <w:t>b) Có ít nhất một cá nhân có Chứng chỉ hành nghề dịch vụ đại diện quyền đối với giống cây trồng.</w:t>
      </w:r>
    </w:p>
    <w:p>
      <w:pPr>
        <w:pStyle w:val="Normal"/>
        <w:snapToGrid w:val="false"/>
        <w:spacing w:lineRule="exact" w:line="320" w:before="120" w:after="120"/>
        <w:ind w:firstLine="567" w:right="0"/>
        <w:jc w:val="both"/>
        <w:rPr/>
      </w:pPr>
      <w:r>
        <w:rPr>
          <w:bCs/>
          <w:sz w:val="28"/>
          <w:szCs w:val="28"/>
        </w:rPr>
        <w:t>3. Dịch vụ đại diện quyền đối với giống cây trồng bao gồm: đại diện cho tổ chức, cá nhân trước cơ quan nhà nước có thẩm quyền xác lập và bảo vệ quyền đối với giống cây trồng; tư vấn về thủ tục xác lập và bảo vệ quyền đối với giống cây trồng; các dịch vụ khác liên quan đến thủ tục xác lập và bảo vệ quyền đối với giống cây trồng.</w:t>
      </w:r>
    </w:p>
    <w:p>
      <w:pPr>
        <w:pStyle w:val="Normal"/>
        <w:snapToGrid w:val="false"/>
        <w:spacing w:lineRule="exact" w:line="330" w:before="120" w:after="120"/>
        <w:ind w:firstLine="567" w:right="0"/>
        <w:jc w:val="both"/>
        <w:rPr>
          <w:bCs/>
          <w:sz w:val="28"/>
          <w:szCs w:val="28"/>
        </w:rPr>
      </w:pPr>
      <w:r>
        <w:rPr>
          <w:bCs/>
          <w:sz w:val="28"/>
          <w:szCs w:val="28"/>
        </w:rPr>
        <w:t>4. Đại diện quyền đối với giống cây trồng có trách nhiệm sau đây:</w:t>
      </w:r>
    </w:p>
    <w:p>
      <w:pPr>
        <w:pStyle w:val="Normal"/>
        <w:snapToGrid w:val="false"/>
        <w:spacing w:lineRule="exact" w:line="330" w:before="120" w:after="120"/>
        <w:ind w:firstLine="567" w:right="0"/>
        <w:jc w:val="both"/>
        <w:rPr/>
      </w:pPr>
      <w:r>
        <w:rPr>
          <w:bCs/>
          <w:spacing w:val="-2"/>
          <w:sz w:val="28"/>
          <w:szCs w:val="28"/>
        </w:rPr>
        <w:t>a) Thông báo các khoản, mức phí, lệ phí liên quan đến thủ tục xác lập và bảo vệ quyền đối với giống cây trồng cho khách hàng; </w:t>
      </w:r>
    </w:p>
    <w:p>
      <w:pPr>
        <w:pStyle w:val="Normal"/>
        <w:snapToGrid w:val="false"/>
        <w:spacing w:lineRule="exact" w:line="330" w:before="120" w:after="120"/>
        <w:ind w:firstLine="567" w:right="0"/>
        <w:jc w:val="both"/>
        <w:rPr>
          <w:bCs/>
          <w:spacing w:val="4"/>
          <w:sz w:val="28"/>
          <w:szCs w:val="28"/>
        </w:rPr>
      </w:pPr>
      <w:r>
        <w:rPr>
          <w:bCs/>
          <w:spacing w:val="4"/>
          <w:sz w:val="28"/>
          <w:szCs w:val="28"/>
        </w:rPr>
        <w:t>b) Giữ bí mật thông tin, tài liệu được giao liên quan đến vụ việc mà mình đại diện;</w:t>
      </w:r>
    </w:p>
    <w:p>
      <w:pPr>
        <w:pStyle w:val="Normal"/>
        <w:snapToGrid w:val="false"/>
        <w:spacing w:lineRule="exact" w:line="330" w:before="120" w:after="120"/>
        <w:ind w:firstLine="567" w:right="0"/>
        <w:jc w:val="both"/>
        <w:rPr/>
      </w:pPr>
      <w:r>
        <w:rPr>
          <w:bCs/>
          <w:sz w:val="28"/>
          <w:szCs w:val="28"/>
        </w:rPr>
        <w:t>c) Thông tin trung thực và đầy đủ các thông báo, yêu cầu của cơ quan nhà nước có thẩm quyền xác lập và bảo vệ quyền đối với giống cây trồng; giao kịp thời Bằng bảo hộ giống cây trồng và các quyết định khác cho bên được đại diện;</w:t>
      </w:r>
    </w:p>
    <w:p>
      <w:pPr>
        <w:pStyle w:val="Normal"/>
        <w:snapToGrid w:val="false"/>
        <w:spacing w:lineRule="exact" w:line="330" w:before="120" w:after="120"/>
        <w:ind w:firstLine="567" w:right="0"/>
        <w:jc w:val="both"/>
        <w:rPr/>
      </w:pPr>
      <w:r>
        <w:rPr>
          <w:bCs/>
          <w:sz w:val="28"/>
          <w:szCs w:val="28"/>
        </w:rPr>
        <w:t>d) Thực hiện kịp thời các yêu cầu của cơ quan nhà nước có thẩm quyền xác lập và bảo vệ quyền đối với giống cây trồng đối với bên được đại diện để bảo vệ quyền và lợi ích hợp pháp của bên được đại diện;</w:t>
      </w:r>
    </w:p>
    <w:p>
      <w:pPr>
        <w:pStyle w:val="Normal"/>
        <w:snapToGrid w:val="false"/>
        <w:spacing w:lineRule="exact" w:line="330" w:before="120" w:after="120"/>
        <w:ind w:firstLine="567" w:right="0"/>
        <w:jc w:val="both"/>
        <w:rPr/>
      </w:pPr>
      <w:r>
        <w:rPr>
          <w:bCs/>
          <w:spacing w:val="-2"/>
          <w:sz w:val="28"/>
          <w:szCs w:val="28"/>
        </w:rPr>
        <w:t>đ) Thông báo cho cơ quan nhà nước có thẩm quyền xác lập và bảo vệ quyền đối với giống cây trồng các thay đổi về tên, địa chỉ và thông tin khác của bên được đại diện; thông tin thay đổi về tên, địa chỉ, người đại diện của bên đại diện;</w:t>
      </w:r>
    </w:p>
    <w:p>
      <w:pPr>
        <w:pStyle w:val="Normal"/>
        <w:snapToGrid w:val="false"/>
        <w:spacing w:lineRule="exact" w:line="330" w:before="120" w:after="120"/>
        <w:ind w:firstLine="567" w:right="0"/>
        <w:jc w:val="both"/>
        <w:rPr>
          <w:bCs/>
          <w:sz w:val="28"/>
          <w:szCs w:val="28"/>
        </w:rPr>
      </w:pPr>
      <w:r>
        <w:rPr>
          <w:bCs/>
          <w:sz w:val="28"/>
          <w:szCs w:val="28"/>
        </w:rPr>
        <w:t>e) Tổ chức dịch vụ đại diện quyền đối với giống cây trồng phải chịu trách nhiệm dân sự đối với người thực hiện hoạt động đại diện quyền đối với giống cây trồng nhân danh tổ chức.</w:t>
      </w:r>
    </w:p>
    <w:p>
      <w:pPr>
        <w:pStyle w:val="Normal"/>
        <w:widowControl w:val="false"/>
        <w:snapToGrid w:val="false"/>
        <w:spacing w:lineRule="exact" w:line="330" w:before="120" w:after="120"/>
        <w:ind w:firstLine="567" w:right="0"/>
        <w:jc w:val="both"/>
        <w:rPr/>
      </w:pPr>
      <w:r>
        <w:rPr>
          <w:bCs/>
          <w:sz w:val="28"/>
          <w:szCs w:val="28"/>
        </w:rPr>
        <w:t>5</w:t>
      </w:r>
      <w:r>
        <w:rPr>
          <w:sz w:val="28"/>
          <w:szCs w:val="28"/>
        </w:rPr>
        <w:t>. Cá nhân được phép hành nghề dịch vụ đại diện quyền đối với giống cây trồng nếu đáp ứng các điều kiện sau đây:</w:t>
      </w:r>
    </w:p>
    <w:p>
      <w:pPr>
        <w:pStyle w:val="Normal"/>
        <w:widowControl w:val="false"/>
        <w:snapToGrid w:val="false"/>
        <w:spacing w:lineRule="exact" w:line="330" w:before="120" w:after="120"/>
        <w:ind w:firstLine="567" w:right="0"/>
        <w:jc w:val="both"/>
        <w:rPr>
          <w:sz w:val="28"/>
          <w:szCs w:val="28"/>
        </w:rPr>
      </w:pPr>
      <w:r>
        <w:rPr>
          <w:sz w:val="28"/>
          <w:szCs w:val="28"/>
        </w:rPr>
        <w:t>a) Có Chứng chỉ hành nghề dịch vụ đại diện quyền đối với giống cây trồng;</w:t>
      </w:r>
    </w:p>
    <w:p>
      <w:pPr>
        <w:pStyle w:val="Normal"/>
        <w:widowControl w:val="false"/>
        <w:snapToGrid w:val="false"/>
        <w:spacing w:lineRule="exact" w:line="330" w:before="120" w:after="120"/>
        <w:ind w:firstLine="567" w:right="0"/>
        <w:jc w:val="both"/>
        <w:rPr/>
      </w:pPr>
      <w:r>
        <w:rPr>
          <w:spacing w:val="-6"/>
          <w:sz w:val="28"/>
          <w:szCs w:val="28"/>
        </w:rPr>
        <w:t>b) Hoạt động trong một tổ chức dịch vụ đại diện quyền đối với giống cây trồng</w:t>
      </w:r>
      <w:r>
        <w:rPr>
          <w:sz w:val="28"/>
          <w:szCs w:val="28"/>
        </w:rPr>
        <w:t>.</w:t>
      </w:r>
    </w:p>
    <w:p>
      <w:pPr>
        <w:pStyle w:val="Normal"/>
        <w:widowControl w:val="false"/>
        <w:snapToGrid w:val="false"/>
        <w:spacing w:lineRule="exact" w:line="330" w:before="120" w:after="120"/>
        <w:ind w:firstLine="567" w:right="0"/>
        <w:jc w:val="both"/>
        <w:rPr/>
      </w:pPr>
      <w:r>
        <w:rPr>
          <w:bCs/>
          <w:sz w:val="28"/>
          <w:szCs w:val="28"/>
        </w:rPr>
        <w:t>6</w:t>
      </w:r>
      <w:r>
        <w:rPr>
          <w:sz w:val="28"/>
          <w:szCs w:val="28"/>
        </w:rPr>
        <w:t>. Cá nhân được cấp Chứng chỉ hành nghề dịch vụ đại diện quyền đối với giống cây trồng nếu đáp ứng các điều kiện sau đây:</w:t>
      </w:r>
    </w:p>
    <w:p>
      <w:pPr>
        <w:pStyle w:val="Normal"/>
        <w:widowControl w:val="false"/>
        <w:snapToGrid w:val="false"/>
        <w:spacing w:lineRule="exact" w:line="330" w:before="120" w:after="120"/>
        <w:ind w:firstLine="567" w:right="0"/>
        <w:jc w:val="both"/>
        <w:rPr>
          <w:sz w:val="28"/>
          <w:szCs w:val="28"/>
        </w:rPr>
      </w:pPr>
      <w:r>
        <w:rPr>
          <w:sz w:val="28"/>
          <w:szCs w:val="28"/>
        </w:rPr>
        <w:t>a) Là công dân Việt Nam, có năng lực hành vi dân sự đầy đủ;</w:t>
      </w:r>
    </w:p>
    <w:p>
      <w:pPr>
        <w:pStyle w:val="Normal"/>
        <w:widowControl w:val="false"/>
        <w:snapToGrid w:val="false"/>
        <w:spacing w:lineRule="exact" w:line="330" w:before="120" w:after="120"/>
        <w:ind w:firstLine="567" w:right="0"/>
        <w:jc w:val="both"/>
        <w:rPr>
          <w:sz w:val="28"/>
          <w:szCs w:val="28"/>
        </w:rPr>
      </w:pPr>
      <w:r>
        <w:rPr>
          <w:sz w:val="28"/>
          <w:szCs w:val="28"/>
        </w:rPr>
        <w:t>b) Thường trú tại Việt Nam;</w:t>
      </w:r>
    </w:p>
    <w:p>
      <w:pPr>
        <w:pStyle w:val="Normal"/>
        <w:widowControl w:val="false"/>
        <w:snapToGrid w:val="false"/>
        <w:spacing w:lineRule="exact" w:line="330" w:before="120" w:after="120"/>
        <w:ind w:firstLine="567" w:right="0"/>
        <w:jc w:val="both"/>
        <w:rPr>
          <w:sz w:val="28"/>
          <w:szCs w:val="28"/>
        </w:rPr>
      </w:pPr>
      <w:r>
        <w:rPr>
          <w:sz w:val="28"/>
          <w:szCs w:val="28"/>
        </w:rPr>
        <w:t>c) Có bằng cử nhân hoặc văn bằng trình độ tương đương;</w:t>
      </w:r>
    </w:p>
    <w:p>
      <w:pPr>
        <w:pStyle w:val="Normal"/>
        <w:widowControl w:val="false"/>
        <w:snapToGrid w:val="false"/>
        <w:spacing w:lineRule="exact" w:line="330" w:before="120" w:after="120"/>
        <w:ind w:firstLine="567" w:right="0"/>
        <w:jc w:val="both"/>
        <w:rPr/>
      </w:pPr>
      <w:r>
        <w:rPr>
          <w:sz w:val="28"/>
          <w:szCs w:val="28"/>
        </w:rPr>
        <w:t>d</w:t>
      </w:r>
      <w:r>
        <w:rPr>
          <w:spacing w:val="-4"/>
          <w:sz w:val="28"/>
          <w:szCs w:val="28"/>
        </w:rPr>
        <w:t>) Đã trực tiếp làm công tác pháp luật về quyền đối với giống cây trồng từ năm năm trở lên hoặc đã trực tiếp làm công tác thẩm định đơn đăng ký quyền đối với giống cây trồng tại cơ quan quốc gia hoặc quốc tế về quyền đối với giống cây trồng từ năm năm trở lên hoặc đã tốt nghiệp khóa đào tạo pháp luật về quyền đối với giống cây trồng được cơ quan có thẩm quyền công nhận;</w:t>
      </w:r>
    </w:p>
    <w:p>
      <w:pPr>
        <w:pStyle w:val="Normal"/>
        <w:widowControl w:val="false"/>
        <w:snapToGrid w:val="false"/>
        <w:spacing w:lineRule="exact" w:line="320" w:before="120" w:after="120"/>
        <w:ind w:firstLine="567" w:right="0"/>
        <w:jc w:val="both"/>
        <w:rPr>
          <w:spacing w:val="-2"/>
          <w:sz w:val="28"/>
          <w:szCs w:val="28"/>
        </w:rPr>
      </w:pPr>
      <w:r>
        <w:rPr>
          <w:spacing w:val="-2"/>
          <w:sz w:val="28"/>
          <w:szCs w:val="28"/>
        </w:rPr>
        <w:t>đ) Không phải là công chức, viên chức, người lao động đang làm việc tại cơ quan nhà nước có thẩm quyền xác lập và bảo vệ quyền đối với giống cây trồng;</w:t>
      </w:r>
    </w:p>
    <w:p>
      <w:pPr>
        <w:pStyle w:val="Normal"/>
        <w:widowControl w:val="false"/>
        <w:snapToGrid w:val="false"/>
        <w:spacing w:lineRule="exact" w:line="320" w:before="120" w:after="120"/>
        <w:ind w:firstLine="567" w:right="0"/>
        <w:jc w:val="both"/>
        <w:rPr/>
      </w:pPr>
      <w:r>
        <w:rPr>
          <w:sz w:val="28"/>
          <w:szCs w:val="28"/>
        </w:rPr>
        <w:t>e) Đã đạt yêu cầu tại kỳ kiểm tra về nghiệp vụ đại diện quyền đối với giống cây trồng do cơ quan có thẩm quyền tổ chức.</w:t>
      </w:r>
    </w:p>
    <w:p>
      <w:pPr>
        <w:pStyle w:val="Normal"/>
        <w:widowControl w:val="false"/>
        <w:spacing w:before="120" w:after="120"/>
        <w:ind w:firstLine="567" w:right="0"/>
        <w:jc w:val="both"/>
        <w:rPr>
          <w:sz w:val="28"/>
          <w:szCs w:val="28"/>
        </w:rPr>
      </w:pPr>
      <w:r>
        <w:rPr>
          <w:bCs/>
          <w:sz w:val="28"/>
          <w:szCs w:val="28"/>
        </w:rPr>
        <w:t>7</w:t>
      </w:r>
      <w:r>
        <w:rPr>
          <w:sz w:val="28"/>
          <w:szCs w:val="28"/>
        </w:rPr>
        <w:t xml:space="preserve">. Chính phủ quy định chi tiết </w:t>
      </w:r>
      <w:r>
        <w:rPr>
          <w:bCs/>
          <w:sz w:val="28"/>
          <w:szCs w:val="28"/>
        </w:rPr>
        <w:t>chương trình đào tạo pháp luật về quyền đối với giống cây trồng, việc kiểm tra nghiệp vụ đại diện quyền đối với giống cây trồng, cấp Chứng chỉ hành nghề dịch vụ đại diện quyền đối với giống cây trồng.</w:t>
      </w:r>
    </w:p>
    <w:p>
      <w:pPr>
        <w:pStyle w:val="Normal"/>
        <w:widowControl w:val="false"/>
        <w:spacing w:before="120" w:after="120"/>
        <w:ind w:firstLine="567" w:right="0"/>
        <w:jc w:val="both"/>
        <w:rPr/>
      </w:pPr>
      <w:r>
        <w:rPr>
          <w:b/>
          <w:bCs/>
          <w:sz w:val="28"/>
          <w:szCs w:val="28"/>
        </w:rPr>
        <w:t xml:space="preserve">Điều 166. </w:t>
      </w:r>
      <w:r>
        <w:rPr>
          <w:b/>
          <w:bCs/>
          <w:iCs/>
          <w:sz w:val="28"/>
          <w:szCs w:val="28"/>
        </w:rPr>
        <w:t>Nguyên tắc nộp đơn đầu tiên đối với giống cây trồng</w:t>
      </w:r>
    </w:p>
    <w:p>
      <w:pPr>
        <w:pStyle w:val="Normal"/>
        <w:widowControl w:val="false"/>
        <w:spacing w:before="120" w:after="120"/>
        <w:ind w:firstLine="567" w:right="0"/>
        <w:jc w:val="both"/>
        <w:rPr/>
      </w:pPr>
      <w:r>
        <w:rPr>
          <w:sz w:val="28"/>
          <w:szCs w:val="28"/>
        </w:rPr>
        <w:t>1. Trường hợp có từ hai người trở lên độc lập nộp đơn đăng ký bảo hộ vào các ngày khác nhau cho cùng một giống cây trồng thì Bằng bảo hộ giống cây trồng chỉ có thể được cấp cho người đăng ký hợp lệ sớm nhất.</w:t>
      </w:r>
    </w:p>
    <w:p>
      <w:pPr>
        <w:pStyle w:val="Normal"/>
        <w:widowControl w:val="false"/>
        <w:spacing w:before="120" w:after="120"/>
        <w:ind w:firstLine="567" w:right="0"/>
        <w:jc w:val="both"/>
        <w:rPr/>
      </w:pPr>
      <w:r>
        <w:rPr>
          <w:sz w:val="28"/>
          <w:szCs w:val="28"/>
        </w:rPr>
        <w:t xml:space="preserve">2. Trường hợp có nhiều đơn đăng ký bảo hộ cho cùng một giống cây trồng được nộp vào cùng một ngày thì Bằng bảo hộ giống cây trồng chỉ có thể được cấp cho người nào đứng tên nộp một đơn duy nhất theo sự thoả thuận của tất cả những người đăng ký; nếu những người đăng ký không thoả thuận được thì cơ quan quản lý nhà nước về quyền đối với giống cây trồng sẽ xem xét để cấp Bằng bảo hộ giống cây trồng trên cơ sở xác định người đầu tiên đã chọn tạo hoặc phát hiện và phát triển giống cây trồng đó. </w:t>
      </w:r>
    </w:p>
    <w:p>
      <w:pPr>
        <w:pStyle w:val="Normal"/>
        <w:widowControl w:val="false"/>
        <w:spacing w:before="120" w:after="120"/>
        <w:ind w:firstLine="567" w:right="0"/>
        <w:rPr/>
      </w:pPr>
      <w:r>
        <w:rPr>
          <w:b/>
          <w:bCs/>
          <w:sz w:val="28"/>
          <w:szCs w:val="28"/>
        </w:rPr>
        <w:t xml:space="preserve">Điều 167. </w:t>
      </w:r>
      <w:r>
        <w:rPr>
          <w:b/>
          <w:bCs/>
          <w:iCs/>
          <w:sz w:val="28"/>
          <w:szCs w:val="28"/>
        </w:rPr>
        <w:t xml:space="preserve">Nguyên tắc ưu tiên đối với đơn đăng ký bảo hộ </w:t>
      </w:r>
    </w:p>
    <w:p>
      <w:pPr>
        <w:pStyle w:val="Normal"/>
        <w:widowControl w:val="false"/>
        <w:spacing w:before="120" w:after="120"/>
        <w:ind w:firstLine="567" w:right="0"/>
        <w:jc w:val="both"/>
        <w:rPr/>
      </w:pPr>
      <w:r>
        <w:rPr>
          <w:sz w:val="28"/>
          <w:szCs w:val="28"/>
        </w:rPr>
        <w:t>1. Người đăng ký có quyền yêu cầu được hưởng quyền ưu tiên trong trường hợp đơn đăng ký bảo hộ được nộp trong thời hạn mười hai tháng kể từ ngày nộp đơn đăng ký bảo hộ cùng một giống cây trồng tại nước có ký kết với Cộng hoà xã hội chủ nghĩa Việt Nam thoả thuận về bảo hộ giống cây trồng. Ngày nộp đơn đầu tiên không tính vào thời hạn này.</w:t>
      </w:r>
    </w:p>
    <w:p>
      <w:pPr>
        <w:pStyle w:val="Normal"/>
        <w:widowControl w:val="false"/>
        <w:spacing w:before="120" w:after="120"/>
        <w:ind w:firstLine="567" w:right="0"/>
        <w:jc w:val="both"/>
        <w:rPr/>
      </w:pPr>
      <w:r>
        <w:rPr>
          <w:sz w:val="28"/>
          <w:szCs w:val="28"/>
        </w:rPr>
        <w:t xml:space="preserve">2. Để được hưởng quyền ưu tiên, người đăng ký phải thể hiện yêu cầu được hưởng quyền ưu tiên trong đơn đăng ký bảo hộ. Trong thời hạn chậm nhất là ba tháng, kể từ ngày nộp đơn đăng ký, người đăng ký phải cung cấp bản sao các tài liệu về đơn đầu tiên được cơ quan có thẩm quyền xác nhận và các mẫu hoặc bằng chứng khác xác nhận giống cây trồng ở hai đơn là một và phải nộp lệ phí. Người đăng ký có quyền cung cấp thông tin, tài liệu hoặc vật liệu cần thiết cho cơ quan quản lý nhà nước về quyền đối với giống cây trồng thẩm định theo quy định tại Điều 176 và Điều 178 của Luật này trong thời hạn hai năm sau ngày kết thúc thời hạn hưởng quyền ưu tiên hoặc trong thời hạn thích hợp tuỳ thuộc vào loài của giống cây trồng trong đơn, sau khi đơn đầu tiên bị từ chối hoặc rút bỏ. </w:t>
      </w:r>
    </w:p>
    <w:p>
      <w:pPr>
        <w:pStyle w:val="Normal"/>
        <w:widowControl w:val="false"/>
        <w:spacing w:before="120" w:after="120"/>
        <w:ind w:firstLine="567" w:right="0"/>
        <w:jc w:val="both"/>
        <w:rPr/>
      </w:pPr>
      <w:r>
        <w:rPr>
          <w:sz w:val="28"/>
          <w:szCs w:val="28"/>
        </w:rPr>
        <w:t>3. Đơn đăng ký bảo hộ được hưởng quyền ưu tiên thì ngày ưu tiên là ngày nộp đơn đầu tiên.</w:t>
      </w:r>
    </w:p>
    <w:p>
      <w:pPr>
        <w:pStyle w:val="Normal"/>
        <w:widowControl w:val="false"/>
        <w:spacing w:before="120" w:after="120"/>
        <w:ind w:firstLine="567" w:right="0"/>
        <w:jc w:val="both"/>
        <w:rPr/>
      </w:pPr>
      <w:r>
        <w:rPr>
          <w:sz w:val="28"/>
          <w:szCs w:val="28"/>
        </w:rPr>
        <w:t xml:space="preserve">4. Trong thời hạn quy định tại khoản 1 Điều này, việc nộp một đơn khác hoặc công bố hoặc sử dụng giống cây trồng là đối tượng của đơn đầu tiên không bị coi là căn cứ để từ chối đơn đăng ký bảo hộ được hưởng quyền ưu tiên. </w:t>
      </w:r>
    </w:p>
    <w:p>
      <w:pPr>
        <w:pStyle w:val="Normal"/>
        <w:widowControl w:val="false"/>
        <w:spacing w:before="120" w:after="120"/>
        <w:ind w:firstLine="567" w:right="0"/>
        <w:jc w:val="both"/>
        <w:rPr/>
      </w:pPr>
      <w:r>
        <w:rPr>
          <w:b/>
          <w:bCs/>
          <w:sz w:val="28"/>
          <w:szCs w:val="28"/>
        </w:rPr>
        <w:t xml:space="preserve">Điều 168. </w:t>
      </w:r>
      <w:r>
        <w:rPr>
          <w:b/>
          <w:bCs/>
          <w:iCs/>
          <w:sz w:val="28"/>
          <w:szCs w:val="28"/>
        </w:rPr>
        <w:t>Bằng bảo hộ giống cây trồng và Sổ đăng ký quốc gia về giống cây trồng được bảo hộ</w:t>
      </w:r>
    </w:p>
    <w:p>
      <w:pPr>
        <w:pStyle w:val="Normal"/>
        <w:widowControl w:val="false"/>
        <w:spacing w:before="120" w:after="120"/>
        <w:ind w:firstLine="567" w:right="0"/>
        <w:jc w:val="both"/>
        <w:rPr/>
      </w:pPr>
      <w:r>
        <w:rPr>
          <w:sz w:val="28"/>
          <w:szCs w:val="28"/>
        </w:rPr>
        <w:t>1. Bằng bảo hộ giống cây trồng ghi nhận tên giống và loài cây trồng, tên chủ sở hữu quyền đối với giống cây trồng (sau đây gọi là chủ bằng bảo hộ), tên tác giả giống cây trồng và thời hạn bảo hộ quyền đối với giống cây trồng.</w:t>
      </w:r>
    </w:p>
    <w:p>
      <w:pPr>
        <w:pStyle w:val="Normal"/>
        <w:widowControl w:val="false"/>
        <w:spacing w:before="120" w:after="120"/>
        <w:ind w:firstLine="567" w:right="0"/>
        <w:jc w:val="both"/>
        <w:rPr/>
      </w:pPr>
      <w:r>
        <w:rPr>
          <w:sz w:val="28"/>
          <w:szCs w:val="28"/>
        </w:rPr>
        <w:t>2. Cơ quan quản lý nhà nước về quyền đối với giống cây trồng ghi nhận việc cấp Bằng bảo hộ và nội dung Bằng bảo hộ vào Sổ đăng ký quốc gia về giống cây trồng được bảo hộ và lưu giữ các thông tin đó.</w:t>
      </w:r>
    </w:p>
    <w:p>
      <w:pPr>
        <w:pStyle w:val="Normal"/>
        <w:widowControl w:val="false"/>
        <w:spacing w:before="120" w:after="120"/>
        <w:ind w:firstLine="567" w:right="0"/>
        <w:rPr/>
      </w:pPr>
      <w:r>
        <w:rPr>
          <w:b/>
          <w:bCs/>
          <w:sz w:val="28"/>
          <w:szCs w:val="28"/>
        </w:rPr>
        <w:t>Điều 169.</w:t>
      </w:r>
      <w:r>
        <w:rPr>
          <w:b/>
          <w:bCs/>
          <w:iCs/>
          <w:sz w:val="28"/>
          <w:szCs w:val="28"/>
        </w:rPr>
        <w:t xml:space="preserve"> Hiệu lực của Bằng bảo hộ giống cây trồng</w:t>
      </w:r>
    </w:p>
    <w:p>
      <w:pPr>
        <w:pStyle w:val="Normal"/>
        <w:widowControl w:val="false"/>
        <w:spacing w:before="120" w:after="120"/>
        <w:ind w:firstLine="567" w:right="0"/>
        <w:jc w:val="both"/>
        <w:rPr>
          <w:sz w:val="28"/>
          <w:szCs w:val="28"/>
        </w:rPr>
      </w:pPr>
      <w:r>
        <w:rPr>
          <w:sz w:val="28"/>
          <w:szCs w:val="28"/>
        </w:rPr>
        <w:t>1. Bằng bảo hộ giống cây trồng có hiệu lực trên toàn lãnh thổ Việt Nam.</w:t>
      </w:r>
    </w:p>
    <w:p>
      <w:pPr>
        <w:pStyle w:val="Normal"/>
        <w:widowControl w:val="false"/>
        <w:spacing w:before="120" w:after="120"/>
        <w:ind w:firstLine="567" w:right="0"/>
        <w:jc w:val="both"/>
        <w:rPr/>
      </w:pPr>
      <w:r>
        <w:rPr>
          <w:sz w:val="28"/>
          <w:szCs w:val="28"/>
        </w:rPr>
        <w:t>2. Bằng bảo hộ giống cây trồng có hiệu lực kể từ ngày cấp đến hết hai mươi lăm năm đối với giống cây thân gỗ và cây leo thân gỗ</w:t>
      </w:r>
      <w:r>
        <w:rPr>
          <w:rStyle w:val="FootnoteCharacters"/>
          <w:rStyle w:val="FootnoteReference"/>
          <w:sz w:val="28"/>
          <w:szCs w:val="28"/>
        </w:rPr>
        <w:footnoteReference w:id="176"/>
      </w:r>
      <w:r>
        <w:rPr>
          <w:sz w:val="28"/>
          <w:szCs w:val="28"/>
        </w:rPr>
        <w:t>; đến hết hai mươi năm đối với các giống cây trồng khác.</w:t>
      </w:r>
    </w:p>
    <w:p>
      <w:pPr>
        <w:pStyle w:val="Normal"/>
        <w:widowControl w:val="false"/>
        <w:spacing w:before="120" w:after="120"/>
        <w:ind w:firstLine="567" w:right="0"/>
        <w:jc w:val="both"/>
        <w:rPr>
          <w:sz w:val="28"/>
          <w:szCs w:val="28"/>
        </w:rPr>
      </w:pPr>
      <w:r>
        <w:rPr>
          <w:sz w:val="28"/>
          <w:szCs w:val="28"/>
        </w:rPr>
        <w:t>3. Bằng bảo hộ giống cây trồng có thể bị đình chỉ hoặc huỷ bỏ hiệu lực theo quy định tại Điều 170 và Điều 171 của Luật này.</w:t>
      </w:r>
    </w:p>
    <w:p>
      <w:pPr>
        <w:pStyle w:val="Normal"/>
        <w:widowControl w:val="false"/>
        <w:spacing w:before="120" w:after="120"/>
        <w:ind w:firstLine="567" w:right="0"/>
        <w:rPr/>
      </w:pPr>
      <w:r>
        <w:rPr>
          <w:b/>
          <w:bCs/>
          <w:sz w:val="28"/>
          <w:szCs w:val="28"/>
        </w:rPr>
        <w:t xml:space="preserve">Điều 170. </w:t>
      </w:r>
      <w:r>
        <w:rPr>
          <w:b/>
          <w:bCs/>
          <w:iCs/>
          <w:sz w:val="28"/>
          <w:szCs w:val="28"/>
        </w:rPr>
        <w:t>Đình chỉ, phục hồi hiệu lực Bằng bảo hộ giống cây trồng</w:t>
      </w:r>
    </w:p>
    <w:p>
      <w:pPr>
        <w:pStyle w:val="Normal"/>
        <w:widowControl w:val="false"/>
        <w:spacing w:before="120" w:after="120"/>
        <w:ind w:firstLine="567" w:right="0"/>
        <w:jc w:val="both"/>
        <w:rPr>
          <w:sz w:val="28"/>
          <w:szCs w:val="28"/>
        </w:rPr>
      </w:pPr>
      <w:r>
        <w:rPr>
          <w:sz w:val="28"/>
          <w:szCs w:val="28"/>
        </w:rPr>
        <w:t xml:space="preserve">1. Bằng bảo hộ giống cây trồng có thể bị đình chỉ hiệu lực trong các trường hợp sau đây: </w:t>
      </w:r>
    </w:p>
    <w:p>
      <w:pPr>
        <w:pStyle w:val="Normal"/>
        <w:widowControl w:val="false"/>
        <w:spacing w:before="120" w:after="120"/>
        <w:ind w:firstLine="567" w:right="0"/>
        <w:jc w:val="both"/>
        <w:rPr>
          <w:sz w:val="28"/>
          <w:szCs w:val="28"/>
        </w:rPr>
      </w:pPr>
      <w:r>
        <w:rPr>
          <w:sz w:val="28"/>
          <w:szCs w:val="28"/>
        </w:rPr>
        <w:t>a) Giống cây trồng được bảo hộ không còn đáp ứng điều kiện về tính đồng nhất và tính ổn định như tại thời điểm cấp Bằng;</w:t>
      </w:r>
    </w:p>
    <w:p>
      <w:pPr>
        <w:pStyle w:val="Normal"/>
        <w:widowControl w:val="false"/>
        <w:spacing w:before="120" w:after="120"/>
        <w:ind w:firstLine="567" w:right="0"/>
        <w:jc w:val="both"/>
        <w:rPr/>
      </w:pPr>
      <w:r>
        <w:rPr>
          <w:sz w:val="28"/>
          <w:szCs w:val="28"/>
        </w:rPr>
        <w:t>b) Chủ bằng bảo hộ không nộp lệ phí duy trì hiệu lực theo quy định;</w:t>
      </w:r>
    </w:p>
    <w:p>
      <w:pPr>
        <w:pStyle w:val="Normal"/>
        <w:widowControl w:val="false"/>
        <w:spacing w:before="120" w:after="120"/>
        <w:ind w:firstLine="567" w:right="0"/>
        <w:jc w:val="both"/>
        <w:rPr>
          <w:sz w:val="28"/>
          <w:szCs w:val="28"/>
        </w:rPr>
      </w:pPr>
      <w:r>
        <w:rPr>
          <w:sz w:val="28"/>
          <w:szCs w:val="28"/>
        </w:rPr>
        <w:t>c) Chủ bằng bảo hộ không cung cấp tài liệu, vật liệu nhân giống cần thiết để duy trì và lưu giữ giống cây trồng theo quy định;</w:t>
      </w:r>
    </w:p>
    <w:p>
      <w:pPr>
        <w:pStyle w:val="Normal"/>
        <w:widowControl w:val="false"/>
        <w:spacing w:before="120" w:after="120"/>
        <w:ind w:firstLine="567" w:right="0"/>
        <w:jc w:val="both"/>
        <w:rPr/>
      </w:pPr>
      <w:r>
        <w:rPr>
          <w:sz w:val="28"/>
          <w:szCs w:val="28"/>
        </w:rPr>
        <w:t>d) Chủ bằng bảo hộ không thay đổi tên giống cây trồng theo yêu cầu của cơ quan quản lý nhà nước về quyền đối với giống cây trồng.</w:t>
      </w:r>
    </w:p>
    <w:p>
      <w:pPr>
        <w:pStyle w:val="Normal"/>
        <w:widowControl w:val="false"/>
        <w:spacing w:before="120" w:after="120"/>
        <w:ind w:firstLine="567" w:right="0"/>
        <w:jc w:val="both"/>
        <w:rPr>
          <w:sz w:val="28"/>
          <w:szCs w:val="28"/>
        </w:rPr>
      </w:pPr>
      <w:r>
        <w:rPr>
          <w:sz w:val="28"/>
          <w:szCs w:val="28"/>
        </w:rPr>
        <w:t xml:space="preserve">2. Trong các trường hợp quy định tại các điểm a, c và d khoản 1 Điều này, cơ quan quản lý nhà nước về quyền đối với giống cây trồng ra quyết định đình chỉ hiệu lực Bằng bảo hộ giống cây trồng. </w:t>
      </w:r>
    </w:p>
    <w:p>
      <w:pPr>
        <w:pStyle w:val="Normal"/>
        <w:widowControl w:val="false"/>
        <w:spacing w:before="120" w:after="120"/>
        <w:ind w:firstLine="567" w:right="0"/>
        <w:jc w:val="both"/>
        <w:rPr/>
      </w:pPr>
      <w:r>
        <w:rPr>
          <w:sz w:val="28"/>
          <w:szCs w:val="28"/>
        </w:rPr>
        <w:t>3. Trong trường hợp quy định tại điểm b khoản 1 Điều này, khi hết thời hạn nộp lệ phí duy trì hiệu lực, cơ quan quản lý nhà nước về quyền đối với giống cây trồng ra quyết định đình chỉ hiệu lực Bằng bảo hộ giống cây trồng kể từ ngày đầu tiên của năm hiệu lực tiếp theo mà lệ phí duy trì hiệu lực không được nộp.</w:t>
      </w:r>
    </w:p>
    <w:p>
      <w:pPr>
        <w:pStyle w:val="Normal"/>
        <w:widowControl w:val="false"/>
        <w:spacing w:before="120" w:after="120"/>
        <w:ind w:firstLine="567" w:right="0"/>
        <w:jc w:val="both"/>
        <w:rPr>
          <w:sz w:val="28"/>
          <w:szCs w:val="28"/>
        </w:rPr>
      </w:pPr>
      <w:r>
        <w:rPr>
          <w:sz w:val="28"/>
          <w:szCs w:val="28"/>
        </w:rPr>
        <w:t>4. Trong trường hợp quy định tại điểm a khoản 1 Điều này, mọi tổ chức, cá nhân có quyền yêu cầu cơ quan quản lý nhà nước về quyền đối với giống cây trồng đình chỉ hiệu lực Bằng bảo hộ giống cây trồng.</w:t>
      </w:r>
    </w:p>
    <w:p>
      <w:pPr>
        <w:pStyle w:val="Normal"/>
        <w:widowControl w:val="false"/>
        <w:spacing w:before="120" w:after="120"/>
        <w:ind w:firstLine="567" w:right="0"/>
        <w:jc w:val="both"/>
        <w:rPr/>
      </w:pPr>
      <w:r>
        <w:rPr>
          <w:sz w:val="28"/>
          <w:szCs w:val="28"/>
        </w:rPr>
        <w:t>Căn cứ vào kết quả xem xét đơn yêu cầu đình chỉ hiệu lực Bằng bảo hộ giống cây trồng và ý kiến của các bên liên quan, cơ quan quản lý nhà nước về quyền đối với giống cây trồng ra thông báo từ chối đình chỉ hiệu lực Bằng bảo hộ hoặc ra quyết định đình chỉ hiệu lực Bằng bảo hộ.</w:t>
      </w:r>
    </w:p>
    <w:p>
      <w:pPr>
        <w:pStyle w:val="Normal"/>
        <w:widowControl w:val="false"/>
        <w:spacing w:lineRule="exact" w:line="330" w:before="120" w:after="0"/>
        <w:ind w:firstLine="567" w:right="0"/>
        <w:jc w:val="both"/>
        <w:rPr/>
      </w:pPr>
      <w:r>
        <w:rPr>
          <w:sz w:val="28"/>
          <w:szCs w:val="28"/>
        </w:rPr>
        <w:t xml:space="preserve">5. Trong các trường hợp quy định tại khoản 1 Điều này, cơ quan quản lý nhà nước về quyền đối với giống cây trồng đăng thông báo trên tạp chí chuyên ngành và nêu rõ lý do đình chỉ, đồng thời gửi thông báo cho chủ bằng bảo hộ. Trong thời hạn ba mươi ngày, kể từ ngày thông báo, chủ bằng bảo hộ có quyền gửi đơn đề nghị được khắc phục các lý do bị đình chỉ cho cơ quan quản lý nhà nước về quyền đối với giống cây trồng và nộp lệ phí để phục hồi hiệu lực Bằng bảo hộ giống cây trồng. Trong thời hạn chín mươi ngày kể từ ngày nộp đơn, chủ bằng bảo hộ phải khắc phục những lý do bị đình chỉ đối với các trường hợp quy định tại các điểm b, c và d khoản 1 Điều này. Cơ quan quản lý nhà nước về quyền đối với giống cây trồng xem xét phục hồi hiệu lực Bằng bảo hộ và thông báo trên tạp chí chuyên ngành. </w:t>
      </w:r>
    </w:p>
    <w:p>
      <w:pPr>
        <w:pStyle w:val="Normal"/>
        <w:widowControl w:val="false"/>
        <w:spacing w:lineRule="exact" w:line="330" w:before="120" w:after="0"/>
        <w:ind w:firstLine="567" w:right="0"/>
        <w:jc w:val="both"/>
        <w:rPr/>
      </w:pPr>
      <w:r>
        <w:rPr>
          <w:sz w:val="28"/>
          <w:szCs w:val="28"/>
        </w:rPr>
        <w:t>Trong trường hợp quy định tại điểm a khoản 1 Điều này, hiệu lực Bằng bảo hộ giống cây trồng sẽ được phục hồi sau khi chủ sở hữu chứng minh được giống đã đáp ứng các điều kiện về tính đồng nhất và tính ổn định và được cơ quan quản lý nhà nước về quyền đối với giống cây trồng xác nhận.</w:t>
      </w:r>
    </w:p>
    <w:p>
      <w:pPr>
        <w:pStyle w:val="Normal"/>
        <w:widowControl w:val="false"/>
        <w:spacing w:lineRule="exact" w:line="330" w:before="120" w:after="0"/>
        <w:ind w:firstLine="567" w:right="0"/>
        <w:jc w:val="both"/>
        <w:rPr/>
      </w:pPr>
      <w:r>
        <w:rPr>
          <w:sz w:val="28"/>
          <w:szCs w:val="28"/>
        </w:rPr>
        <w:t>6.</w:t>
      </w:r>
      <w:r>
        <w:rPr>
          <w:rStyle w:val="FootnoteCharacters"/>
          <w:rStyle w:val="FootnoteReference"/>
          <w:sz w:val="28"/>
          <w:szCs w:val="28"/>
        </w:rPr>
        <w:footnoteReference w:id="177"/>
      </w:r>
      <w:r>
        <w:rPr>
          <w:sz w:val="28"/>
          <w:szCs w:val="28"/>
        </w:rPr>
        <w:t xml:space="preserve"> Chính phủ quy định chi tiết về trình tự, thủ tục đình chỉ, phục hồi, hủy bỏ hiệu lực Bằng bảo hộ giống cây trồng.</w:t>
      </w:r>
    </w:p>
    <w:p>
      <w:pPr>
        <w:pStyle w:val="Normal"/>
        <w:widowControl w:val="false"/>
        <w:spacing w:lineRule="exact" w:line="330" w:before="120" w:after="0"/>
        <w:ind w:firstLine="567" w:right="0"/>
        <w:rPr/>
      </w:pPr>
      <w:r>
        <w:rPr>
          <w:b/>
          <w:bCs/>
          <w:sz w:val="28"/>
          <w:szCs w:val="28"/>
        </w:rPr>
        <w:t xml:space="preserve">Điều 171. </w:t>
      </w:r>
      <w:r>
        <w:rPr>
          <w:b/>
          <w:bCs/>
          <w:iCs/>
          <w:sz w:val="28"/>
          <w:szCs w:val="28"/>
        </w:rPr>
        <w:t>Huỷ bỏ hiệu lực Bằng bảo hộ giống cây trồng</w:t>
      </w:r>
    </w:p>
    <w:p>
      <w:pPr>
        <w:pStyle w:val="Normal"/>
        <w:widowControl w:val="false"/>
        <w:spacing w:lineRule="exact" w:line="330" w:before="120" w:after="0"/>
        <w:ind w:firstLine="567" w:right="0"/>
        <w:jc w:val="both"/>
        <w:rPr/>
      </w:pPr>
      <w:r>
        <w:rPr>
          <w:spacing w:val="6"/>
          <w:sz w:val="28"/>
          <w:szCs w:val="28"/>
        </w:rPr>
        <w:t>1. Bằng bảo hộ giống cây trồng bị hủy bỏ hiệu lực trong các trường hợp sau đây:</w:t>
      </w:r>
    </w:p>
    <w:p>
      <w:pPr>
        <w:pStyle w:val="Normal"/>
        <w:widowControl w:val="false"/>
        <w:spacing w:lineRule="exact" w:line="330" w:before="120" w:after="0"/>
        <w:ind w:firstLine="567" w:right="0"/>
        <w:jc w:val="both"/>
        <w:rPr>
          <w:sz w:val="28"/>
          <w:szCs w:val="28"/>
        </w:rPr>
      </w:pPr>
      <w:r>
        <w:rPr>
          <w:sz w:val="28"/>
          <w:szCs w:val="28"/>
        </w:rPr>
        <w:t>a)</w:t>
      </w:r>
      <w:r>
        <w:rPr>
          <w:rStyle w:val="FootnoteCharacters"/>
          <w:rStyle w:val="FootnoteReference"/>
          <w:sz w:val="28"/>
          <w:szCs w:val="28"/>
        </w:rPr>
        <w:footnoteReference w:id="178"/>
      </w:r>
      <w:r>
        <w:rPr>
          <w:sz w:val="28"/>
          <w:szCs w:val="28"/>
        </w:rPr>
        <w:t xml:space="preserve"> Đơn đăng ký bảo hộ giống cây trồng do người không có quyền đăng ký thực hiện việc đăng ký;</w:t>
      </w:r>
    </w:p>
    <w:p>
      <w:pPr>
        <w:pStyle w:val="Normal"/>
        <w:widowControl w:val="false"/>
        <w:spacing w:lineRule="exact" w:line="330" w:before="120" w:after="0"/>
        <w:ind w:firstLine="567" w:right="0"/>
        <w:jc w:val="both"/>
        <w:rPr/>
      </w:pPr>
      <w:r>
        <w:rPr>
          <w:sz w:val="28"/>
          <w:szCs w:val="28"/>
        </w:rPr>
        <w:t>b) Giống cây trồng được bảo hộ không đáp ứng các điều kiện về tính mới hoặc tính khác biệt tại thời điểm cấp Bằng bảo hộ giống cây trồng;</w:t>
      </w:r>
    </w:p>
    <w:p>
      <w:pPr>
        <w:pStyle w:val="Normal"/>
        <w:widowControl w:val="false"/>
        <w:spacing w:lineRule="exact" w:line="330" w:before="120" w:after="0"/>
        <w:ind w:firstLine="567" w:right="0"/>
        <w:jc w:val="both"/>
        <w:rPr>
          <w:sz w:val="28"/>
          <w:szCs w:val="28"/>
        </w:rPr>
      </w:pPr>
      <w:r>
        <w:rPr>
          <w:sz w:val="28"/>
          <w:szCs w:val="28"/>
        </w:rPr>
        <w:t xml:space="preserve">c) Giống cây trồng không đáp ứng các điều kiện về tính đồng nhất hoặc tính ổn định trong trường hợp Bằng bảo hộ giống cây trồng được cấp dựa trên kết quả khảo nghiệm kỹ thuật do người đăng ký thực hiện. </w:t>
      </w:r>
    </w:p>
    <w:p>
      <w:pPr>
        <w:pStyle w:val="Normal"/>
        <w:widowControl w:val="false"/>
        <w:spacing w:lineRule="exact" w:line="330" w:before="120" w:after="0"/>
        <w:ind w:firstLine="567" w:right="0"/>
        <w:jc w:val="both"/>
        <w:rPr/>
      </w:pPr>
      <w:r>
        <w:rPr>
          <w:sz w:val="28"/>
          <w:szCs w:val="28"/>
        </w:rPr>
        <w:t xml:space="preserve">2. Trong thời hạn hiệu lực của Bằng bảo hộ giống cây trồng, mọi tổ chức, cá nhân có quyền yêu cầu cơ quan quản lý nhà nước về quyền đối với giống cây trồng hủy bỏ hiệu lực Bằng bảo hộ giống cây trồng. </w:t>
      </w:r>
    </w:p>
    <w:p>
      <w:pPr>
        <w:pStyle w:val="Normal"/>
        <w:widowControl w:val="false"/>
        <w:spacing w:lineRule="exact" w:line="330" w:before="120" w:after="0"/>
        <w:ind w:firstLine="567" w:right="0"/>
        <w:jc w:val="both"/>
        <w:rPr/>
      </w:pPr>
      <w:r>
        <w:rPr>
          <w:sz w:val="28"/>
          <w:szCs w:val="28"/>
        </w:rPr>
        <w:t>Căn cứ vào kết quả xem xét đơn yêu cầu huỷ bỏ hiệu lực Bằng bảo hộ giống cây trồng và ý kiến của các bên liên quan, cơ quan quản lý nhà nước về quyền đối với giống cây trồng ra thông báo từ chối huỷ bỏ hoặc ra quyết định huỷ bỏ hiệu lực Bằng bảo hộ giống cây trồng.</w:t>
      </w:r>
    </w:p>
    <w:p>
      <w:pPr>
        <w:pStyle w:val="Normal"/>
        <w:widowControl w:val="false"/>
        <w:spacing w:lineRule="exact" w:line="330" w:before="120" w:after="0"/>
        <w:ind w:firstLine="567" w:right="0"/>
        <w:jc w:val="both"/>
        <w:rPr/>
      </w:pPr>
      <w:r>
        <w:rPr>
          <w:sz w:val="28"/>
          <w:szCs w:val="28"/>
        </w:rPr>
        <w:t>3. Trong trường hợp Bằng bảo hộ giống cây trồng bị huỷ bỏ, mọi giao dịch phát sinh trên cơ sở giống cây trồng được cấp Bằng bảo hộ đó bị vô hiệu. Việc xử lý giao dịch vô hiệu thực hiện theo quy định của Bộ luật Dân sự.</w:t>
      </w:r>
    </w:p>
    <w:p>
      <w:pPr>
        <w:pStyle w:val="Normal"/>
        <w:widowControl w:val="false"/>
        <w:spacing w:lineRule="exact" w:line="330" w:before="120" w:after="0"/>
        <w:ind w:firstLine="567" w:right="0"/>
        <w:rPr/>
      </w:pPr>
      <w:r>
        <w:rPr>
          <w:b/>
          <w:bCs/>
          <w:sz w:val="28"/>
          <w:szCs w:val="28"/>
        </w:rPr>
        <w:t xml:space="preserve">Điều 172. </w:t>
      </w:r>
      <w:r>
        <w:rPr>
          <w:b/>
          <w:bCs/>
          <w:iCs/>
          <w:sz w:val="28"/>
          <w:szCs w:val="28"/>
        </w:rPr>
        <w:t xml:space="preserve">Sửa đổi, cấp lại Bằng bảo hộ giống cây trồng </w:t>
      </w:r>
    </w:p>
    <w:p>
      <w:pPr>
        <w:pStyle w:val="Normal"/>
        <w:widowControl w:val="false"/>
        <w:spacing w:before="120" w:after="0"/>
        <w:ind w:firstLine="567" w:right="0"/>
        <w:jc w:val="both"/>
        <w:rPr/>
      </w:pPr>
      <w:r>
        <w:rPr>
          <w:sz w:val="28"/>
          <w:szCs w:val="28"/>
        </w:rPr>
        <w:t>1. Chủ bằng bảo hộ có quyền yêu cầu cơ quan quản lý nhà nước về quyền đối với giống cây trồng thay đổi, sửa chữa sai sót liên quan đến tên và địa chỉ của chủ bằng bảo hộ với điều kiện phải nộp phí, lệ phí. Trong trường hợp những sai sót này là do cơ quan quản lý nhà nước về quyền đối với giống cây trồng gây ra thì cơ quan quản lý nhà nước về quyền đối với giống cây trồng phải sửa chữa, chủ bằng bảo hộ không phải nộp phí, lệ phí.</w:t>
      </w:r>
    </w:p>
    <w:p>
      <w:pPr>
        <w:pStyle w:val="Normal"/>
        <w:widowControl w:val="false"/>
        <w:spacing w:before="120" w:after="120"/>
        <w:ind w:firstLine="567" w:right="0"/>
        <w:jc w:val="both"/>
        <w:rPr/>
      </w:pPr>
      <w:r>
        <w:rPr>
          <w:sz w:val="28"/>
          <w:szCs w:val="28"/>
        </w:rPr>
        <w:t>2. Chủ bằng bảo hộ có quyền yêu cầu cơ quan quản lý nhà nước về quyền đối với giống cây trồng cấp lại Bằng bảo hộ giống cây trồng trong trường hợp bị mất hoặc hư hỏng với điều kiện phải nộp phí, lệ phí.</w:t>
      </w:r>
    </w:p>
    <w:p>
      <w:pPr>
        <w:pStyle w:val="Normal"/>
        <w:widowControl w:val="false"/>
        <w:spacing w:before="120" w:after="120"/>
        <w:ind w:firstLine="567" w:right="0"/>
        <w:jc w:val="both"/>
        <w:rPr/>
      </w:pPr>
      <w:r>
        <w:rPr>
          <w:sz w:val="28"/>
          <w:szCs w:val="28"/>
        </w:rPr>
        <w:t>3.</w:t>
      </w:r>
      <w:r>
        <w:rPr>
          <w:rStyle w:val="FootnoteCharacters"/>
          <w:rStyle w:val="FootnoteReference"/>
          <w:sz w:val="28"/>
          <w:szCs w:val="28"/>
        </w:rPr>
        <w:footnoteReference w:id="179"/>
      </w:r>
      <w:r>
        <w:rPr>
          <w:sz w:val="28"/>
          <w:szCs w:val="28"/>
        </w:rPr>
        <w:t xml:space="preserve"> Chính phủ quy định chi tiết về trình tự, thủ tục sửa đổi, cấp lại Bằng bảo hộ giống cây trồng.</w:t>
      </w:r>
    </w:p>
    <w:p>
      <w:pPr>
        <w:pStyle w:val="Normal"/>
        <w:widowControl w:val="false"/>
        <w:spacing w:before="120" w:after="120"/>
        <w:ind w:firstLine="567" w:right="0"/>
        <w:jc w:val="both"/>
        <w:rPr/>
      </w:pPr>
      <w:r>
        <w:rPr>
          <w:rFonts w:cs="Times New Roman Bold;Times New Roman" w:ascii="Times New Roman Bold;Times New Roman" w:hAnsi="Times New Roman Bold;Times New Roman"/>
          <w:b/>
          <w:bCs/>
          <w:spacing w:val="-6"/>
          <w:sz w:val="28"/>
          <w:szCs w:val="28"/>
        </w:rPr>
        <w:t xml:space="preserve">Điều 173. </w:t>
      </w:r>
      <w:r>
        <w:rPr>
          <w:rFonts w:cs="Times New Roman Bold;Times New Roman" w:ascii="Times New Roman Bold;Times New Roman" w:hAnsi="Times New Roman Bold;Times New Roman"/>
          <w:b/>
          <w:bCs/>
          <w:iCs/>
          <w:spacing w:val="-6"/>
          <w:sz w:val="28"/>
          <w:szCs w:val="28"/>
        </w:rPr>
        <w:t>Công bố quyết định liên quan đến Bằng bảo hộ giống cây trồng</w:t>
      </w:r>
    </w:p>
    <w:p>
      <w:pPr>
        <w:pStyle w:val="Normal"/>
        <w:widowControl w:val="false"/>
        <w:spacing w:before="120" w:after="120"/>
        <w:ind w:firstLine="567" w:right="0"/>
        <w:jc w:val="both"/>
        <w:rPr/>
      </w:pPr>
      <w:r>
        <w:rPr>
          <w:spacing w:val="-2"/>
          <w:sz w:val="28"/>
          <w:szCs w:val="28"/>
        </w:rPr>
        <w:t>Quyết định về việc cấp, cấp lại, đình chỉ, hủy bỏ, sửa đổi Bằng bảo hộ giống cây trồng được cơ quan quản lý nhà nước về quyền đối với giống cây trồng công bố trên tạp chí chuyên ngành về giống cây trồng trong thời hạn sáu mươi ngày, kể từ ngày ra quyết định.</w:t>
      </w:r>
    </w:p>
    <w:p>
      <w:pPr>
        <w:pStyle w:val="Normal"/>
        <w:spacing w:before="120" w:after="120"/>
        <w:jc w:val="center"/>
        <w:rPr>
          <w:b/>
          <w:bCs/>
          <w:iCs/>
          <w:sz w:val="28"/>
          <w:szCs w:val="28"/>
        </w:rPr>
      </w:pPr>
      <w:r>
        <w:rPr>
          <w:b/>
          <w:bCs/>
          <w:iCs/>
          <w:sz w:val="28"/>
          <w:szCs w:val="28"/>
        </w:rPr>
        <w:t>Mục 2</w:t>
      </w:r>
    </w:p>
    <w:p>
      <w:pPr>
        <w:pStyle w:val="Normal"/>
        <w:spacing w:before="120" w:after="120"/>
        <w:jc w:val="center"/>
        <w:rPr>
          <w:b/>
          <w:sz w:val="28"/>
          <w:szCs w:val="28"/>
        </w:rPr>
      </w:pPr>
      <w:r>
        <w:rPr>
          <w:b/>
          <w:sz w:val="28"/>
          <w:szCs w:val="28"/>
        </w:rPr>
        <w:t>ĐƠN</w:t>
      </w:r>
      <w:r>
        <w:rPr>
          <w:b/>
          <w:iCs/>
          <w:sz w:val="28"/>
          <w:szCs w:val="28"/>
        </w:rPr>
        <w:t xml:space="preserve"> </w:t>
      </w:r>
      <w:r>
        <w:rPr>
          <w:b/>
          <w:sz w:val="28"/>
          <w:szCs w:val="28"/>
        </w:rPr>
        <w:t>VÀ THỦ TỤC XỬ LÝ ĐƠN ĐĂNG KÝ</w:t>
      </w:r>
      <w:r>
        <w:rPr>
          <w:b/>
          <w:spacing w:val="-2"/>
          <w:sz w:val="28"/>
          <w:szCs w:val="28"/>
        </w:rPr>
        <w:t xml:space="preserve"> BẢO HỘ </w:t>
      </w:r>
    </w:p>
    <w:p>
      <w:pPr>
        <w:pStyle w:val="Normal"/>
        <w:widowControl w:val="false"/>
        <w:spacing w:before="120" w:after="120"/>
        <w:ind w:firstLine="560" w:right="0"/>
        <w:rPr/>
      </w:pPr>
      <w:r>
        <w:rPr>
          <w:b/>
          <w:bCs/>
          <w:sz w:val="28"/>
          <w:szCs w:val="28"/>
        </w:rPr>
        <w:t xml:space="preserve">Điều 174. </w:t>
      </w:r>
      <w:r>
        <w:rPr>
          <w:b/>
          <w:bCs/>
          <w:iCs/>
          <w:sz w:val="28"/>
          <w:szCs w:val="28"/>
        </w:rPr>
        <w:t>Đơn đăng k</w:t>
      </w:r>
      <w:r>
        <w:rPr>
          <w:b/>
          <w:bCs/>
          <w:iCs/>
          <w:sz w:val="28"/>
          <w:szCs w:val="28"/>
          <w:lang w:bidi="he-IL"/>
        </w:rPr>
        <w:t>ý</w:t>
      </w:r>
      <w:r>
        <w:rPr>
          <w:b/>
          <w:bCs/>
          <w:iCs/>
          <w:sz w:val="28"/>
          <w:szCs w:val="28"/>
        </w:rPr>
        <w:t xml:space="preserve"> bảo hộ  </w:t>
      </w:r>
    </w:p>
    <w:p>
      <w:pPr>
        <w:pStyle w:val="Normal"/>
        <w:widowControl w:val="false"/>
        <w:spacing w:before="120" w:after="120"/>
        <w:ind w:firstLine="560" w:right="0"/>
        <w:jc w:val="both"/>
        <w:rPr>
          <w:sz w:val="28"/>
          <w:szCs w:val="28"/>
        </w:rPr>
      </w:pPr>
      <w:r>
        <w:rPr>
          <w:sz w:val="28"/>
          <w:szCs w:val="28"/>
        </w:rPr>
        <w:t>1. Đơn đăng ký bảo hộ gồm các tài liệu sau đây:</w:t>
      </w:r>
    </w:p>
    <w:p>
      <w:pPr>
        <w:pStyle w:val="Normal"/>
        <w:widowControl w:val="false"/>
        <w:spacing w:before="120" w:after="120"/>
        <w:ind w:firstLine="560" w:right="0"/>
        <w:jc w:val="both"/>
        <w:rPr>
          <w:sz w:val="28"/>
          <w:szCs w:val="28"/>
        </w:rPr>
      </w:pPr>
      <w:r>
        <w:rPr>
          <w:sz w:val="28"/>
          <w:szCs w:val="28"/>
        </w:rPr>
        <w:t>a) Tờ khai đăng ký theo mẫu quy định;</w:t>
      </w:r>
    </w:p>
    <w:p>
      <w:pPr>
        <w:pStyle w:val="Normal"/>
        <w:widowControl w:val="false"/>
        <w:spacing w:before="120" w:after="120"/>
        <w:ind w:firstLine="560" w:right="0"/>
        <w:jc w:val="both"/>
        <w:rPr>
          <w:sz w:val="28"/>
          <w:szCs w:val="28"/>
        </w:rPr>
      </w:pPr>
      <w:r>
        <w:rPr>
          <w:sz w:val="28"/>
          <w:szCs w:val="28"/>
        </w:rPr>
        <w:t>b) Ảnh chụp, tờ khai kỹ thuật theo mẫu quy định;</w:t>
      </w:r>
    </w:p>
    <w:p>
      <w:pPr>
        <w:pStyle w:val="Normal"/>
        <w:widowControl w:val="false"/>
        <w:spacing w:before="120" w:after="120"/>
        <w:ind w:firstLine="560" w:right="0"/>
        <w:jc w:val="both"/>
        <w:rPr/>
      </w:pPr>
      <w:r>
        <w:rPr>
          <w:sz w:val="28"/>
          <w:szCs w:val="28"/>
        </w:rPr>
        <w:t>c) Giấy uỷ quyền, nếu đơn được nộp thông qua đại diện;</w:t>
      </w:r>
    </w:p>
    <w:p>
      <w:pPr>
        <w:pStyle w:val="Normal"/>
        <w:widowControl w:val="false"/>
        <w:spacing w:before="120" w:after="120"/>
        <w:ind w:firstLine="560" w:right="0"/>
        <w:jc w:val="both"/>
        <w:rPr>
          <w:sz w:val="28"/>
          <w:szCs w:val="28"/>
        </w:rPr>
      </w:pPr>
      <w:r>
        <w:rPr>
          <w:sz w:val="28"/>
          <w:szCs w:val="28"/>
        </w:rPr>
        <w:t>d) Tài liệu chứng minh quyền đăng ký, nếu người đăng ký là người được chuyển giao quyền đăng ký;</w:t>
      </w:r>
    </w:p>
    <w:p>
      <w:pPr>
        <w:pStyle w:val="Normal"/>
        <w:widowControl w:val="false"/>
        <w:spacing w:before="120" w:after="120"/>
        <w:ind w:firstLine="560" w:right="0"/>
        <w:jc w:val="both"/>
        <w:rPr>
          <w:spacing w:val="-6"/>
          <w:sz w:val="28"/>
          <w:szCs w:val="28"/>
        </w:rPr>
      </w:pPr>
      <w:r>
        <w:rPr>
          <w:spacing w:val="-6"/>
          <w:sz w:val="28"/>
          <w:szCs w:val="28"/>
        </w:rPr>
        <w:t>đ) Tài liệu chứng minh quyền ưu tiên, nếu đơn có yêu cầu hưởng quyền ưu tiên;</w:t>
      </w:r>
    </w:p>
    <w:p>
      <w:pPr>
        <w:pStyle w:val="Normal"/>
        <w:widowControl w:val="false"/>
        <w:spacing w:before="120" w:after="120"/>
        <w:ind w:firstLine="560" w:right="0"/>
        <w:jc w:val="both"/>
        <w:rPr>
          <w:sz w:val="28"/>
          <w:szCs w:val="28"/>
        </w:rPr>
      </w:pPr>
      <w:r>
        <w:rPr>
          <w:sz w:val="28"/>
          <w:szCs w:val="28"/>
        </w:rPr>
        <w:t>e) Chứng từ nộp phí, lệ phí.</w:t>
      </w:r>
    </w:p>
    <w:p>
      <w:pPr>
        <w:pStyle w:val="Normal"/>
        <w:widowControl w:val="false"/>
        <w:spacing w:before="120" w:after="120"/>
        <w:ind w:firstLine="560" w:right="0"/>
        <w:jc w:val="both"/>
        <w:rPr/>
      </w:pPr>
      <w:r>
        <w:rPr>
          <w:sz w:val="28"/>
          <w:szCs w:val="28"/>
        </w:rPr>
        <w:t>2. Đơn đăng ký bảo hộ và các giấy tờ giao dịch giữa người đăng ký và cơ quan quản lý nhà nước về quyền đối với giống cây trồng phải được làm bằng tiếng Việt, trừ các tài liệu sau đây có thể được làm bằng ngôn ngữ khác nhưng phải được dịch ra tiếng Việt khi cơ quan quản lý nhà nước về quyền đối với giống cây trồng yêu cầu:</w:t>
      </w:r>
    </w:p>
    <w:p>
      <w:pPr>
        <w:pStyle w:val="Normal"/>
        <w:widowControl w:val="false"/>
        <w:spacing w:before="120" w:after="120"/>
        <w:ind w:firstLine="560" w:right="0"/>
        <w:jc w:val="both"/>
        <w:rPr>
          <w:sz w:val="28"/>
          <w:szCs w:val="28"/>
        </w:rPr>
      </w:pPr>
      <w:r>
        <w:rPr>
          <w:sz w:val="28"/>
          <w:szCs w:val="28"/>
        </w:rPr>
        <w:t>a) Giấy uỷ quyền;</w:t>
      </w:r>
    </w:p>
    <w:p>
      <w:pPr>
        <w:pStyle w:val="Normal"/>
        <w:widowControl w:val="false"/>
        <w:spacing w:before="120" w:after="120"/>
        <w:ind w:firstLine="560" w:right="0"/>
        <w:jc w:val="both"/>
        <w:rPr>
          <w:sz w:val="28"/>
          <w:szCs w:val="28"/>
        </w:rPr>
      </w:pPr>
      <w:r>
        <w:rPr>
          <w:sz w:val="28"/>
          <w:szCs w:val="28"/>
        </w:rPr>
        <w:t>b) Tài liệu chứng minh quyền đăng ký;</w:t>
      </w:r>
    </w:p>
    <w:p>
      <w:pPr>
        <w:pStyle w:val="Normal"/>
        <w:widowControl w:val="false"/>
        <w:spacing w:before="120" w:after="120"/>
        <w:ind w:firstLine="560" w:right="0"/>
        <w:jc w:val="both"/>
        <w:rPr>
          <w:sz w:val="28"/>
          <w:szCs w:val="28"/>
        </w:rPr>
      </w:pPr>
      <w:r>
        <w:rPr>
          <w:sz w:val="28"/>
          <w:szCs w:val="28"/>
        </w:rPr>
        <w:t>c) Tài liệu chứng minh quyền ưu tiên;</w:t>
      </w:r>
    </w:p>
    <w:p>
      <w:pPr>
        <w:pStyle w:val="Normal"/>
        <w:widowControl w:val="false"/>
        <w:spacing w:before="120" w:after="120"/>
        <w:ind w:firstLine="560" w:right="0"/>
        <w:jc w:val="both"/>
        <w:rPr>
          <w:sz w:val="28"/>
          <w:szCs w:val="28"/>
        </w:rPr>
      </w:pPr>
      <w:r>
        <w:rPr>
          <w:sz w:val="28"/>
          <w:szCs w:val="28"/>
        </w:rPr>
        <w:t>d) Các tài liệu khác để bổ trợ cho đơn.</w:t>
      </w:r>
    </w:p>
    <w:p>
      <w:pPr>
        <w:pStyle w:val="Normal"/>
        <w:widowControl w:val="false"/>
        <w:spacing w:before="120" w:after="120"/>
        <w:ind w:firstLine="560" w:right="0"/>
        <w:jc w:val="both"/>
        <w:rPr/>
      </w:pPr>
      <w:r>
        <w:rPr>
          <w:sz w:val="28"/>
          <w:szCs w:val="28"/>
        </w:rPr>
        <w:t>3. Tài liệu chứng minh quyền ưu tiên của đơn đăng ký bảo hộ quyền đối với giống cây trồng gồm:</w:t>
      </w:r>
    </w:p>
    <w:p>
      <w:pPr>
        <w:pStyle w:val="Normal"/>
        <w:widowControl w:val="false"/>
        <w:spacing w:before="120" w:after="120"/>
        <w:ind w:firstLine="560" w:right="0"/>
        <w:jc w:val="both"/>
        <w:rPr>
          <w:sz w:val="28"/>
          <w:szCs w:val="28"/>
        </w:rPr>
      </w:pPr>
      <w:r>
        <w:rPr>
          <w:sz w:val="28"/>
          <w:szCs w:val="28"/>
        </w:rPr>
        <w:t>a) Bản sao đơn hoặc các đơn đầu tiên có xác nhận của cơ quan nhận đơn;</w:t>
      </w:r>
    </w:p>
    <w:p>
      <w:pPr>
        <w:pStyle w:val="Normal"/>
        <w:widowControl w:val="false"/>
        <w:spacing w:before="120" w:after="120"/>
        <w:ind w:firstLine="560" w:right="0"/>
        <w:jc w:val="both"/>
        <w:rPr>
          <w:sz w:val="28"/>
          <w:szCs w:val="28"/>
        </w:rPr>
      </w:pPr>
      <w:r>
        <w:rPr>
          <w:sz w:val="28"/>
          <w:szCs w:val="28"/>
        </w:rPr>
        <w:t>b) Giấy chuyển giao, thừa kế, kế thừa quyền ưu tiên, nếu quyền đó được thụ hưởng từ người khác.</w:t>
      </w:r>
    </w:p>
    <w:p>
      <w:pPr>
        <w:pStyle w:val="Normal"/>
        <w:widowControl w:val="false"/>
        <w:spacing w:before="120" w:after="120"/>
        <w:ind w:firstLine="560" w:right="0"/>
        <w:jc w:val="both"/>
        <w:rPr/>
      </w:pPr>
      <w:r>
        <w:rPr>
          <w:sz w:val="28"/>
          <w:szCs w:val="28"/>
        </w:rPr>
        <w:t>4. Mỗi đơn chỉ được đăng ký bảo hộ cho một giống cây trồng.</w:t>
      </w:r>
    </w:p>
    <w:p>
      <w:pPr>
        <w:pStyle w:val="Normal"/>
        <w:widowControl w:val="false"/>
        <w:spacing w:before="120" w:after="120"/>
        <w:ind w:firstLine="560" w:right="0"/>
        <w:rPr/>
      </w:pPr>
      <w:r>
        <w:rPr>
          <w:b/>
          <w:bCs/>
          <w:sz w:val="28"/>
          <w:szCs w:val="28"/>
        </w:rPr>
        <w:t xml:space="preserve">Điều 175. </w:t>
      </w:r>
      <w:r>
        <w:rPr>
          <w:b/>
          <w:bCs/>
          <w:iCs/>
          <w:sz w:val="28"/>
          <w:szCs w:val="28"/>
        </w:rPr>
        <w:t>Tiếp nhận đơn đăng ký bảo hộ, ngày nộp đơn</w:t>
      </w:r>
    </w:p>
    <w:p>
      <w:pPr>
        <w:pStyle w:val="Normal"/>
        <w:widowControl w:val="false"/>
        <w:spacing w:before="120" w:after="120"/>
        <w:ind w:firstLine="560" w:right="0"/>
        <w:jc w:val="both"/>
        <w:rPr>
          <w:sz w:val="28"/>
          <w:szCs w:val="28"/>
        </w:rPr>
      </w:pPr>
      <w:r>
        <w:rPr>
          <w:sz w:val="28"/>
          <w:szCs w:val="28"/>
        </w:rPr>
        <w:t xml:space="preserve">1. Đơn đăng ký bảo hộ chỉ được cơ quan quản lý nhà nước về quyền đối với giống cây trồng tiếp nhận khi có đủ các tài liệu quy định tại khoản 1 Điều 174 của Luật này. </w:t>
      </w:r>
    </w:p>
    <w:p>
      <w:pPr>
        <w:pStyle w:val="Normal"/>
        <w:widowControl w:val="false"/>
        <w:spacing w:before="120" w:after="120"/>
        <w:ind w:firstLine="560" w:right="0"/>
        <w:jc w:val="both"/>
        <w:rPr/>
      </w:pPr>
      <w:r>
        <w:rPr>
          <w:sz w:val="28"/>
          <w:szCs w:val="28"/>
        </w:rPr>
        <w:t>2. Ngày nộp đơn là ngày đơn được cơ quan quản lý nhà nước về quyền đối với giống cây trồng tiếp nhận.</w:t>
      </w:r>
    </w:p>
    <w:p>
      <w:pPr>
        <w:pStyle w:val="Normal"/>
        <w:widowControl w:val="false"/>
        <w:spacing w:before="120" w:after="120"/>
        <w:ind w:firstLine="560" w:right="0"/>
        <w:rPr/>
      </w:pPr>
      <w:r>
        <w:rPr>
          <w:b/>
          <w:bCs/>
          <w:sz w:val="28"/>
          <w:szCs w:val="28"/>
        </w:rPr>
        <w:t xml:space="preserve">Điều 176. </w:t>
      </w:r>
      <w:r>
        <w:rPr>
          <w:b/>
          <w:bCs/>
          <w:iCs/>
          <w:sz w:val="28"/>
          <w:szCs w:val="28"/>
        </w:rPr>
        <w:t xml:space="preserve">Thẩm định hình thức đơn đăng ký bảo hộ </w:t>
      </w:r>
    </w:p>
    <w:p>
      <w:pPr>
        <w:pStyle w:val="Normal"/>
        <w:widowControl w:val="false"/>
        <w:spacing w:before="120" w:after="120"/>
        <w:ind w:firstLine="560" w:right="0"/>
        <w:jc w:val="both"/>
        <w:rPr/>
      </w:pPr>
      <w:r>
        <w:rPr>
          <w:sz w:val="28"/>
          <w:szCs w:val="28"/>
        </w:rPr>
        <w:t>1. Cơ quan quản lý nhà nước về quyền đối với giống cây trồng thẩm định hình thức đơn trong thời hạn mười lăm ngày, kể từ ngày nhận đơn để xác định tính hợp lệ của đơn.</w:t>
      </w:r>
    </w:p>
    <w:p>
      <w:pPr>
        <w:pStyle w:val="Normal"/>
        <w:widowControl w:val="false"/>
        <w:spacing w:before="120" w:after="120"/>
        <w:ind w:firstLine="560" w:right="0"/>
        <w:jc w:val="both"/>
        <w:rPr>
          <w:spacing w:val="-6"/>
          <w:sz w:val="28"/>
          <w:szCs w:val="28"/>
        </w:rPr>
      </w:pPr>
      <w:r>
        <w:rPr>
          <w:spacing w:val="-6"/>
          <w:sz w:val="28"/>
          <w:szCs w:val="28"/>
        </w:rPr>
        <w:t xml:space="preserve">2. Đơn đăng ký bảo hộ được coi là không hợp lệ trong các trường hợp sau đây: </w:t>
      </w:r>
    </w:p>
    <w:p>
      <w:pPr>
        <w:pStyle w:val="Normal"/>
        <w:widowControl w:val="false"/>
        <w:spacing w:before="120" w:after="120"/>
        <w:ind w:firstLine="560" w:right="0"/>
        <w:jc w:val="both"/>
        <w:rPr>
          <w:sz w:val="28"/>
          <w:szCs w:val="28"/>
        </w:rPr>
      </w:pPr>
      <w:r>
        <w:rPr>
          <w:sz w:val="28"/>
          <w:szCs w:val="28"/>
        </w:rPr>
        <w:t xml:space="preserve">a) Đơn không đáp ứng các yêu cầu về hình thức theo quy định; </w:t>
      </w:r>
    </w:p>
    <w:p>
      <w:pPr>
        <w:pStyle w:val="Normal"/>
        <w:widowControl w:val="false"/>
        <w:spacing w:before="120" w:after="120"/>
        <w:ind w:firstLine="560" w:right="0"/>
        <w:jc w:val="both"/>
        <w:rPr>
          <w:sz w:val="28"/>
          <w:szCs w:val="28"/>
        </w:rPr>
      </w:pPr>
      <w:r>
        <w:rPr>
          <w:sz w:val="28"/>
          <w:szCs w:val="28"/>
        </w:rPr>
        <w:t>b)</w:t>
      </w:r>
      <w:r>
        <w:rPr>
          <w:rStyle w:val="FootnoteCharacters"/>
          <w:rStyle w:val="FootnoteReference"/>
          <w:sz w:val="28"/>
          <w:szCs w:val="28"/>
        </w:rPr>
        <w:footnoteReference w:id="180"/>
      </w:r>
      <w:r>
        <w:rPr>
          <w:sz w:val="28"/>
          <w:szCs w:val="28"/>
        </w:rPr>
        <w:t xml:space="preserve"> </w:t>
      </w:r>
      <w:r>
        <w:rPr>
          <w:b/>
          <w:bCs/>
          <w:i/>
          <w:iCs/>
          <w:sz w:val="28"/>
          <w:szCs w:val="28"/>
        </w:rPr>
        <w:t>(được bãi bỏ)</w:t>
      </w:r>
      <w:del w:id="11" w:author="Admin" w:date="2023-01-19T22:31:00Z">
        <w:r>
          <w:rPr>
            <w:sz w:val="28"/>
            <w:szCs w:val="28"/>
          </w:rPr>
          <w:delText>.</w:delText>
        </w:r>
      </w:del>
    </w:p>
    <w:p>
      <w:pPr>
        <w:pStyle w:val="Normal"/>
        <w:widowControl w:val="false"/>
        <w:spacing w:before="120" w:after="120"/>
        <w:ind w:firstLine="560" w:right="0"/>
        <w:jc w:val="both"/>
        <w:rPr/>
      </w:pPr>
      <w:r>
        <w:rPr>
          <w:sz w:val="28"/>
          <w:szCs w:val="28"/>
        </w:rPr>
        <w:t xml:space="preserve">c) Đơn do người không có quyền đăng ký nộp, kể cả trường hợp quyền đăng ký thuộc nhiều tổ chức, cá nhân, nhưng một hoặc nhiều người trong số đó không đồng ý thực hiện việc đăng ký. </w:t>
      </w:r>
    </w:p>
    <w:p>
      <w:pPr>
        <w:pStyle w:val="Normal"/>
        <w:widowControl w:val="false"/>
        <w:spacing w:before="120" w:after="120"/>
        <w:ind w:firstLine="560" w:right="0"/>
        <w:jc w:val="both"/>
        <w:rPr>
          <w:sz w:val="28"/>
          <w:szCs w:val="28"/>
        </w:rPr>
      </w:pPr>
      <w:r>
        <w:rPr>
          <w:sz w:val="28"/>
          <w:szCs w:val="28"/>
        </w:rPr>
        <w:t>3. Cơ quan quản lý nhà nước về quyền đối với giống cây trồng thực hiện các thủ tục sau đây:</w:t>
      </w:r>
    </w:p>
    <w:p>
      <w:pPr>
        <w:pStyle w:val="Normal"/>
        <w:widowControl w:val="false"/>
        <w:spacing w:before="120" w:after="120"/>
        <w:ind w:firstLine="560" w:right="0"/>
        <w:jc w:val="both"/>
        <w:rPr/>
      </w:pPr>
      <w:r>
        <w:rPr>
          <w:sz w:val="28"/>
          <w:szCs w:val="28"/>
        </w:rPr>
        <w:t>a) Thông báo từ chối chấp nhận đơn đối với các trường hợp quy định tại</w:t>
      </w:r>
      <w:r>
        <w:rPr>
          <w:rStyle w:val="FootnoteCharacters"/>
          <w:rStyle w:val="FootnoteReference"/>
          <w:sz w:val="28"/>
          <w:szCs w:val="28"/>
        </w:rPr>
        <w:footnoteReference w:id="181"/>
      </w:r>
      <w:r>
        <w:rPr>
          <w:sz w:val="28"/>
          <w:szCs w:val="28"/>
        </w:rPr>
        <w:t xml:space="preserve"> điểm c khoản 2 Điều này, trong đó nêu rõ lý do từ chối; </w:t>
      </w:r>
    </w:p>
    <w:p>
      <w:pPr>
        <w:pStyle w:val="Normal"/>
        <w:widowControl w:val="false"/>
        <w:spacing w:before="120" w:after="120"/>
        <w:ind w:firstLine="560" w:right="0"/>
        <w:jc w:val="both"/>
        <w:rPr/>
      </w:pPr>
      <w:r>
        <w:rPr>
          <w:sz w:val="28"/>
          <w:szCs w:val="28"/>
        </w:rPr>
        <w:t>b) Thông báo cho người đăng ký khắc phục những thiếu sót trong trường hợp quy định tại điểm a khoản 2 Điều này và ấn định trong thời hạn ba mươi ngày, kể từ ngày nhận được thông báo, người đăng ký phải khắc phục các thiếu sót đó;</w:t>
      </w:r>
    </w:p>
    <w:p>
      <w:pPr>
        <w:pStyle w:val="Normal"/>
        <w:widowControl w:val="false"/>
        <w:spacing w:lineRule="exact" w:line="330" w:before="120" w:after="0"/>
        <w:ind w:firstLine="561" w:right="0"/>
        <w:jc w:val="both"/>
        <w:rPr>
          <w:sz w:val="28"/>
          <w:szCs w:val="28"/>
        </w:rPr>
      </w:pPr>
      <w:r>
        <w:rPr>
          <w:sz w:val="28"/>
          <w:szCs w:val="28"/>
        </w:rPr>
        <w:t xml:space="preserve">c) Thông báo từ chối chấp nhận đơn, nếu người đăng ký không khắc phục thiếu sót hoặc không có ý kiến xác đáng phản đối thông báo quy định tại điểm b khoản này;  </w:t>
      </w:r>
    </w:p>
    <w:p>
      <w:pPr>
        <w:pStyle w:val="Normal"/>
        <w:widowControl w:val="false"/>
        <w:spacing w:lineRule="exact" w:line="330" w:before="120" w:after="0"/>
        <w:ind w:firstLine="561" w:right="0"/>
        <w:jc w:val="both"/>
        <w:rPr>
          <w:sz w:val="28"/>
          <w:szCs w:val="28"/>
        </w:rPr>
      </w:pPr>
      <w:r>
        <w:rPr>
          <w:sz w:val="28"/>
          <w:szCs w:val="28"/>
        </w:rPr>
        <w:t>d)</w:t>
      </w:r>
      <w:r>
        <w:rPr>
          <w:rStyle w:val="FootnoteCharacters"/>
          <w:rStyle w:val="FootnoteReference"/>
          <w:sz w:val="28"/>
          <w:szCs w:val="28"/>
        </w:rPr>
        <w:footnoteReference w:id="182"/>
      </w:r>
      <w:r>
        <w:rPr>
          <w:sz w:val="28"/>
          <w:szCs w:val="28"/>
        </w:rPr>
        <w:t xml:space="preserve"> Thông báo chấp nhận đơn nếu đơn này hợp lệ hoặc người đăng ký khắc phục thiếu sót đạt yêu cầu hoặc có ý kiến xác đáng phản đối thông báo quy định tại điểm b khoản này, trong đó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hợp giống cây trồng do người đăng ký tự khảo nghiệm theo quy định tại khoản 2 Điều 178 của Luật này.</w:t>
      </w:r>
    </w:p>
    <w:p>
      <w:pPr>
        <w:pStyle w:val="Normal"/>
        <w:widowControl w:val="false"/>
        <w:spacing w:lineRule="exact" w:line="330" w:before="120" w:after="0"/>
        <w:ind w:firstLine="561" w:right="0"/>
        <w:rPr/>
      </w:pPr>
      <w:r>
        <w:rPr>
          <w:b/>
          <w:bCs/>
          <w:sz w:val="28"/>
          <w:szCs w:val="28"/>
        </w:rPr>
        <w:t xml:space="preserve">Điều 177. </w:t>
      </w:r>
      <w:r>
        <w:rPr>
          <w:b/>
          <w:bCs/>
          <w:iCs/>
          <w:sz w:val="28"/>
          <w:szCs w:val="28"/>
        </w:rPr>
        <w:t>Công bố đơn đăng ký bảo hộ</w:t>
      </w:r>
    </w:p>
    <w:p>
      <w:pPr>
        <w:pStyle w:val="Normal"/>
        <w:widowControl w:val="false"/>
        <w:spacing w:lineRule="exact" w:line="330" w:before="120" w:after="0"/>
        <w:ind w:firstLine="561" w:right="0"/>
        <w:jc w:val="both"/>
        <w:rPr/>
      </w:pPr>
      <w:r>
        <w:rPr>
          <w:sz w:val="28"/>
          <w:szCs w:val="28"/>
        </w:rPr>
        <w:t xml:space="preserve">1. Trường hợp đơn được chấp nhận hợp lệ, cơ quan quản lý nhà nước về quyền đối với giống cây trồng công bố đơn hợp lệ trên tạp chí chuyên ngành về giống cây trồng trong thời hạn chín mươi ngày, kể từ ngày đơn được chấp nhận. </w:t>
      </w:r>
    </w:p>
    <w:p>
      <w:pPr>
        <w:pStyle w:val="Normal"/>
        <w:widowControl w:val="false"/>
        <w:spacing w:lineRule="exact" w:line="330" w:before="120" w:after="0"/>
        <w:ind w:firstLine="561" w:right="0"/>
        <w:jc w:val="both"/>
        <w:rPr/>
      </w:pPr>
      <w:r>
        <w:rPr>
          <w:sz w:val="28"/>
          <w:szCs w:val="28"/>
        </w:rPr>
        <w:t xml:space="preserve">2. Nội dung công bố đơn gồm số đơn, ngày nộp đơn, đại diện (nếu có), người đăng ký, chủ sở hữu, tên giống cây trồng, tên loài cây trồng, ngày đơn được chấp nhận là đơn hợp lệ.   </w:t>
      </w:r>
    </w:p>
    <w:p>
      <w:pPr>
        <w:pStyle w:val="Normal"/>
        <w:widowControl w:val="false"/>
        <w:spacing w:lineRule="exact" w:line="330" w:before="120" w:after="0"/>
        <w:ind w:firstLine="561" w:right="0"/>
        <w:rPr/>
      </w:pPr>
      <w:r>
        <w:rPr>
          <w:b/>
          <w:bCs/>
          <w:sz w:val="28"/>
          <w:szCs w:val="28"/>
        </w:rPr>
        <w:t xml:space="preserve">Điều 178. </w:t>
      </w:r>
      <w:r>
        <w:rPr>
          <w:b/>
          <w:bCs/>
          <w:iCs/>
          <w:sz w:val="28"/>
          <w:szCs w:val="28"/>
        </w:rPr>
        <w:t xml:space="preserve">Thẩm định nội dung đơn đăng ký bảo hộ  </w:t>
      </w:r>
    </w:p>
    <w:p>
      <w:pPr>
        <w:pStyle w:val="Normal"/>
        <w:widowControl w:val="false"/>
        <w:spacing w:lineRule="exact" w:line="330" w:before="120" w:after="0"/>
        <w:ind w:firstLine="561" w:right="0"/>
        <w:jc w:val="both"/>
        <w:rPr/>
      </w:pPr>
      <w:r>
        <w:rPr>
          <w:sz w:val="28"/>
          <w:szCs w:val="28"/>
        </w:rPr>
        <w:t>1. Cơ quan quản lý nhà nước về quyền đối với giống cây trồng thẩm định nội dung đối với đơn được chấp nhận là hợp lệ. Nội dung thẩm định bao gồm:</w:t>
      </w:r>
    </w:p>
    <w:p>
      <w:pPr>
        <w:pStyle w:val="Normal"/>
        <w:widowControl w:val="false"/>
        <w:spacing w:lineRule="exact" w:line="330" w:before="120" w:after="0"/>
        <w:ind w:firstLine="561" w:right="0"/>
        <w:jc w:val="both"/>
        <w:rPr>
          <w:sz w:val="28"/>
          <w:szCs w:val="28"/>
        </w:rPr>
      </w:pPr>
      <w:r>
        <w:rPr>
          <w:sz w:val="28"/>
          <w:szCs w:val="28"/>
        </w:rPr>
        <w:t>a) Thẩm định tính mới và tên gọi phù hợp của giống cây trồng;</w:t>
      </w:r>
    </w:p>
    <w:p>
      <w:pPr>
        <w:pStyle w:val="Normal"/>
        <w:widowControl w:val="false"/>
        <w:spacing w:lineRule="exact" w:line="330" w:before="120" w:after="0"/>
        <w:ind w:firstLine="561" w:right="0"/>
        <w:jc w:val="both"/>
        <w:rPr>
          <w:sz w:val="28"/>
          <w:szCs w:val="28"/>
        </w:rPr>
      </w:pPr>
      <w:r>
        <w:rPr>
          <w:sz w:val="28"/>
          <w:szCs w:val="28"/>
        </w:rPr>
        <w:t>b) Thẩm định kết quả khảo nghiệm kỹ thuật đối với giống cây trồng.</w:t>
      </w:r>
    </w:p>
    <w:p>
      <w:pPr>
        <w:pStyle w:val="Normal"/>
        <w:widowControl w:val="false"/>
        <w:spacing w:lineRule="exact" w:line="330" w:before="120" w:after="0"/>
        <w:ind w:firstLine="561" w:right="0"/>
        <w:jc w:val="both"/>
        <w:rPr/>
      </w:pPr>
      <w:r>
        <w:rPr>
          <w:sz w:val="28"/>
          <w:szCs w:val="28"/>
        </w:rPr>
        <w:t xml:space="preserve">2. Khảo nghiệm kỹ thuật là tiến hành các thí nghiệm nhằm xác định tính khác biệt, tính đồng nhất và tính ổn định của giống cây trồng. </w:t>
      </w:r>
    </w:p>
    <w:p>
      <w:pPr>
        <w:pStyle w:val="Normal"/>
        <w:widowControl w:val="false"/>
        <w:spacing w:lineRule="exact" w:line="330" w:before="120" w:after="0"/>
        <w:ind w:firstLine="561" w:right="0"/>
        <w:jc w:val="both"/>
        <w:rPr/>
      </w:pPr>
      <w:r>
        <w:rPr>
          <w:sz w:val="28"/>
          <w:szCs w:val="28"/>
        </w:rPr>
        <w:t>Việc khảo nghiệm kỹ thuật do cơ quan nhà nước có thẩm quyền hoặc tổ chức, cá nhân có năng lực tiến hành khảo nghiệm giống cây trồng thực hiện theo quy định của Bộ Nông nghiệp và Phát triển nông thôn.</w:t>
      </w:r>
    </w:p>
    <w:p>
      <w:pPr>
        <w:pStyle w:val="Normal"/>
        <w:widowControl w:val="false"/>
        <w:spacing w:lineRule="exact" w:line="330" w:before="120" w:after="0"/>
        <w:ind w:firstLine="561" w:right="0"/>
        <w:jc w:val="both"/>
        <w:rPr>
          <w:sz w:val="28"/>
          <w:szCs w:val="28"/>
        </w:rPr>
      </w:pPr>
      <w:r>
        <w:rPr>
          <w:sz w:val="28"/>
          <w:szCs w:val="28"/>
        </w:rPr>
        <w:t>Cơ quan quản lý nhà nước về quyền đối với giống cây trồng có thể sử dụng kết quả khảo nghiệm kỹ thuật đã có trước đó.</w:t>
      </w:r>
    </w:p>
    <w:p>
      <w:pPr>
        <w:pStyle w:val="Normal"/>
        <w:widowControl w:val="false"/>
        <w:spacing w:lineRule="exact" w:line="330" w:before="120" w:after="0"/>
        <w:ind w:firstLine="561" w:right="0"/>
        <w:jc w:val="both"/>
        <w:rPr/>
      </w:pPr>
      <w:r>
        <w:rPr>
          <w:sz w:val="28"/>
          <w:szCs w:val="28"/>
        </w:rPr>
        <w:t>3. Thời hạn thẩm định kết quả khảo nghiệm kỹ thuật là chín mươi ngày, kể từ ngày nhận được kết quả khảo nghiệm kỹ thuật.</w:t>
      </w:r>
    </w:p>
    <w:p>
      <w:pPr>
        <w:pStyle w:val="Normal"/>
        <w:widowControl w:val="false"/>
        <w:spacing w:lineRule="exact" w:line="330" w:before="120" w:after="0"/>
        <w:ind w:firstLine="561" w:right="0"/>
        <w:rPr/>
      </w:pPr>
      <w:r>
        <w:rPr>
          <w:b/>
          <w:bCs/>
          <w:sz w:val="28"/>
          <w:szCs w:val="28"/>
        </w:rPr>
        <w:t xml:space="preserve">Điều 179. </w:t>
      </w:r>
      <w:r>
        <w:rPr>
          <w:b/>
          <w:bCs/>
          <w:iCs/>
          <w:sz w:val="28"/>
          <w:szCs w:val="28"/>
        </w:rPr>
        <w:t>Sửa đổi, bổ sung đơn đăng ký bảo hộ</w:t>
      </w:r>
    </w:p>
    <w:p>
      <w:pPr>
        <w:pStyle w:val="Normal"/>
        <w:widowControl w:val="false"/>
        <w:spacing w:lineRule="exact" w:line="330" w:before="120" w:after="0"/>
        <w:ind w:firstLine="561" w:right="0"/>
        <w:jc w:val="both"/>
        <w:rPr/>
      </w:pPr>
      <w:r>
        <w:rPr>
          <w:sz w:val="28"/>
          <w:szCs w:val="28"/>
        </w:rPr>
        <w:t>1. Trước khi cơ quan quản lý nhà nước về quyền đối với giống cây trồng thông báo từ chối cấp Bằng bảo hộ giống cây trồng hoặc quyết định cấp Bằng bảo hộ giống cây trồng, người đăng ký có các quyền sau đây:</w:t>
      </w:r>
    </w:p>
    <w:p>
      <w:pPr>
        <w:pStyle w:val="Normal"/>
        <w:widowControl w:val="false"/>
        <w:spacing w:lineRule="exact" w:line="330" w:before="120" w:after="0"/>
        <w:ind w:firstLine="561" w:right="0"/>
        <w:jc w:val="both"/>
        <w:rPr>
          <w:sz w:val="28"/>
          <w:szCs w:val="28"/>
        </w:rPr>
      </w:pPr>
      <w:r>
        <w:rPr>
          <w:sz w:val="28"/>
          <w:szCs w:val="28"/>
        </w:rPr>
        <w:t>a) Sửa đổi, bổ sung đơn nhưng không được làm thay đổi bản chất đơn đăng ký bảo hộ;</w:t>
      </w:r>
    </w:p>
    <w:p>
      <w:pPr>
        <w:pStyle w:val="Normal"/>
        <w:widowControl w:val="false"/>
        <w:spacing w:before="120" w:after="120"/>
        <w:ind w:firstLine="560" w:right="0"/>
        <w:jc w:val="both"/>
        <w:rPr>
          <w:sz w:val="28"/>
          <w:szCs w:val="28"/>
        </w:rPr>
      </w:pPr>
      <w:r>
        <w:rPr>
          <w:sz w:val="28"/>
          <w:szCs w:val="28"/>
        </w:rPr>
        <w:t>b) Yêu cầu ghi nhận thay đổi tên, địa chỉ của người đăng ký;</w:t>
      </w:r>
    </w:p>
    <w:p>
      <w:pPr>
        <w:pStyle w:val="Normal"/>
        <w:widowControl w:val="false"/>
        <w:spacing w:before="120" w:after="120"/>
        <w:ind w:firstLine="560" w:right="0"/>
        <w:jc w:val="both"/>
        <w:rPr/>
      </w:pPr>
      <w:r>
        <w:rPr>
          <w:sz w:val="28"/>
          <w:szCs w:val="28"/>
        </w:rPr>
        <w:t xml:space="preserve">c) Yêu cầu ghi nhận thay đổi người đăng ký do chuyển nhượng đơn theo hợp đồng hoặc thừa kế, kế thừa;  </w:t>
      </w:r>
    </w:p>
    <w:p>
      <w:pPr>
        <w:pStyle w:val="Normal"/>
        <w:widowControl w:val="false"/>
        <w:spacing w:before="120" w:after="120"/>
        <w:ind w:firstLine="560" w:right="0"/>
        <w:jc w:val="both"/>
        <w:rPr>
          <w:sz w:val="28"/>
          <w:szCs w:val="28"/>
        </w:rPr>
      </w:pPr>
      <w:r>
        <w:rPr>
          <w:sz w:val="28"/>
          <w:szCs w:val="28"/>
        </w:rPr>
        <w:t xml:space="preserve">2. Người yêu cầu thực hiện các thủ tục quy định tại khoản 1 Điều này phải nộp phí, lệ phí.  </w:t>
      </w:r>
    </w:p>
    <w:p>
      <w:pPr>
        <w:pStyle w:val="Normal"/>
        <w:widowControl w:val="false"/>
        <w:spacing w:before="120" w:after="120"/>
        <w:ind w:firstLine="560" w:right="0"/>
        <w:rPr/>
      </w:pPr>
      <w:r>
        <w:rPr>
          <w:b/>
          <w:bCs/>
          <w:sz w:val="28"/>
          <w:szCs w:val="28"/>
        </w:rPr>
        <w:t xml:space="preserve">Điều 180. </w:t>
      </w:r>
      <w:r>
        <w:rPr>
          <w:b/>
          <w:bCs/>
          <w:iCs/>
          <w:sz w:val="28"/>
          <w:szCs w:val="28"/>
        </w:rPr>
        <w:t xml:space="preserve">Rút đơn đăng ký bảo hộ </w:t>
      </w:r>
    </w:p>
    <w:p>
      <w:pPr>
        <w:pStyle w:val="Normal"/>
        <w:widowControl w:val="false"/>
        <w:spacing w:before="120" w:after="120"/>
        <w:ind w:firstLine="560" w:right="0"/>
        <w:jc w:val="both"/>
        <w:rPr/>
      </w:pPr>
      <w:r>
        <w:rPr>
          <w:sz w:val="28"/>
          <w:szCs w:val="28"/>
        </w:rPr>
        <w:t xml:space="preserve">1. Trước khi cơ quan quản lý nhà nước về quyền đối với giống cây trồng quyết định cấp hay từ chối cấp Bằng bảo hộ giống cây trồng, người đăng ký có quyền rút đơn đăng ký bảo hộ. Yêu cầu rút đơn phải được lập thành văn bản.  </w:t>
      </w:r>
    </w:p>
    <w:p>
      <w:pPr>
        <w:pStyle w:val="Normal"/>
        <w:widowControl w:val="false"/>
        <w:spacing w:before="120" w:after="120"/>
        <w:ind w:firstLine="560" w:right="0"/>
        <w:jc w:val="both"/>
        <w:rPr>
          <w:sz w:val="28"/>
          <w:szCs w:val="28"/>
        </w:rPr>
      </w:pPr>
      <w:r>
        <w:rPr>
          <w:sz w:val="28"/>
          <w:szCs w:val="28"/>
          <w:shd w:fill="FFFFFF" w:val="clear"/>
        </w:rPr>
        <w:t>2.</w:t>
      </w:r>
      <w:r>
        <w:rPr>
          <w:rStyle w:val="FootnoteCharacters"/>
          <w:rStyle w:val="FootnoteReference"/>
          <w:sz w:val="28"/>
          <w:szCs w:val="28"/>
          <w:shd w:fill="FFFFFF" w:val="clear"/>
        </w:rPr>
        <w:footnoteReference w:id="183"/>
      </w:r>
      <w:r>
        <w:rPr>
          <w:sz w:val="28"/>
          <w:szCs w:val="28"/>
          <w:shd w:fill="FFFFFF" w:val="clear"/>
        </w:rPr>
        <w:t xml:space="preserve"> Từ thời điểm người đăng ký rút đơn đăng ký bảo hộ, mọi thủ tục tiếp theo liên quan đến đơn đó bị chấm dứt</w:t>
      </w:r>
      <w:r>
        <w:rPr>
          <w:sz w:val="28"/>
          <w:szCs w:val="28"/>
        </w:rPr>
        <w:t xml:space="preserve">.  </w:t>
      </w:r>
    </w:p>
    <w:p>
      <w:pPr>
        <w:pStyle w:val="Normal"/>
        <w:widowControl w:val="false"/>
        <w:spacing w:before="120" w:after="120"/>
        <w:ind w:firstLine="560" w:right="0"/>
        <w:jc w:val="both"/>
        <w:rPr/>
      </w:pPr>
      <w:r>
        <w:rPr>
          <w:rFonts w:cs="Times New Roman Bold;Times New Roman" w:ascii="Times New Roman Bold;Times New Roman" w:hAnsi="Times New Roman Bold;Times New Roman"/>
          <w:b/>
          <w:bCs/>
          <w:spacing w:val="-6"/>
          <w:sz w:val="28"/>
          <w:szCs w:val="28"/>
        </w:rPr>
        <w:t xml:space="preserve">Điều 181. </w:t>
      </w:r>
      <w:r>
        <w:rPr>
          <w:rFonts w:cs="Times New Roman Bold;Times New Roman" w:ascii="Times New Roman Bold;Times New Roman" w:hAnsi="Times New Roman Bold;Times New Roman"/>
          <w:b/>
          <w:bCs/>
          <w:iCs/>
          <w:spacing w:val="-6"/>
          <w:sz w:val="28"/>
          <w:szCs w:val="28"/>
        </w:rPr>
        <w:t xml:space="preserve">Ý kiến của người thứ ba về việc cấp Bằng bảo hộ giống cây trồng </w:t>
      </w:r>
    </w:p>
    <w:p>
      <w:pPr>
        <w:pStyle w:val="Normal"/>
        <w:widowControl w:val="false"/>
        <w:spacing w:before="120" w:after="120"/>
        <w:ind w:firstLine="560" w:right="0"/>
        <w:jc w:val="both"/>
        <w:rPr/>
      </w:pPr>
      <w:r>
        <w:rPr>
          <w:sz w:val="28"/>
          <w:szCs w:val="28"/>
        </w:rPr>
        <w:t xml:space="preserve">Kể từ ngày đơn đăng ký bảo hộ giống cây trồng được công bố trên tạp chí chuyên ngành về giống cây trồng đến trước khi ra quyết định cấp Bằng bảo hộ giống cây trồng, bất kỳ người thứ ba nào cũng có quyền có ý kiến về việc cấp Bằng bảo hộ giống cây trồng với cơ quan quản lý nhà nước về quyền đối với giống cây trồng. Ý kiến phải được lập thành văn bản và kèm theo các tài liệu, chứng cứ chứng minh.  </w:t>
      </w:r>
    </w:p>
    <w:p>
      <w:pPr>
        <w:pStyle w:val="Normal"/>
        <w:widowControl w:val="false"/>
        <w:spacing w:before="120" w:after="120"/>
        <w:ind w:firstLine="560" w:right="0"/>
        <w:rPr/>
      </w:pPr>
      <w:r>
        <w:rPr>
          <w:b/>
          <w:bCs/>
          <w:sz w:val="28"/>
          <w:szCs w:val="28"/>
        </w:rPr>
        <w:t xml:space="preserve">Điều 182. </w:t>
      </w:r>
      <w:r>
        <w:rPr>
          <w:b/>
          <w:bCs/>
          <w:iCs/>
          <w:sz w:val="28"/>
          <w:szCs w:val="28"/>
        </w:rPr>
        <w:t xml:space="preserve">Từ chối cấp Bằng bảo hộ giống cây trồng </w:t>
      </w:r>
    </w:p>
    <w:p>
      <w:pPr>
        <w:pStyle w:val="Normal"/>
        <w:widowControl w:val="false"/>
        <w:spacing w:before="120" w:after="120"/>
        <w:ind w:firstLine="560" w:right="0"/>
        <w:jc w:val="both"/>
        <w:rPr/>
      </w:pPr>
      <w:r>
        <w:rPr>
          <w:sz w:val="28"/>
          <w:szCs w:val="28"/>
        </w:rPr>
        <w:t>Đơn đăng ký bảo hộ bị từ chối cấp Bằng bảo hộ giống cây trồng trong trường hợp giống cây trồng không đáp ứng được các điều kiện quy định tại Điều 176 và Điều 178 của Luật này. Trong trường hợp từ chối cấp Bằng bảo hộ giống cây trồng, cơ quan quản lý nhà nước về quyền đối với giống cây trồng thực hiện các thủ tục sau đây:</w:t>
      </w:r>
    </w:p>
    <w:p>
      <w:pPr>
        <w:pStyle w:val="Normal"/>
        <w:widowControl w:val="false"/>
        <w:spacing w:before="120" w:after="120"/>
        <w:ind w:firstLine="560" w:right="0"/>
        <w:jc w:val="both"/>
        <w:rPr>
          <w:sz w:val="28"/>
          <w:szCs w:val="28"/>
        </w:rPr>
      </w:pPr>
      <w:r>
        <w:rPr>
          <w:sz w:val="28"/>
          <w:szCs w:val="28"/>
        </w:rPr>
        <w:t xml:space="preserve">1. Thông báo về dự định từ chối cấp Bằng bảo hộ giống cây trồng, trong đó phải nêu rõ lý do và ấn định thời hạn để người đăng ký khắc phục thiếu sót hoặc có ý kiến phản đối dự định từ chối; </w:t>
      </w:r>
    </w:p>
    <w:p>
      <w:pPr>
        <w:pStyle w:val="Normal"/>
        <w:widowControl w:val="false"/>
        <w:spacing w:before="120" w:after="120"/>
        <w:ind w:firstLine="560" w:right="0"/>
        <w:jc w:val="both"/>
        <w:rPr/>
      </w:pPr>
      <w:r>
        <w:rPr>
          <w:sz w:val="28"/>
          <w:szCs w:val="28"/>
        </w:rPr>
        <w:t xml:space="preserve"> </w:t>
      </w:r>
      <w:r>
        <w:rPr>
          <w:sz w:val="28"/>
          <w:szCs w:val="28"/>
        </w:rPr>
        <w:t>2. Thông báo từ chối cấp Bằng bảo hộ giống cây trồng nếu người đăng ký không khắc phục được các thiếu sót và không có ý kiến xác đáng phản đối dự định từ chối quy định tại khoản 1 Điều này;</w:t>
      </w:r>
    </w:p>
    <w:p>
      <w:pPr>
        <w:pStyle w:val="Normal"/>
        <w:widowControl w:val="false"/>
        <w:spacing w:before="120" w:after="120"/>
        <w:ind w:firstLine="560" w:right="0"/>
        <w:jc w:val="both"/>
        <w:rPr/>
      </w:pPr>
      <w:r>
        <w:rPr>
          <w:sz w:val="28"/>
          <w:szCs w:val="28"/>
        </w:rPr>
        <w:t xml:space="preserve">3. Thực hiện các thủ tục quy định tại Điều 183 của Luật này, nếu người đăng ký khắc phục được các thiếu sót hoặc có ý kiến xác đáng phản đối dự định từ chối quy định tại khoản 1 Điều này. </w:t>
      </w:r>
    </w:p>
    <w:p>
      <w:pPr>
        <w:pStyle w:val="Normal"/>
        <w:snapToGrid w:val="false"/>
        <w:spacing w:lineRule="exact" w:line="340" w:before="120" w:after="120"/>
        <w:ind w:firstLine="560" w:right="0"/>
        <w:rPr>
          <w:sz w:val="28"/>
          <w:szCs w:val="28"/>
        </w:rPr>
      </w:pPr>
      <w:r>
        <w:rPr>
          <w:b/>
          <w:bCs/>
          <w:sz w:val="28"/>
          <w:szCs w:val="28"/>
        </w:rPr>
        <w:t>Điều 183. Cấp Bằng bảo hộ giống cây trồng</w:t>
      </w:r>
      <w:r>
        <w:rPr>
          <w:rStyle w:val="FootnoteCharacters"/>
          <w:rStyle w:val="FootnoteReference"/>
          <w:sz w:val="28"/>
          <w:szCs w:val="28"/>
        </w:rPr>
        <w:footnoteReference w:id="184"/>
      </w:r>
    </w:p>
    <w:p>
      <w:pPr>
        <w:pStyle w:val="Normal"/>
        <w:snapToGrid w:val="false"/>
        <w:spacing w:lineRule="exact" w:line="340" w:before="120" w:after="120"/>
        <w:ind w:firstLine="560" w:right="0"/>
        <w:jc w:val="both"/>
        <w:rPr/>
      </w:pPr>
      <w:r>
        <w:rPr>
          <w:sz w:val="28"/>
          <w:szCs w:val="28"/>
        </w:rPr>
        <w:t xml:space="preserve">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 </w:t>
      </w:r>
    </w:p>
    <w:p>
      <w:pPr>
        <w:pStyle w:val="Normal"/>
        <w:widowControl w:val="false"/>
        <w:spacing w:before="120" w:after="120"/>
        <w:ind w:firstLine="560" w:right="0"/>
        <w:jc w:val="both"/>
        <w:rPr/>
      </w:pPr>
      <w:r>
        <w:rPr>
          <w:sz w:val="28"/>
          <w:szCs w:val="28"/>
        </w:rPr>
        <w:t xml:space="preserve">Người đăng ký quyền đối với giống cây trồng theo quy định tại Điều 164 của Luật này và được cơ quan nhà nước có thẩm quyền cấp Bằng bảo hộ giống cây trồng là chủ sở hữu quyền đối với giống cây trồng. </w:t>
      </w:r>
    </w:p>
    <w:p>
      <w:pPr>
        <w:pStyle w:val="Normal"/>
        <w:widowControl w:val="false"/>
        <w:spacing w:before="120" w:after="120"/>
        <w:ind w:firstLine="560" w:right="0"/>
        <w:jc w:val="both"/>
        <w:rPr/>
      </w:pPr>
      <w:r>
        <w:rPr>
          <w:b/>
          <w:bCs/>
          <w:sz w:val="28"/>
          <w:szCs w:val="28"/>
        </w:rPr>
        <w:t xml:space="preserve">Điều 184. </w:t>
      </w:r>
      <w:r>
        <w:rPr>
          <w:b/>
          <w:bCs/>
          <w:iCs/>
          <w:sz w:val="28"/>
          <w:szCs w:val="28"/>
        </w:rPr>
        <w:t xml:space="preserve">Khiếu nại việc cấp hoặc từ chối cấp Bằng bảo hộ giống cây trồng  </w:t>
      </w:r>
    </w:p>
    <w:p>
      <w:pPr>
        <w:pStyle w:val="Normal"/>
        <w:widowControl w:val="false"/>
        <w:spacing w:before="120" w:after="120"/>
        <w:ind w:firstLine="560" w:right="0"/>
        <w:jc w:val="both"/>
        <w:rPr/>
      </w:pPr>
      <w:r>
        <w:rPr>
          <w:sz w:val="28"/>
          <w:szCs w:val="28"/>
        </w:rPr>
        <w:t>1. Người đăng ký và bất kỳ người thứ ba nào đều có quyền khiếu nại quyết định cấp hoặc từ chối cấp Bằng bảo hộ giống cây trồng.</w:t>
      </w:r>
    </w:p>
    <w:p>
      <w:pPr>
        <w:pStyle w:val="Normal"/>
        <w:widowControl w:val="false"/>
        <w:spacing w:before="120" w:after="120"/>
        <w:ind w:firstLine="560" w:right="0"/>
        <w:jc w:val="both"/>
        <w:rPr>
          <w:spacing w:val="-2"/>
          <w:sz w:val="28"/>
          <w:szCs w:val="28"/>
        </w:rPr>
      </w:pPr>
      <w:r>
        <w:rPr>
          <w:spacing w:val="-2"/>
          <w:sz w:val="28"/>
          <w:szCs w:val="28"/>
        </w:rPr>
        <w:t xml:space="preserve">2. Việc giải quyết khiếu nại quyết định cấp hoặc từ chối cấp Bằng bảo hộ giống cây trồng được thực hiện theo quy định của pháp luật về khiếu nại, tố cáo. </w:t>
      </w:r>
    </w:p>
    <w:p>
      <w:pPr>
        <w:pStyle w:val="Normal"/>
        <w:widowControl w:val="false"/>
        <w:tabs>
          <w:tab w:val="clear" w:pos="720"/>
          <w:tab w:val="left" w:pos="3617" w:leader="none"/>
          <w:tab w:val="center" w:pos="4536" w:leader="none"/>
        </w:tabs>
        <w:spacing w:before="120" w:after="120"/>
        <w:rPr>
          <w:b/>
          <w:bCs/>
          <w:iCs/>
          <w:sz w:val="28"/>
          <w:szCs w:val="28"/>
        </w:rPr>
      </w:pPr>
      <w:r>
        <w:rPr>
          <w:b/>
          <w:bCs/>
          <w:iCs/>
          <w:sz w:val="28"/>
          <w:szCs w:val="28"/>
        </w:rPr>
        <w:tab/>
      </w:r>
    </w:p>
    <w:p>
      <w:pPr>
        <w:pStyle w:val="Normal"/>
        <w:widowControl w:val="false"/>
        <w:tabs>
          <w:tab w:val="clear" w:pos="720"/>
          <w:tab w:val="left" w:pos="3617" w:leader="none"/>
          <w:tab w:val="center" w:pos="4536" w:leader="none"/>
        </w:tabs>
        <w:spacing w:before="120" w:after="120"/>
        <w:rPr>
          <w:bCs/>
          <w:iCs/>
        </w:rPr>
      </w:pPr>
      <w:r>
        <w:rPr>
          <w:b/>
          <w:bCs/>
          <w:iCs/>
          <w:sz w:val="28"/>
          <w:szCs w:val="28"/>
        </w:rPr>
        <w:tab/>
        <w:t>Chương XIV</w:t>
      </w:r>
    </w:p>
    <w:p>
      <w:pPr>
        <w:pStyle w:val="Normal"/>
        <w:widowControl w:val="false"/>
        <w:spacing w:before="120" w:after="120"/>
        <w:jc w:val="center"/>
        <w:rPr/>
      </w:pPr>
      <w:r>
        <w:rPr>
          <w:b/>
          <w:bCs/>
          <w:sz w:val="28"/>
          <w:szCs w:val="26"/>
        </w:rPr>
        <w:t xml:space="preserve">NỘI DUNG VÀ GIỚI HẠN QUYỀN ĐỐI VỚI GIỐNG CÂY TRỒNG  </w:t>
      </w:r>
    </w:p>
    <w:p>
      <w:pPr>
        <w:pStyle w:val="Normal"/>
        <w:spacing w:before="120" w:after="120"/>
        <w:jc w:val="center"/>
        <w:rPr>
          <w:b/>
          <w:bCs/>
          <w:iCs/>
          <w:sz w:val="28"/>
          <w:szCs w:val="28"/>
        </w:rPr>
      </w:pPr>
      <w:r>
        <w:rPr>
          <w:b/>
          <w:bCs/>
          <w:iCs/>
          <w:sz w:val="28"/>
          <w:szCs w:val="28"/>
        </w:rPr>
        <w:t>Mục 1</w:t>
      </w:r>
    </w:p>
    <w:p>
      <w:pPr>
        <w:pStyle w:val="Normal"/>
        <w:spacing w:before="120" w:after="120"/>
        <w:jc w:val="center"/>
        <w:rPr>
          <w:b/>
          <w:sz w:val="28"/>
          <w:szCs w:val="28"/>
        </w:rPr>
      </w:pPr>
      <w:r>
        <w:rPr>
          <w:b/>
          <w:sz w:val="28"/>
          <w:szCs w:val="28"/>
        </w:rPr>
        <w:t>NỘI DUNG QUYỀN ĐỐI VỚI GIỐNG CÂY TRỒNG</w:t>
      </w:r>
    </w:p>
    <w:p>
      <w:pPr>
        <w:pStyle w:val="Normal"/>
        <w:widowControl w:val="false"/>
        <w:spacing w:before="120" w:after="120"/>
        <w:ind w:firstLine="560" w:right="0"/>
        <w:rPr/>
      </w:pPr>
      <w:r>
        <w:rPr>
          <w:b/>
          <w:bCs/>
          <w:sz w:val="28"/>
          <w:szCs w:val="28"/>
        </w:rPr>
        <w:t xml:space="preserve">Điều 185. </w:t>
      </w:r>
      <w:r>
        <w:rPr>
          <w:b/>
          <w:bCs/>
          <w:iCs/>
          <w:sz w:val="28"/>
          <w:szCs w:val="28"/>
        </w:rPr>
        <w:t>Quyền tác giả giống cây trồng</w:t>
      </w:r>
    </w:p>
    <w:p>
      <w:pPr>
        <w:pStyle w:val="Normal"/>
        <w:widowControl w:val="false"/>
        <w:spacing w:before="120" w:after="120"/>
        <w:ind w:firstLine="560" w:right="0"/>
        <w:jc w:val="both"/>
        <w:rPr>
          <w:sz w:val="28"/>
          <w:szCs w:val="28"/>
        </w:rPr>
      </w:pPr>
      <w:r>
        <w:rPr>
          <w:sz w:val="28"/>
          <w:szCs w:val="28"/>
        </w:rPr>
        <w:t>Tác giả giống cây trồng có các quyền sau đây:</w:t>
      </w:r>
    </w:p>
    <w:p>
      <w:pPr>
        <w:pStyle w:val="Normal"/>
        <w:widowControl w:val="false"/>
        <w:spacing w:before="120" w:after="120"/>
        <w:ind w:firstLine="560" w:right="0"/>
        <w:jc w:val="both"/>
        <w:rPr/>
      </w:pPr>
      <w:r>
        <w:rPr>
          <w:sz w:val="28"/>
          <w:szCs w:val="28"/>
        </w:rPr>
        <w:t>1. Được ghi tên với danh nghĩa là tác giả trong Bằng bảo hộ giống cây trồng, Sổ đăng ký quốc gia về giống cây trồng được bảo hộ và trong các tài liệu công bố về giống cây trồng;</w:t>
      </w:r>
    </w:p>
    <w:p>
      <w:pPr>
        <w:pStyle w:val="Normal"/>
        <w:widowControl w:val="false"/>
        <w:spacing w:before="120" w:after="120"/>
        <w:ind w:firstLine="560" w:right="0"/>
        <w:jc w:val="both"/>
        <w:rPr>
          <w:sz w:val="28"/>
          <w:szCs w:val="28"/>
        </w:rPr>
      </w:pPr>
      <w:r>
        <w:rPr>
          <w:sz w:val="28"/>
          <w:szCs w:val="28"/>
        </w:rPr>
        <w:t>2. Nhận thù lao theo quy định tại</w:t>
      </w:r>
      <w:r>
        <w:rPr>
          <w:rStyle w:val="FootnoteCharacters"/>
          <w:rStyle w:val="FootnoteReference"/>
          <w:sz w:val="28"/>
          <w:szCs w:val="28"/>
        </w:rPr>
        <w:footnoteReference w:id="185"/>
      </w:r>
      <w:r>
        <w:rPr>
          <w:sz w:val="28"/>
          <w:szCs w:val="28"/>
        </w:rPr>
        <w:t xml:space="preserve"> Điều 191 của Luật này. </w:t>
      </w:r>
    </w:p>
    <w:p>
      <w:pPr>
        <w:pStyle w:val="Normal"/>
        <w:widowControl w:val="false"/>
        <w:spacing w:before="120" w:after="120"/>
        <w:ind w:firstLine="544" w:right="0"/>
        <w:jc w:val="both"/>
        <w:rPr>
          <w:b/>
          <w:bCs/>
          <w:sz w:val="28"/>
          <w:szCs w:val="28"/>
        </w:rPr>
      </w:pPr>
      <w:r>
        <w:rPr>
          <w:b/>
          <w:bCs/>
          <w:sz w:val="28"/>
          <w:szCs w:val="28"/>
        </w:rPr>
        <w:t>Điều 186. Quyền của chủ bằng bảo hộ</w:t>
      </w:r>
      <w:r>
        <w:rPr>
          <w:rStyle w:val="FootnoteCharacters"/>
          <w:rStyle w:val="FootnoteReference"/>
          <w:bCs/>
          <w:iCs/>
        </w:rPr>
        <w:footnoteReference w:id="186"/>
      </w:r>
    </w:p>
    <w:p>
      <w:pPr>
        <w:pStyle w:val="Normal"/>
        <w:widowControl w:val="false"/>
        <w:spacing w:before="120" w:after="120"/>
        <w:ind w:firstLine="544" w:right="0"/>
        <w:jc w:val="both"/>
        <w:rPr/>
      </w:pPr>
      <w:r>
        <w:rPr>
          <w:spacing w:val="-4"/>
          <w:sz w:val="28"/>
          <w:szCs w:val="28"/>
        </w:rPr>
        <w:t>1. Chủ bằng bảo hộ có quyền sử dụng hoặc cho phép người khác sử dụng các quyền sau đây liên quan đến vật liệu nhân giống của giống đã được bảo hộ:</w:t>
      </w:r>
    </w:p>
    <w:p>
      <w:pPr>
        <w:pStyle w:val="Normal"/>
        <w:widowControl w:val="false"/>
        <w:spacing w:before="120" w:after="120"/>
        <w:ind w:firstLine="544" w:right="0"/>
        <w:jc w:val="both"/>
        <w:rPr>
          <w:sz w:val="28"/>
          <w:szCs w:val="28"/>
        </w:rPr>
      </w:pPr>
      <w:r>
        <w:rPr>
          <w:sz w:val="28"/>
          <w:szCs w:val="28"/>
        </w:rPr>
        <w:t>a) Sản xuất hoặc nhân giống;</w:t>
      </w:r>
    </w:p>
    <w:p>
      <w:pPr>
        <w:pStyle w:val="Normal"/>
        <w:widowControl w:val="false"/>
        <w:spacing w:before="120" w:after="120"/>
        <w:ind w:firstLine="544" w:right="0"/>
        <w:jc w:val="both"/>
        <w:rPr>
          <w:sz w:val="28"/>
          <w:szCs w:val="28"/>
        </w:rPr>
      </w:pPr>
      <w:r>
        <w:rPr>
          <w:sz w:val="28"/>
          <w:szCs w:val="28"/>
        </w:rPr>
        <w:t>b) Chế biến nhằm mục đích nhân giống;</w:t>
      </w:r>
    </w:p>
    <w:p>
      <w:pPr>
        <w:pStyle w:val="Normal"/>
        <w:widowControl w:val="false"/>
        <w:spacing w:before="120" w:after="120"/>
        <w:ind w:firstLine="544" w:right="0"/>
        <w:jc w:val="both"/>
        <w:rPr>
          <w:sz w:val="28"/>
          <w:szCs w:val="28"/>
        </w:rPr>
      </w:pPr>
      <w:r>
        <w:rPr>
          <w:sz w:val="28"/>
          <w:szCs w:val="28"/>
        </w:rPr>
        <w:t>c) Chào hàng;</w:t>
      </w:r>
    </w:p>
    <w:p>
      <w:pPr>
        <w:pStyle w:val="Normal"/>
        <w:widowControl w:val="false"/>
        <w:spacing w:before="120" w:after="120"/>
        <w:ind w:firstLine="544" w:right="0"/>
        <w:jc w:val="both"/>
        <w:rPr>
          <w:sz w:val="28"/>
          <w:szCs w:val="28"/>
        </w:rPr>
      </w:pPr>
      <w:r>
        <w:rPr>
          <w:sz w:val="28"/>
          <w:szCs w:val="28"/>
        </w:rPr>
        <w:t>d) Bán hoặc thực hiện các hoạt động tiếp cận thị trường khác;</w:t>
      </w:r>
    </w:p>
    <w:p>
      <w:pPr>
        <w:pStyle w:val="Normal"/>
        <w:widowControl w:val="false"/>
        <w:spacing w:before="120" w:after="120"/>
        <w:ind w:firstLine="544" w:right="0"/>
        <w:jc w:val="both"/>
        <w:rPr>
          <w:sz w:val="28"/>
          <w:szCs w:val="28"/>
        </w:rPr>
      </w:pPr>
      <w:r>
        <w:rPr>
          <w:sz w:val="28"/>
          <w:szCs w:val="28"/>
        </w:rPr>
        <w:t>đ) Xuất khẩu;</w:t>
      </w:r>
    </w:p>
    <w:p>
      <w:pPr>
        <w:pStyle w:val="Normal"/>
        <w:widowControl w:val="false"/>
        <w:spacing w:before="120" w:after="120"/>
        <w:ind w:firstLine="544" w:right="0"/>
        <w:jc w:val="both"/>
        <w:rPr>
          <w:sz w:val="28"/>
          <w:szCs w:val="28"/>
        </w:rPr>
      </w:pPr>
      <w:r>
        <w:rPr>
          <w:sz w:val="28"/>
          <w:szCs w:val="28"/>
        </w:rPr>
        <w:t>e) Nhập khẩu;</w:t>
      </w:r>
    </w:p>
    <w:p>
      <w:pPr>
        <w:pStyle w:val="Normal"/>
        <w:widowControl w:val="false"/>
        <w:spacing w:before="120" w:after="120"/>
        <w:ind w:firstLine="544" w:right="0"/>
        <w:jc w:val="both"/>
        <w:rPr/>
      </w:pPr>
      <w:r>
        <w:rPr>
          <w:spacing w:val="-2"/>
          <w:sz w:val="28"/>
          <w:szCs w:val="28"/>
        </w:rPr>
        <w:t>g) Lưu giữ để thực hiện các hành vi quy định tại các điểm a, b, c, d, đ và e</w:t>
      </w:r>
      <w:r>
        <w:rPr>
          <w:sz w:val="28"/>
          <w:szCs w:val="28"/>
        </w:rPr>
        <w:t xml:space="preserve"> khoản này.  </w:t>
      </w:r>
    </w:p>
    <w:p>
      <w:pPr>
        <w:pStyle w:val="Normal"/>
        <w:widowControl w:val="false"/>
        <w:spacing w:before="120" w:after="120"/>
        <w:ind w:firstLine="544" w:right="0"/>
        <w:jc w:val="both"/>
        <w:rPr/>
      </w:pPr>
      <w:r>
        <w:rPr>
          <w:sz w:val="28"/>
          <w:szCs w:val="28"/>
        </w:rPr>
        <w:t>2. Quyền của chủ bằng bảo hộ giống cây trồng quy định tại khoản 1 Điều này được áp dụng đối với vật liệu thu hoạch thu được từ việc sử dụng bất hợp pháp vật liệu nhân giống của giống cây trồng được bảo hộ, trừ trường hợp chủ bằng bảo hộ đã có cơ hội hợp lý để thực hiện quyền của mình đối với vật liệu nhân giống nhưng không thực hiện.</w:t>
      </w:r>
    </w:p>
    <w:p>
      <w:pPr>
        <w:pStyle w:val="Normal"/>
        <w:widowControl w:val="false"/>
        <w:spacing w:before="120" w:after="120"/>
        <w:ind w:firstLine="544" w:right="0"/>
        <w:jc w:val="both"/>
        <w:rPr/>
      </w:pPr>
      <w:r>
        <w:rPr>
          <w:spacing w:val="-6"/>
          <w:sz w:val="28"/>
          <w:szCs w:val="28"/>
        </w:rPr>
        <w:t>3. Ngăn cấm người khác sử dụng giống cây trồng theo quy định tại Điều 188</w:t>
      </w:r>
      <w:r>
        <w:rPr>
          <w:sz w:val="28"/>
          <w:szCs w:val="28"/>
        </w:rPr>
        <w:t xml:space="preserve"> của Luật này.</w:t>
      </w:r>
    </w:p>
    <w:p>
      <w:pPr>
        <w:pStyle w:val="Normal"/>
        <w:widowControl w:val="false"/>
        <w:spacing w:before="120" w:after="120"/>
        <w:ind w:firstLine="560" w:right="0"/>
        <w:jc w:val="both"/>
        <w:rPr/>
      </w:pPr>
      <w:r>
        <w:rPr>
          <w:sz w:val="28"/>
          <w:szCs w:val="28"/>
        </w:rPr>
        <w:t>4. Để thừa kế, kế thừa quyền đối với giống cây trồng và chuyển giao quyền đối với giống cây trồng theo quy định tại Chương XV của Luật này.</w:t>
      </w:r>
    </w:p>
    <w:p>
      <w:pPr>
        <w:pStyle w:val="Normal"/>
        <w:widowControl w:val="false"/>
        <w:spacing w:before="120" w:after="120"/>
        <w:ind w:firstLine="544" w:right="0"/>
        <w:jc w:val="both"/>
        <w:rPr/>
      </w:pPr>
      <w:r>
        <w:rPr>
          <w:b/>
          <w:bCs/>
          <w:sz w:val="28"/>
          <w:szCs w:val="28"/>
        </w:rPr>
        <w:t>Điều 187. Mở rộng quyền của chủ bằng bảo hộ</w:t>
      </w:r>
      <w:r>
        <w:rPr>
          <w:rStyle w:val="FootnoteCharacters"/>
          <w:rStyle w:val="FootnoteReference"/>
          <w:bCs/>
        </w:rPr>
        <w:footnoteReference w:id="187"/>
      </w:r>
      <w:r>
        <w:rPr>
          <w:b/>
          <w:bCs/>
          <w:sz w:val="28"/>
          <w:szCs w:val="28"/>
        </w:rPr>
        <w:t xml:space="preserve">  </w:t>
      </w:r>
    </w:p>
    <w:p>
      <w:pPr>
        <w:pStyle w:val="n-dieund"/>
        <w:spacing w:before="120" w:after="120"/>
        <w:ind w:firstLine="544" w:right="0"/>
        <w:rPr>
          <w:color w:val="000000"/>
          <w:spacing w:val="-6"/>
        </w:rPr>
      </w:pPr>
      <w:r>
        <w:rPr>
          <w:color w:val="000000"/>
          <w:spacing w:val="-6"/>
        </w:rPr>
        <w:t>Quyền của chủ bằng bảo hộ được mở rộng đối với các giống cây trồng sau đây:</w:t>
      </w:r>
    </w:p>
    <w:p>
      <w:pPr>
        <w:pStyle w:val="n-dieund"/>
        <w:spacing w:before="120" w:after="120"/>
        <w:ind w:firstLine="544" w:right="0"/>
        <w:rPr/>
      </w:pPr>
      <w:r>
        <w:rPr>
          <w:color w:val="000000"/>
        </w:rPr>
        <w:t xml:space="preserve">1. Giống cây trồng có nguồn gốc </w:t>
      </w:r>
      <w:r>
        <w:rPr>
          <w:bCs/>
          <w:color w:val="000000"/>
        </w:rPr>
        <w:t>chủ yếu</w:t>
      </w:r>
      <w:r>
        <w:rPr>
          <w:color w:val="000000"/>
        </w:rPr>
        <w:t xml:space="preserve"> từ giống cây trồng được bảo hộ, trừ trường hợp giống cây trồng được bảo hộ có nguồn gốc chủ yếu từ một giống cây trồng đã được bảo hộ khác.</w:t>
      </w:r>
    </w:p>
    <w:p>
      <w:pPr>
        <w:pStyle w:val="Normal"/>
        <w:widowControl w:val="false"/>
        <w:spacing w:before="120" w:after="120"/>
        <w:ind w:firstLine="544" w:right="0"/>
        <w:jc w:val="both"/>
        <w:rPr>
          <w:bCs/>
          <w:sz w:val="28"/>
          <w:szCs w:val="28"/>
        </w:rPr>
      </w:pPr>
      <w:r>
        <w:rPr>
          <w:sz w:val="28"/>
          <w:szCs w:val="28"/>
        </w:rPr>
        <w:t xml:space="preserve">Giống cây trồng được coi là có nguồn gốc </w:t>
      </w:r>
      <w:r>
        <w:rPr>
          <w:bCs/>
          <w:sz w:val="28"/>
          <w:szCs w:val="28"/>
        </w:rPr>
        <w:t>chủ yếu</w:t>
      </w:r>
      <w:r>
        <w:rPr>
          <w:sz w:val="28"/>
          <w:szCs w:val="28"/>
        </w:rPr>
        <w:t xml:space="preserve"> từ giống được bảo hộ, nếu giống cây trồng đó vẫn giữ lại biểu hiện của các tính trạng thu được từ kiểu gen hoặc sự phối hợp các kiểu gen của giống được bảo hộ, trừ những </w:t>
      </w:r>
      <w:r>
        <w:rPr>
          <w:bCs/>
          <w:sz w:val="28"/>
          <w:szCs w:val="28"/>
        </w:rPr>
        <w:t>tính trạng</w:t>
      </w:r>
      <w:r>
        <w:rPr>
          <w:sz w:val="28"/>
          <w:szCs w:val="28"/>
        </w:rPr>
        <w:t xml:space="preserve"> khác biệt là kết quả của sự tác động vào giống được bảo hộ;</w:t>
      </w:r>
    </w:p>
    <w:p>
      <w:pPr>
        <w:pStyle w:val="Normal"/>
        <w:widowControl w:val="false"/>
        <w:spacing w:before="120" w:after="120"/>
        <w:ind w:firstLine="544" w:right="0"/>
        <w:jc w:val="both"/>
        <w:rPr/>
      </w:pPr>
      <w:r>
        <w:rPr>
          <w:spacing w:val="-6"/>
          <w:sz w:val="28"/>
          <w:szCs w:val="28"/>
        </w:rPr>
        <w:t>2. Giống cây trồng không khác biệt rõ ràng với giống cây trồng đã được bảo hộ;</w:t>
      </w:r>
    </w:p>
    <w:p>
      <w:pPr>
        <w:pStyle w:val="Normal"/>
        <w:widowControl w:val="false"/>
        <w:spacing w:before="120" w:after="120"/>
        <w:ind w:firstLine="560" w:right="0"/>
        <w:jc w:val="both"/>
        <w:rPr>
          <w:sz w:val="28"/>
          <w:szCs w:val="28"/>
        </w:rPr>
      </w:pPr>
      <w:r>
        <w:rPr>
          <w:sz w:val="28"/>
          <w:szCs w:val="28"/>
        </w:rPr>
        <w:t>3. Giống cây trồng mà việc sản xuất đòi hỏi phải sử dụng lặp lại giống cây trồng đã được bảo hộ.</w:t>
      </w:r>
    </w:p>
    <w:p>
      <w:pPr>
        <w:pStyle w:val="Normal"/>
        <w:widowControl w:val="false"/>
        <w:spacing w:before="120" w:after="120"/>
        <w:ind w:firstLine="560" w:right="0"/>
        <w:rPr/>
      </w:pPr>
      <w:r>
        <w:rPr>
          <w:b/>
          <w:bCs/>
          <w:sz w:val="28"/>
          <w:szCs w:val="28"/>
        </w:rPr>
        <w:t xml:space="preserve">Điều 188. </w:t>
      </w:r>
      <w:r>
        <w:rPr>
          <w:b/>
          <w:bCs/>
          <w:iCs/>
          <w:sz w:val="28"/>
          <w:szCs w:val="28"/>
        </w:rPr>
        <w:t>Hành vi xâm phạm quyền đối với giống cây trồng</w:t>
      </w:r>
    </w:p>
    <w:p>
      <w:pPr>
        <w:pStyle w:val="Normal"/>
        <w:widowControl w:val="false"/>
        <w:spacing w:before="120" w:after="120"/>
        <w:ind w:firstLine="560" w:right="0"/>
        <w:jc w:val="both"/>
        <w:rPr/>
      </w:pPr>
      <w:r>
        <w:rPr>
          <w:sz w:val="28"/>
          <w:szCs w:val="28"/>
        </w:rPr>
        <w:t xml:space="preserve">Các hành vi sau đây bị coi là xâm phạm quyền của chủ bằng bảo hộ:  </w:t>
      </w:r>
    </w:p>
    <w:p>
      <w:pPr>
        <w:pStyle w:val="Normal"/>
        <w:widowControl w:val="false"/>
        <w:spacing w:before="120" w:after="120"/>
        <w:ind w:firstLine="560" w:right="0"/>
        <w:jc w:val="both"/>
        <w:rPr>
          <w:sz w:val="28"/>
          <w:szCs w:val="28"/>
        </w:rPr>
      </w:pPr>
      <w:r>
        <w:rPr>
          <w:sz w:val="28"/>
          <w:szCs w:val="28"/>
        </w:rPr>
        <w:t>1. Khai thác, sử dụng các quyền của chủ bằng bảo hộ mà không được phép của chủ bằng bảo hộ;</w:t>
      </w:r>
    </w:p>
    <w:p>
      <w:pPr>
        <w:pStyle w:val="Normal"/>
        <w:widowControl w:val="false"/>
        <w:spacing w:before="120" w:after="120"/>
        <w:ind w:firstLine="560" w:right="0"/>
        <w:jc w:val="both"/>
        <w:rPr/>
      </w:pPr>
      <w:r>
        <w:rPr>
          <w:sz w:val="28"/>
          <w:szCs w:val="28"/>
        </w:rPr>
        <w:t>2. Sử dụng tên giống cây trồng mà tên đó trùng hoặc tương tự với tên giống cây trồng đã được bảo hộ cho giống cây trồng cùng loài hoặc loài liên quan gần gũi với giống cây trồng đã được bảo hộ;</w:t>
      </w:r>
    </w:p>
    <w:p>
      <w:pPr>
        <w:pStyle w:val="Normal"/>
        <w:widowControl w:val="false"/>
        <w:spacing w:before="120" w:after="120"/>
        <w:ind w:firstLine="560" w:right="0"/>
        <w:jc w:val="both"/>
        <w:rPr>
          <w:sz w:val="28"/>
          <w:szCs w:val="28"/>
        </w:rPr>
      </w:pPr>
      <w:r>
        <w:rPr>
          <w:sz w:val="28"/>
          <w:szCs w:val="28"/>
        </w:rPr>
        <w:t>3. Sử dụng giống cây trồng đã được bảo hộ mà không trả tiền đền bù theo quy định tại Điều 189 của Luật này.</w:t>
      </w:r>
    </w:p>
    <w:p>
      <w:pPr>
        <w:pStyle w:val="Normal"/>
        <w:widowControl w:val="false"/>
        <w:spacing w:before="120" w:after="120"/>
        <w:ind w:firstLine="560" w:right="0"/>
        <w:rPr/>
      </w:pPr>
      <w:r>
        <w:rPr>
          <w:b/>
          <w:bCs/>
          <w:sz w:val="28"/>
          <w:szCs w:val="28"/>
        </w:rPr>
        <w:t xml:space="preserve">Điều 189. </w:t>
      </w:r>
      <w:r>
        <w:rPr>
          <w:b/>
          <w:bCs/>
          <w:iCs/>
          <w:sz w:val="28"/>
          <w:szCs w:val="28"/>
        </w:rPr>
        <w:t xml:space="preserve">Quyền tạm thời đối với giống cây trồng </w:t>
      </w:r>
    </w:p>
    <w:p>
      <w:pPr>
        <w:pStyle w:val="Normal"/>
        <w:widowControl w:val="false"/>
        <w:spacing w:before="120" w:after="120"/>
        <w:ind w:firstLine="560" w:right="0"/>
        <w:jc w:val="both"/>
        <w:rPr/>
      </w:pPr>
      <w:r>
        <w:rPr>
          <w:spacing w:val="-2"/>
          <w:sz w:val="28"/>
          <w:szCs w:val="28"/>
        </w:rPr>
        <w:t>1. Quyền tạm thời đối với giống cây trồng là quyền của người đăng ký bảo hộ giống cây trồng phát sinh từ ngày đơn đăng ký bảo hộ giống cây trồng được công bố đến ngày cấp Bằng bảo hộ giống cây trồng. Trong trường hợp giống cây trồng không được cấp Bằng bảo hộ thì người đăng ký bảo hộ không có quyền này.</w:t>
      </w:r>
    </w:p>
    <w:p>
      <w:pPr>
        <w:pStyle w:val="Normal"/>
        <w:widowControl w:val="false"/>
        <w:spacing w:before="120" w:after="120"/>
        <w:ind w:firstLine="560" w:right="0"/>
        <w:jc w:val="both"/>
        <w:rPr/>
      </w:pPr>
      <w:r>
        <w:rPr>
          <w:sz w:val="28"/>
          <w:szCs w:val="28"/>
        </w:rPr>
        <w:t>2.</w:t>
      </w:r>
      <w:r>
        <w:rPr>
          <w:rStyle w:val="FootnoteCharacters"/>
          <w:rStyle w:val="FootnoteReference"/>
          <w:sz w:val="28"/>
          <w:szCs w:val="28"/>
        </w:rPr>
        <w:footnoteReference w:id="188"/>
      </w:r>
      <w:r>
        <w:rPr>
          <w:sz w:val="28"/>
          <w:szCs w:val="28"/>
        </w:rPr>
        <w:t xml:space="preserve"> Trong trường hợp người đăng ký biết giống cây trồng đăng ký bảo hộ đã được người khác thực hiện các hành vi quy định tại Điều 186 và Điều 187 của Luật này thì từ thời điểm đơn được công bố chấp nhận hợp lệ, người đăng ký bảo hộ giống cây trồng có quyền thông báo bằng văn bản cho người sử dụng về việc đã nộp đơn đăng ký bảo hộ giống cây trồng, trong đó ghi rõ ngày nộp đơn và ngày đơn đăng ký bảo hộ giống cây trồng được chấp nhận hợp lệ để người đó chấm dứt việc sử dụng giống cây trồng hoặc tiếp tục sử dụng.  </w:t>
      </w:r>
    </w:p>
    <w:p>
      <w:pPr>
        <w:pStyle w:val="Normal"/>
        <w:widowControl w:val="false"/>
        <w:spacing w:before="120" w:after="120"/>
        <w:ind w:firstLine="560" w:right="0"/>
        <w:jc w:val="both"/>
        <w:rPr/>
      </w:pPr>
      <w:r>
        <w:rPr>
          <w:spacing w:val="-2"/>
          <w:sz w:val="28"/>
          <w:szCs w:val="28"/>
        </w:rPr>
        <w:t xml:space="preserve">3. Trong trường hợp đã được thông báo theo quy định tại khoản 2 Điều này mà người được thông báo vẫn tiếp tục sử dụng giống cây trồng thì khi Bằng bảo hộ giống cây trồng được cấp, chủ bằng bảo hộ có quyền yêu cầu người đã sử dụng giống cây trồng phải trả một khoản tiền đền bù tương đương với giá chuyển giao quyền sử dụng giống cây trồng đó trong phạm vi và thời hạn sử dụng tương ứng. </w:t>
      </w:r>
    </w:p>
    <w:p>
      <w:pPr>
        <w:pStyle w:val="Normal"/>
        <w:spacing w:before="120" w:after="120"/>
        <w:jc w:val="center"/>
        <w:rPr>
          <w:b/>
          <w:bCs/>
          <w:iCs/>
          <w:sz w:val="28"/>
          <w:szCs w:val="28"/>
        </w:rPr>
      </w:pPr>
      <w:r>
        <w:rPr>
          <w:b/>
          <w:bCs/>
          <w:iCs/>
          <w:sz w:val="28"/>
          <w:szCs w:val="28"/>
        </w:rPr>
        <w:t>Mục 2</w:t>
      </w:r>
    </w:p>
    <w:p>
      <w:pPr>
        <w:pStyle w:val="Normal"/>
        <w:spacing w:before="120" w:after="120"/>
        <w:jc w:val="center"/>
        <w:rPr>
          <w:b/>
          <w:sz w:val="28"/>
          <w:szCs w:val="28"/>
        </w:rPr>
      </w:pPr>
      <w:r>
        <w:rPr>
          <w:b/>
          <w:sz w:val="28"/>
          <w:szCs w:val="28"/>
        </w:rPr>
        <w:t>GIỚI HẠN QUYỀN ĐỐI VỚI GIỐNG CÂY TRỒNG</w:t>
      </w:r>
    </w:p>
    <w:p>
      <w:pPr>
        <w:pStyle w:val="Normal"/>
        <w:widowControl w:val="false"/>
        <w:spacing w:before="120" w:after="120"/>
        <w:ind w:firstLine="567" w:right="0"/>
        <w:jc w:val="both"/>
        <w:rPr/>
      </w:pPr>
      <w:r>
        <w:rPr>
          <w:b/>
          <w:bCs/>
          <w:sz w:val="28"/>
          <w:szCs w:val="28"/>
        </w:rPr>
        <w:t>Điều 190. Hạn chế quyền của chủ bằng bảo hộ giống cây trồng</w:t>
      </w:r>
      <w:r>
        <w:rPr>
          <w:rStyle w:val="FootnoteCharacters"/>
          <w:rStyle w:val="FootnoteReference"/>
          <w:bCs/>
        </w:rPr>
        <w:footnoteReference w:id="189"/>
      </w:r>
      <w:r>
        <w:rPr>
          <w:b/>
          <w:bCs/>
          <w:sz w:val="28"/>
          <w:szCs w:val="28"/>
        </w:rPr>
        <w:t xml:space="preserve"> </w:t>
      </w:r>
    </w:p>
    <w:p>
      <w:pPr>
        <w:pStyle w:val="n-dieund"/>
        <w:spacing w:before="120" w:after="120"/>
        <w:ind w:firstLine="567" w:right="0"/>
        <w:rPr/>
      </w:pPr>
      <w:r>
        <w:rPr>
          <w:color w:val="000000"/>
        </w:rPr>
        <w:t>1. Các hành vi sau đây không bị coi là xâm phạm quyền đối với giống cây trồng đã được bảo hộ:</w:t>
      </w:r>
    </w:p>
    <w:p>
      <w:pPr>
        <w:pStyle w:val="n-dieund"/>
        <w:spacing w:before="120" w:after="120"/>
        <w:ind w:firstLine="567" w:right="0"/>
        <w:rPr>
          <w:color w:val="000000"/>
        </w:rPr>
      </w:pPr>
      <w:r>
        <w:rPr>
          <w:color w:val="000000"/>
        </w:rPr>
        <w:t>a) Sử dụng giống cây trồng phục vụ nhu cầu cá nhân và phi thương mại;</w:t>
      </w:r>
    </w:p>
    <w:p>
      <w:pPr>
        <w:pStyle w:val="n-dieund"/>
        <w:spacing w:before="120" w:after="120"/>
        <w:ind w:firstLine="567" w:right="0"/>
        <w:rPr>
          <w:color w:val="000000"/>
        </w:rPr>
      </w:pPr>
      <w:r>
        <w:rPr>
          <w:color w:val="000000"/>
        </w:rPr>
        <w:t xml:space="preserve">b) Sử dụng giống cây trồng nhằm mục đích thử nghiệm;  </w:t>
      </w:r>
    </w:p>
    <w:p>
      <w:pPr>
        <w:pStyle w:val="n-dieund"/>
        <w:spacing w:before="120" w:after="120"/>
        <w:ind w:firstLine="567" w:right="0"/>
        <w:rPr/>
      </w:pPr>
      <w:r>
        <w:rPr>
          <w:color w:val="000000"/>
        </w:rPr>
        <w:t xml:space="preserve">c) Sử dụng giống cây trồng để tạo ra giống cây trồng khác, </w:t>
      </w:r>
      <w:r>
        <w:rPr>
          <w:bCs/>
          <w:color w:val="000000"/>
        </w:rPr>
        <w:t>trừ trường hợp quy định tại Điều 187 của Luật này;</w:t>
      </w:r>
    </w:p>
    <w:p>
      <w:pPr>
        <w:pStyle w:val="BodyTextIndent"/>
        <w:widowControl w:val="false"/>
        <w:spacing w:before="120" w:after="120"/>
        <w:ind w:firstLine="567" w:left="11" w:right="0"/>
        <w:jc w:val="both"/>
        <w:rPr/>
      </w:pPr>
      <w:r>
        <w:rPr/>
        <w:t>d) Hộ sản xuất cá thể sử dụng sản phẩm thu hoạch từ giống cây trồng để tự nhân giống và gieo trồng cho vụ sau trên diện tích đất của mình.</w:t>
      </w:r>
    </w:p>
    <w:p>
      <w:pPr>
        <w:pStyle w:val="Normal"/>
        <w:widowControl w:val="false"/>
        <w:spacing w:before="120" w:after="120"/>
        <w:ind w:firstLine="567" w:right="0"/>
        <w:jc w:val="both"/>
        <w:rPr/>
      </w:pPr>
      <w:r>
        <w:rPr>
          <w:sz w:val="28"/>
          <w:szCs w:val="28"/>
        </w:rPr>
        <w:t>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pPr>
        <w:pStyle w:val="Normal"/>
        <w:widowControl w:val="false"/>
        <w:spacing w:before="120" w:after="120"/>
        <w:ind w:firstLine="567" w:right="0"/>
        <w:jc w:val="both"/>
        <w:rPr/>
      </w:pPr>
      <w:r>
        <w:rPr>
          <w:sz w:val="28"/>
          <w:szCs w:val="28"/>
        </w:rPr>
        <w:t>a) Liên quan đến việc nhân tiếp giống cây trồng đó;</w:t>
      </w:r>
    </w:p>
    <w:p>
      <w:pPr>
        <w:pStyle w:val="Normal"/>
        <w:widowControl w:val="false"/>
        <w:spacing w:before="120" w:after="120"/>
        <w:ind w:firstLine="567" w:right="0"/>
        <w:jc w:val="both"/>
        <w:rPr>
          <w:sz w:val="28"/>
          <w:szCs w:val="28"/>
        </w:rPr>
      </w:pPr>
      <w:r>
        <w:rPr>
          <w:sz w:val="28"/>
          <w:szCs w:val="28"/>
        </w:rPr>
        <w:t>b) Liên quan đến việc xuất khẩu các vật liệu của giống cây trồng có khả năng nhân giống vào những nước không bảo hộ các chi hoặc loài cây trồng đó, trừ trường hợp xuất khẩu vật liệu nhằm mục đích tiêu dùng.</w:t>
      </w:r>
    </w:p>
    <w:p>
      <w:pPr>
        <w:pStyle w:val="NormalWeb"/>
        <w:snapToGrid w:val="false"/>
        <w:spacing w:lineRule="exact" w:line="350" w:before="120" w:after="120"/>
        <w:ind w:firstLine="567" w:right="0"/>
        <w:jc w:val="both"/>
        <w:rPr>
          <w:b/>
          <w:sz w:val="28"/>
          <w:szCs w:val="28"/>
          <w:lang w:val="en-US"/>
        </w:rPr>
      </w:pPr>
      <w:r>
        <w:rPr>
          <w:b/>
          <w:bCs/>
          <w:sz w:val="28"/>
          <w:szCs w:val="28"/>
          <w:lang w:val="en-US"/>
        </w:rPr>
        <w:t>Điều 191. Nghĩa vụ của chủ Bằng bảo hộ giống cây trồng</w:t>
      </w:r>
      <w:r>
        <w:rPr>
          <w:rStyle w:val="FootnoteCharacters"/>
          <w:rStyle w:val="FootnoteReference"/>
          <w:sz w:val="28"/>
          <w:szCs w:val="28"/>
          <w:lang w:val="en-US"/>
        </w:rPr>
        <w:footnoteReference w:id="190"/>
      </w:r>
    </w:p>
    <w:p>
      <w:pPr>
        <w:pStyle w:val="NormalWeb"/>
        <w:snapToGrid w:val="false"/>
        <w:spacing w:lineRule="exact" w:line="350" w:before="120" w:after="120"/>
        <w:ind w:firstLine="567" w:right="0"/>
        <w:jc w:val="both"/>
        <w:rPr>
          <w:spacing w:val="-2"/>
          <w:sz w:val="28"/>
          <w:szCs w:val="28"/>
          <w:lang w:val="en-US"/>
        </w:rPr>
      </w:pPr>
      <w:r>
        <w:rPr>
          <w:spacing w:val="-2"/>
          <w:sz w:val="28"/>
          <w:szCs w:val="28"/>
          <w:lang w:val="en-US"/>
        </w:rPr>
        <w:t>1. Trừ trường hợp quy định tại khoản 2 Điều này, chủ Bằng bảo hộ giống cây trồng có nghĩa vụ trả thù lao cho tác giả giống cây trồng theo thỏa thuận; trường hợp không có thỏa thuận thì mức thù lao trả cho tác giả quy định như sau:</w:t>
      </w:r>
    </w:p>
    <w:p>
      <w:pPr>
        <w:pStyle w:val="Normal"/>
        <w:snapToGrid w:val="false"/>
        <w:spacing w:lineRule="exact" w:line="350" w:before="120" w:after="120"/>
        <w:ind w:firstLine="567" w:right="0"/>
        <w:jc w:val="both"/>
        <w:rPr/>
      </w:pPr>
      <w:r>
        <w:rPr>
          <w:sz w:val="28"/>
          <w:szCs w:val="28"/>
        </w:rPr>
        <w:t>a) 10% lợi nhuận trước thuế mà chủ Bằng bảo hộ giống cây trồng thu được do sử dụng giống cây trồng được bảo hộ để sản xuất, kinh doanh;</w:t>
      </w:r>
    </w:p>
    <w:p>
      <w:pPr>
        <w:pStyle w:val="Normal"/>
        <w:snapToGrid w:val="false"/>
        <w:spacing w:lineRule="exact" w:line="350" w:before="120" w:after="120"/>
        <w:ind w:firstLine="567" w:right="0"/>
        <w:jc w:val="both"/>
        <w:rPr/>
      </w:pPr>
      <w:r>
        <w:rPr>
          <w:spacing w:val="2"/>
          <w:sz w:val="28"/>
          <w:szCs w:val="28"/>
        </w:rPr>
        <w:t xml:space="preserve">b) 15% tổng số tiền mà chủ </w:t>
      </w:r>
      <w:r>
        <w:rPr>
          <w:sz w:val="28"/>
          <w:szCs w:val="28"/>
        </w:rPr>
        <w:t>Bằng bảo hộ giống cây trồng</w:t>
      </w:r>
      <w:r>
        <w:rPr>
          <w:spacing w:val="2"/>
          <w:sz w:val="28"/>
          <w:szCs w:val="28"/>
        </w:rPr>
        <w:t xml:space="preserve"> nhận được trong mỗi lần nhận tiền thanh toán do chuyển giao quyền sử dụng giống cây trồng trước khi nộp thuế theo quy định;</w:t>
      </w:r>
    </w:p>
    <w:p>
      <w:pPr>
        <w:pStyle w:val="Normal"/>
        <w:snapToGrid w:val="false"/>
        <w:spacing w:lineRule="exact" w:line="350" w:before="120" w:after="120"/>
        <w:ind w:firstLine="567" w:right="0"/>
        <w:jc w:val="both"/>
        <w:rPr/>
      </w:pPr>
      <w:r>
        <w:rPr>
          <w:sz w:val="28"/>
          <w:szCs w:val="28"/>
        </w:rPr>
        <w:t>c) 35% tổng số tiền mà chủ Bằng bảo hộ giống cây trồng nhận được từ việc chuyển nhượng quyền đối với giống cây trồng trong lần đầu tiên trước khi nộp thuế theo quy định và không được nhận thù lao đối với lần chuyển nhượng tiếp theo và thù lao theo quy định tại điểm a và điểm b khoản này.</w:t>
      </w:r>
    </w:p>
    <w:p>
      <w:pPr>
        <w:pStyle w:val="Normal"/>
        <w:widowControl w:val="false"/>
        <w:pBdr/>
        <w:snapToGrid w:val="false"/>
        <w:spacing w:lineRule="exact" w:line="350" w:before="120" w:after="120"/>
        <w:ind w:firstLine="567" w:right="0"/>
        <w:jc w:val="both"/>
        <w:rPr/>
      </w:pPr>
      <w:r>
        <w:rPr>
          <w:sz w:val="28"/>
          <w:szCs w:val="28"/>
        </w:rPr>
        <w:t xml:space="preserve"> </w:t>
      </w:r>
      <w:r>
        <w:rPr>
          <w:sz w:val="28"/>
          <w:szCs w:val="28"/>
        </w:rPr>
        <w:t>2. Đối với giống cây trồng là kết quả của nhiệm vụ khoa học và công nghệ sử dụng ngân sách nhà nước, chủ Bằng bảo hộ giống cây trồng trả thù lao cho tác giả theo quy định sau đây:</w:t>
      </w:r>
    </w:p>
    <w:p>
      <w:pPr>
        <w:pStyle w:val="Normal"/>
        <w:snapToGrid w:val="false"/>
        <w:spacing w:lineRule="exact" w:line="350" w:before="120" w:after="120"/>
        <w:ind w:firstLine="567" w:right="0"/>
        <w:jc w:val="both"/>
        <w:rPr>
          <w:sz w:val="28"/>
          <w:szCs w:val="28"/>
        </w:rPr>
      </w:pPr>
      <w:r>
        <w:rPr>
          <w:sz w:val="28"/>
          <w:szCs w:val="28"/>
        </w:rPr>
        <w:t xml:space="preserve">a) Tối thiểu 10% và tối đa 15% lợi nhuận trước thuế mà chủ Bằng bảo hộ giống cây trồng thu được do sử dụng giống cây trồng được bảo hộ để sản xuất, kinh doanh; </w:t>
      </w:r>
    </w:p>
    <w:p>
      <w:pPr>
        <w:pStyle w:val="Normal"/>
        <w:snapToGrid w:val="false"/>
        <w:spacing w:lineRule="exact" w:line="350" w:before="120" w:after="120"/>
        <w:ind w:firstLine="567" w:right="0"/>
        <w:jc w:val="both"/>
        <w:rPr/>
      </w:pPr>
      <w:r>
        <w:rPr>
          <w:sz w:val="28"/>
          <w:szCs w:val="28"/>
        </w:rPr>
        <w:t>b) Tối thiểu 15% và tối đa 20% tổng số tiền mà chủ Bằng bảo hộ giống cây trồng nhận được trong mỗi lần nhận tiền thanh toán do chuyển giao quyền sử dụng giống cây trồng trước khi nộp thuế theo quy định;</w:t>
      </w:r>
    </w:p>
    <w:p>
      <w:pPr>
        <w:pStyle w:val="Normal"/>
        <w:snapToGrid w:val="false"/>
        <w:spacing w:lineRule="exact" w:line="350" w:before="120" w:after="120"/>
        <w:ind w:firstLine="567" w:right="0"/>
        <w:jc w:val="both"/>
        <w:rPr/>
      </w:pPr>
      <w:r>
        <w:rPr>
          <w:sz w:val="28"/>
          <w:szCs w:val="28"/>
        </w:rPr>
        <w:t>c) Tối thiểu 20% và tối đa 35% tổng số tiền mà chủ Bằng bảo hộ giống cây trồng nhận được từ việc chuyển nhượng quyền đối với giống cây trồng trong lần đầu tiên trước khi nộp thuế theo quy định và không được nhận thù lao đối với lần chuyển nhượng tiếp theo và thù lao theo quy định tại điểm a và điểm b khoản này.</w:t>
      </w:r>
    </w:p>
    <w:p>
      <w:pPr>
        <w:pStyle w:val="Normal"/>
        <w:snapToGrid w:val="false"/>
        <w:spacing w:lineRule="exact" w:line="350" w:before="120" w:after="120"/>
        <w:ind w:firstLine="567" w:right="0"/>
        <w:jc w:val="both"/>
        <w:rPr/>
      </w:pPr>
      <w:r>
        <w:rPr>
          <w:sz w:val="28"/>
          <w:szCs w:val="28"/>
        </w:rPr>
        <w:t>3. Trong trường hợp giống cây trồng có đồng tác giả, mức thù lao quy định tại khoản 1 và khoản 2 Điều này là mức dành cho các đồng tác giả; các đồng tác giả tự thỏa thuận việc phân chia số tiền thù lao do chủ Bằng bảo hộ giống cây trồng chi trả.</w:t>
      </w:r>
    </w:p>
    <w:p>
      <w:pPr>
        <w:pStyle w:val="Normal"/>
        <w:widowControl w:val="false"/>
        <w:pBdr/>
        <w:snapToGrid w:val="false"/>
        <w:spacing w:lineRule="exact" w:line="350" w:before="120" w:after="120"/>
        <w:ind w:firstLine="567" w:right="0"/>
        <w:jc w:val="both"/>
        <w:rPr/>
      </w:pPr>
      <w:r>
        <w:rPr>
          <w:spacing w:val="2"/>
          <w:sz w:val="28"/>
          <w:szCs w:val="28"/>
        </w:rPr>
        <w:t>4. Nghĩa vụ trả thù lao cho tác giả tồn tại trong suốt thời hạn bảo hộ giống cây trồng.</w:t>
      </w:r>
    </w:p>
    <w:p>
      <w:pPr>
        <w:pStyle w:val="NormalWeb"/>
        <w:snapToGrid w:val="false"/>
        <w:spacing w:lineRule="exact" w:line="350" w:before="120" w:after="120"/>
        <w:ind w:firstLine="567" w:right="0"/>
        <w:jc w:val="both"/>
        <w:rPr/>
      </w:pPr>
      <w:r>
        <w:rPr>
          <w:sz w:val="28"/>
          <w:szCs w:val="28"/>
          <w:lang w:val="en-US"/>
        </w:rPr>
        <w:t>5. Nộp lệ phí duy trì hiệu lực Bằng bảo hộ giống cây trồng cho cơ quan bảo hộ giống cây trồng trong thời hạn ba tháng sau ngày cấp Bằng bảo hộ giống cây trồng đối với năm hiệu lực đầu tiên và trong tháng đầu tiên của năm hiệu lực tiếp theo đối với các năm sau.</w:t>
      </w:r>
    </w:p>
    <w:p>
      <w:pPr>
        <w:pStyle w:val="Normal"/>
        <w:snapToGrid w:val="false"/>
        <w:spacing w:lineRule="exact" w:line="350" w:before="120" w:after="120"/>
        <w:ind w:firstLine="567" w:right="0"/>
        <w:jc w:val="both"/>
        <w:rPr/>
      </w:pPr>
      <w:r>
        <w:rPr>
          <w:sz w:val="28"/>
          <w:szCs w:val="28"/>
        </w:rPr>
        <w:t>6. Lưu giữ giống cây trồng được bảo hộ, cung cấp thông tin, vật liệu nhân giống của giống cây trồng được bảo hộ theo yêu cầu của cơ quan bảo hộ giống cây trồng; duy trì tính ổn định của giống cây trồng được bảo hộ theo tính trạng mô tả tại thời điểm cấp Bằng bảo hộ giống cây trồng.</w:t>
      </w:r>
    </w:p>
    <w:p>
      <w:pPr>
        <w:pStyle w:val="Normal"/>
        <w:snapToGrid w:val="false"/>
        <w:spacing w:lineRule="exact" w:line="350" w:before="120" w:after="120"/>
        <w:ind w:firstLine="567" w:right="0"/>
        <w:jc w:val="both"/>
        <w:rPr>
          <w:b/>
          <w:bCs/>
          <w:i/>
          <w:i/>
          <w:iCs/>
          <w:sz w:val="28"/>
          <w:szCs w:val="28"/>
          <w:lang w:eastAsia="ru-RU"/>
        </w:rPr>
      </w:pPr>
      <w:r>
        <w:rPr>
          <w:b/>
          <w:bCs/>
          <w:iCs/>
          <w:sz w:val="28"/>
          <w:szCs w:val="28"/>
          <w:lang w:eastAsia="ru-RU"/>
        </w:rPr>
        <w:t>Điều 191a. Nghĩa vụ của tổ chức chủ trì đối với giống cây trồng được chọn tạo hoặc phát hiện và phát triển là kết quả của nhiệm vụ khoa học và công nghệ sử dụng ngân sách nhà nước</w:t>
      </w:r>
      <w:r>
        <w:rPr>
          <w:rStyle w:val="FootnoteCharacters"/>
          <w:rStyle w:val="FootnoteReference"/>
          <w:iCs/>
          <w:sz w:val="28"/>
          <w:szCs w:val="28"/>
          <w:lang w:eastAsia="ru-RU"/>
        </w:rPr>
        <w:footnoteReference w:id="191"/>
      </w:r>
    </w:p>
    <w:p>
      <w:pPr>
        <w:pStyle w:val="Normal"/>
        <w:snapToGrid w:val="false"/>
        <w:spacing w:lineRule="exact" w:line="350" w:before="120" w:after="120"/>
        <w:ind w:firstLine="567" w:right="0"/>
        <w:jc w:val="both"/>
        <w:rPr/>
      </w:pPr>
      <w:r>
        <w:rPr>
          <w:bCs/>
          <w:iCs/>
          <w:spacing w:val="4"/>
          <w:sz w:val="28"/>
          <w:szCs w:val="28"/>
          <w:lang w:eastAsia="ru-RU"/>
        </w:rPr>
        <w:t>1. Nộp đơn đăng ký quyền đối với giống cây trồng trong thời hạn mười hai tháng kể từ ngày nhiệm vụ khoa học và công nghệ được nghiệm thu.</w:t>
      </w:r>
    </w:p>
    <w:p>
      <w:pPr>
        <w:pStyle w:val="BodyText"/>
        <w:snapToGrid w:val="false"/>
        <w:spacing w:lineRule="exact" w:line="350" w:before="120" w:after="120"/>
        <w:ind w:firstLine="567" w:right="0"/>
        <w:rPr/>
      </w:pPr>
      <w:r>
        <w:rPr>
          <w:rFonts w:eastAsia="Arial"/>
          <w:iCs/>
          <w:spacing w:val="-2"/>
        </w:rPr>
        <w:t>2</w:t>
      </w:r>
      <w:r>
        <w:rPr>
          <w:rFonts w:eastAsia="Arial"/>
          <w:bCs/>
          <w:iCs/>
          <w:spacing w:val="-2"/>
        </w:rPr>
        <w:t xml:space="preserve">. Trả thù lao cho tác giả </w:t>
      </w:r>
      <w:r>
        <w:rPr>
          <w:rFonts w:eastAsia="Arial"/>
          <w:iCs/>
          <w:spacing w:val="-2"/>
        </w:rPr>
        <w:t xml:space="preserve">giống cây trồng </w:t>
      </w:r>
      <w:r>
        <w:rPr>
          <w:rFonts w:eastAsia="Arial"/>
          <w:bCs/>
          <w:iCs/>
          <w:spacing w:val="-2"/>
        </w:rPr>
        <w:t xml:space="preserve">theo quy định tại Điều </w:t>
      </w:r>
      <w:r>
        <w:rPr>
          <w:rFonts w:eastAsia="Arial"/>
          <w:iCs/>
          <w:spacing w:val="-2"/>
        </w:rPr>
        <w:t xml:space="preserve">191 </w:t>
      </w:r>
      <w:r>
        <w:rPr>
          <w:rFonts w:eastAsia="Arial"/>
          <w:bCs/>
          <w:iCs/>
          <w:spacing w:val="-2"/>
        </w:rPr>
        <w:t xml:space="preserve">của Luật này. </w:t>
      </w:r>
    </w:p>
    <w:p>
      <w:pPr>
        <w:pStyle w:val="Normal"/>
        <w:snapToGrid w:val="false"/>
        <w:spacing w:lineRule="exact" w:line="350" w:before="120" w:after="120"/>
        <w:ind w:firstLine="567" w:right="0"/>
        <w:jc w:val="both"/>
        <w:rPr/>
      </w:pPr>
      <w:r>
        <w:rPr>
          <w:sz w:val="28"/>
          <w:szCs w:val="28"/>
          <w:lang w:eastAsia="ru-RU"/>
        </w:rPr>
        <w:t>3. Đối với nhiệm vụ khoa học và công nghệ mà Nhà nước hỗ trợ đến 30% tổng số vốn, phần lợi nhuận sau thuế thu được từ việc sử dụng, chuyển giao quyền sử dụng, chuyển nhượng quyền, góp vốn từ giống cây trồng tương ứng với tỷ lệ góp vốn của Nhà nước sau khi đã trả thù lao cho tác giả được sử dụng theo quy chế quản lý tài chính của tổ chức chủ trì.</w:t>
      </w:r>
    </w:p>
    <w:p>
      <w:pPr>
        <w:pStyle w:val="Normal"/>
        <w:snapToGrid w:val="false"/>
        <w:spacing w:lineRule="exact" w:line="350" w:before="120" w:after="120"/>
        <w:ind w:firstLine="567" w:right="0"/>
        <w:jc w:val="both"/>
        <w:rPr/>
      </w:pPr>
      <w:r>
        <w:rPr>
          <w:sz w:val="28"/>
          <w:szCs w:val="28"/>
          <w:lang w:eastAsia="ru-RU"/>
        </w:rPr>
        <w:t>4. Đối với nhiệm vụ khoa học và công nghệ mà Nhà nước hỗ trợ trên 30% tổng số vốn, việc phân chia lợi nhuận sau thuế thu được từ việc sử dụng, chuyển giao quyền sử dụng, chuyển nhượng quyền, góp vốn từ giống cây trồng được chọn tạo hoặc phát hiện và phát triển là kết quả của nhiệm vụ khoa học và công nghệ sử dụng ngân sách nhà nước sau khi đã trả thù lao cho tác giả thực hiện theo quy định sau đây:</w:t>
      </w:r>
    </w:p>
    <w:p>
      <w:pPr>
        <w:pStyle w:val="Normal"/>
        <w:snapToGrid w:val="false"/>
        <w:spacing w:lineRule="exact" w:line="350" w:before="120" w:after="120"/>
        <w:ind w:firstLine="567" w:right="0"/>
        <w:jc w:val="both"/>
        <w:rPr/>
      </w:pPr>
      <w:r>
        <w:rPr>
          <w:sz w:val="28"/>
          <w:szCs w:val="28"/>
          <w:lang w:eastAsia="ru-RU"/>
        </w:rPr>
        <w:t>a) Trường hợp nhiệm vụ khoa học và công nghệ sử dụng toàn bộ ngân sách nhà nước thì tối thiểu 50% phần lợi nhuận còn lại được dùng để đầu tư cho hoạt động khoa học và công nghệ; số lợi nhuận còn lại được sử dụng theo quy chế quản lý tài chính của tổ chức chủ trì;</w:t>
      </w:r>
    </w:p>
    <w:p>
      <w:pPr>
        <w:pStyle w:val="Normal"/>
        <w:snapToGrid w:val="false"/>
        <w:spacing w:lineRule="exact" w:line="340" w:before="120" w:after="0"/>
        <w:ind w:firstLine="567" w:right="0"/>
        <w:jc w:val="both"/>
        <w:rPr/>
      </w:pPr>
      <w:r>
        <w:rPr>
          <w:sz w:val="28"/>
          <w:szCs w:val="28"/>
          <w:lang w:eastAsia="ru-RU"/>
        </w:rPr>
        <w:t xml:space="preserve">b) Trường hợp nhiệm vụ khoa học và công nghệ được đầu tư bằng nhiều nguồn vốn thì phần lợi nhuận còn lại được chia cho các bên tương ứng với tỷ lệ vốn đã đóng góp vào nhiệm vụ khoa học và công nghệ đó. Phần lợi nhuận tương ứng với tỷ lệ góp vốn của Nhà nước được tổ chức chủ trì sử dụng theo quy định tại điểm a khoản này. </w:t>
      </w:r>
    </w:p>
    <w:p>
      <w:pPr>
        <w:pStyle w:val="Normal"/>
        <w:snapToGrid w:val="false"/>
        <w:spacing w:lineRule="exact" w:line="340" w:before="120" w:after="0"/>
        <w:ind w:firstLine="567" w:right="0"/>
        <w:jc w:val="both"/>
        <w:rPr/>
      </w:pPr>
      <w:r>
        <w:rPr>
          <w:sz w:val="28"/>
          <w:szCs w:val="28"/>
        </w:rPr>
        <w:t>5. Tổ chức chủ trì được cấp Bằng bảo hộ giống cây trồng được đăng ký theo quy định tại khoản 3 và khoản 4 Điều 164 của Luật này có nghĩa vụ thực hiện các quyền đối với giống cây trồng theo quy định, thực hiện các biện pháp bảo vệ, nộp báo cáo hằng năm cho cơ quan quản lý nhiệm vụ khoa học và công nghệ về việc thực hiện quyền, biện pháp bảo vệ và việc phân chia lợi nhuận.</w:t>
      </w:r>
    </w:p>
    <w:p>
      <w:pPr>
        <w:pStyle w:val="Normal"/>
        <w:snapToGrid w:val="false"/>
        <w:spacing w:lineRule="exact" w:line="340" w:before="120" w:after="0"/>
        <w:ind w:firstLine="567" w:right="0"/>
        <w:jc w:val="both"/>
        <w:rPr>
          <w:sz w:val="28"/>
          <w:szCs w:val="28"/>
          <w:lang w:eastAsia="ru-RU"/>
        </w:rPr>
      </w:pPr>
      <w:r>
        <w:rPr>
          <w:sz w:val="28"/>
          <w:szCs w:val="28"/>
        </w:rPr>
        <w:t>6. Chính phủ quy định chi tiết Điều này.</w:t>
      </w:r>
    </w:p>
    <w:p>
      <w:pPr>
        <w:pStyle w:val="Normal"/>
        <w:widowControl w:val="false"/>
        <w:snapToGrid w:val="false"/>
        <w:spacing w:lineRule="exact" w:line="340" w:before="120" w:after="0"/>
        <w:ind w:firstLine="567" w:right="0"/>
        <w:jc w:val="both"/>
        <w:rPr>
          <w:iCs/>
          <w:sz w:val="28"/>
          <w:szCs w:val="28"/>
        </w:rPr>
      </w:pPr>
      <w:r>
        <w:rPr>
          <w:b/>
          <w:bCs/>
          <w:iCs/>
          <w:sz w:val="28"/>
          <w:szCs w:val="28"/>
        </w:rPr>
        <w:t>Điều 191b. Quyền của Nhà nước đối với giống cây trồng được chọn tạo hoặc phát hiện và phát triển là kết quả của nhiệm vụ khoa học và công nghệ sử dụng ngân sách nhà nước</w:t>
      </w:r>
      <w:r>
        <w:rPr>
          <w:rStyle w:val="FootnoteCharacters"/>
          <w:rStyle w:val="FootnoteReference"/>
          <w:iCs/>
          <w:sz w:val="28"/>
          <w:szCs w:val="28"/>
        </w:rPr>
        <w:footnoteReference w:id="192"/>
      </w:r>
    </w:p>
    <w:p>
      <w:pPr>
        <w:pStyle w:val="Normal"/>
        <w:snapToGrid w:val="false"/>
        <w:spacing w:lineRule="exact" w:line="340" w:before="120" w:after="0"/>
        <w:ind w:firstLine="567" w:right="0"/>
        <w:jc w:val="both"/>
        <w:rPr/>
      </w:pPr>
      <w:r>
        <w:rPr>
          <w:sz w:val="28"/>
          <w:szCs w:val="28"/>
        </w:rPr>
        <w:t>1. Đại diện chủ sở hữu nhà nước thông báo công khai trong thời hạn chín mươi ngày để giao quyền đăng ký giống cây trồng được chọn tạo hoặc phát hiện và phát triển là kết quả của nhiệm vụ khoa học và công nghệ sử dụng ngân sách nhà nước cho tổ chức, cá nhân có nhu cầu trong các trường hợp sau đây:</w:t>
      </w:r>
    </w:p>
    <w:p>
      <w:pPr>
        <w:pStyle w:val="Normal"/>
        <w:snapToGrid w:val="false"/>
        <w:spacing w:lineRule="exact" w:line="340" w:before="120" w:after="0"/>
        <w:ind w:firstLine="567" w:right="0"/>
        <w:jc w:val="both"/>
        <w:rPr>
          <w:sz w:val="28"/>
          <w:szCs w:val="28"/>
        </w:rPr>
      </w:pPr>
      <w:r>
        <w:rPr>
          <w:sz w:val="28"/>
          <w:szCs w:val="28"/>
        </w:rPr>
        <w:t>a) Tổ chức chủ trì nhiệm vụ khoa học và công nghệ không thực hiện nghĩa vụ theo quy định tại khoản 1 Điều 191a của Luật này;</w:t>
      </w:r>
    </w:p>
    <w:p>
      <w:pPr>
        <w:pStyle w:val="Normal"/>
        <w:snapToGrid w:val="false"/>
        <w:spacing w:lineRule="exact" w:line="340" w:before="120" w:after="0"/>
        <w:ind w:firstLine="567" w:right="0"/>
        <w:jc w:val="both"/>
        <w:rPr/>
      </w:pPr>
      <w:r>
        <w:rPr>
          <w:sz w:val="28"/>
          <w:szCs w:val="28"/>
        </w:rPr>
        <w:t>b) Tổ chức chủ trì nhiệm vụ khoa học và công nghệ có văn bản báo cáo đại diện chủ sở hữu nhà nước về việc không có nhu cầu đăng ký.</w:t>
      </w:r>
    </w:p>
    <w:p>
      <w:pPr>
        <w:pStyle w:val="Normal"/>
        <w:snapToGrid w:val="false"/>
        <w:spacing w:lineRule="exact" w:line="340" w:before="120" w:after="0"/>
        <w:ind w:firstLine="567" w:right="0"/>
        <w:jc w:val="both"/>
        <w:rPr>
          <w:sz w:val="28"/>
          <w:szCs w:val="28"/>
        </w:rPr>
      </w:pPr>
      <w:r>
        <w:rPr>
          <w:sz w:val="28"/>
          <w:szCs w:val="28"/>
        </w:rPr>
        <w:t>2. Trường hợp không giao được quyền đăng ký cho tổ chức, cá nhân có nhu cầu theo quy định tại khoản 1 Điều này, đại diện chủ sở hữu nhà nước công bố công khai trên Cổng thông tin điện tử hoặc Trang thông tin điện tử của cơ quan quản lý nhiệm vụ khoa học và công nghệ về nội dung giống cây trồng được chọn tạo hoặc phát hiện và phát triển là kết quả của nhiệm vụ khoa học và công nghệ sử dụng ngân sách nhà nước.</w:t>
      </w:r>
    </w:p>
    <w:p>
      <w:pPr>
        <w:pStyle w:val="Normal"/>
        <w:snapToGrid w:val="false"/>
        <w:spacing w:lineRule="exact" w:line="340" w:before="120" w:after="0"/>
        <w:ind w:firstLine="567" w:right="0"/>
        <w:jc w:val="both"/>
        <w:rPr/>
      </w:pPr>
      <w:r>
        <w:rPr>
          <w:sz w:val="28"/>
          <w:szCs w:val="28"/>
        </w:rPr>
        <w:t xml:space="preserve">3. Cơ quan nhà nước có thẩm quyền cho phép tổ chức, cá nhân khác sử dụng giống cây trồng được chọn tạo hoặc phát hiện và phát triển là kết quả của nhiệm vụ khoa học và công nghệ sử dụng ngân sách nhà nước mà không cần sự đồng ý của người nắm độc quyền sử dụng trong các trường hợp sau đây: </w:t>
      </w:r>
    </w:p>
    <w:p>
      <w:pPr>
        <w:pStyle w:val="Normal"/>
        <w:snapToGrid w:val="false"/>
        <w:spacing w:lineRule="exact" w:line="340" w:before="120" w:after="0"/>
        <w:ind w:firstLine="567" w:right="0"/>
        <w:jc w:val="both"/>
        <w:rPr>
          <w:sz w:val="28"/>
          <w:szCs w:val="28"/>
        </w:rPr>
      </w:pPr>
      <w:r>
        <w:rPr>
          <w:sz w:val="28"/>
          <w:szCs w:val="28"/>
        </w:rPr>
        <w:t>a) Người nắm độc quyền sử dụng không thực hiện trong một thời gian hợp lý các biện pháp hiệu quả để sử dụng giống cây trồng được chọn tạo hoặc phát hiện và phát triển là kết quả của nhiệm vụ khoa học và công nghệ mà Nhà nước hỗ trợ trên 30% tổng số vốn;</w:t>
      </w:r>
    </w:p>
    <w:p>
      <w:pPr>
        <w:pStyle w:val="Normal"/>
        <w:snapToGrid w:val="false"/>
        <w:spacing w:lineRule="exact" w:line="340" w:before="120" w:after="0"/>
        <w:ind w:firstLine="567" w:right="0"/>
        <w:jc w:val="both"/>
        <w:rPr>
          <w:sz w:val="28"/>
          <w:szCs w:val="28"/>
        </w:rPr>
      </w:pPr>
      <w:r>
        <w:rPr>
          <w:sz w:val="28"/>
          <w:szCs w:val="28"/>
        </w:rPr>
        <w:t>b) Việc sử dụng nhằm mục đích công cộng, phi thương mại, phục vụ quốc phòng, an ninh, phòng bệnh, chữa bệnh, bảo đảm dinh dưỡng cho nhân dân hoặc đáp ứng các nhu cầu cấp thiết khác của xã hội.</w:t>
      </w:r>
    </w:p>
    <w:p>
      <w:pPr>
        <w:pStyle w:val="Normal"/>
        <w:shd w:fill="FFFFFF" w:val="clear"/>
        <w:snapToGrid w:val="false"/>
        <w:spacing w:lineRule="exact" w:line="340" w:before="120" w:after="0"/>
        <w:ind w:firstLine="567" w:right="0"/>
        <w:jc w:val="both"/>
        <w:rPr/>
      </w:pPr>
      <w:r>
        <w:rPr>
          <w:sz w:val="28"/>
          <w:szCs w:val="28"/>
        </w:rPr>
        <w:t>4. Việc trả khoản tiền đền bù cho người nắm độc quyền sử dụng do cơ quan nhà nước có thẩm quyền cho phép tổ chức, cá nhân khác sử dụng giống cây trồng theo quy định tại khoản 3 Điều này được thực hiện như sau:</w:t>
      </w:r>
    </w:p>
    <w:p>
      <w:pPr>
        <w:pStyle w:val="Normal"/>
        <w:shd w:fill="FFFFFF" w:val="clear"/>
        <w:snapToGrid w:val="false"/>
        <w:spacing w:lineRule="exact" w:line="340" w:before="120" w:after="0"/>
        <w:ind w:firstLine="567" w:right="0"/>
        <w:jc w:val="both"/>
        <w:rPr/>
      </w:pPr>
      <w:r>
        <w:rPr>
          <w:sz w:val="28"/>
          <w:szCs w:val="28"/>
        </w:rPr>
        <w:t>a) Đối với giống cây trồng được chọn tạo hoặc phát hiện và phát triển là kết quả của nhiệm vụ khoa học và công nghệ sử dụng toàn bộ ngân sách nhà nước, tổ chức, cá nhân được phép sử dụng không phải trả tiền đền bù;</w:t>
      </w:r>
    </w:p>
    <w:p>
      <w:pPr>
        <w:pStyle w:val="Normal"/>
        <w:shd w:fill="FFFFFF" w:val="clear"/>
        <w:snapToGrid w:val="false"/>
        <w:spacing w:lineRule="exact" w:line="340" w:before="120" w:after="0"/>
        <w:ind w:firstLine="567" w:right="0"/>
        <w:jc w:val="both"/>
        <w:rPr/>
      </w:pPr>
      <w:r>
        <w:rPr>
          <w:sz w:val="28"/>
          <w:szCs w:val="28"/>
        </w:rPr>
        <w:t>b) Đối với giống cây trồng được chọn tạo hoặc phát hiện và phát triển là kết quả của nhiệm vụ khoa học và công nghệ được đầu tư bằng nhiều nguồn vốn, trong đó có một phần ngân sách nhà nước, tổ chức, cá nhân được phép sử dụng không phải trả tiền đền bù đối với phần quyền sử dụng tương ứng với phần ngân sách nhà nước đầu tư nhưng phải trả tiền đền bù với phần quyền sử dụng tương ứng với phần vốn đầu tư còn lại. Khoản tiền đền bù trả cho người nắm độc quyền sử dụng được xác định theo quy định tại điểm d khoản 3 Điều 195 của Luật này.</w:t>
      </w:r>
    </w:p>
    <w:p>
      <w:pPr>
        <w:pStyle w:val="Normal"/>
        <w:widowControl w:val="false"/>
        <w:spacing w:lineRule="exact" w:line="340" w:before="120" w:after="0"/>
        <w:ind w:firstLine="567" w:right="0"/>
        <w:jc w:val="both"/>
        <w:rPr>
          <w:sz w:val="28"/>
          <w:szCs w:val="28"/>
        </w:rPr>
      </w:pPr>
      <w:r>
        <w:rPr>
          <w:sz w:val="28"/>
          <w:szCs w:val="28"/>
        </w:rPr>
        <w:t>5. Chính phủ quy định chi tiết Điều này.</w:t>
      </w:r>
    </w:p>
    <w:p>
      <w:pPr>
        <w:pStyle w:val="Normal"/>
        <w:widowControl w:val="false"/>
        <w:spacing w:lineRule="exact" w:line="340" w:before="120" w:after="0"/>
        <w:jc w:val="center"/>
        <w:rPr>
          <w:b/>
          <w:bCs/>
          <w:iCs/>
          <w:sz w:val="28"/>
          <w:szCs w:val="28"/>
        </w:rPr>
      </w:pPr>
      <w:r>
        <w:rPr>
          <w:b/>
          <w:bCs/>
          <w:iCs/>
          <w:sz w:val="28"/>
          <w:szCs w:val="28"/>
        </w:rPr>
      </w:r>
    </w:p>
    <w:p>
      <w:pPr>
        <w:pStyle w:val="Normal"/>
        <w:widowControl w:val="false"/>
        <w:spacing w:lineRule="exact" w:line="340" w:before="120" w:after="0"/>
        <w:jc w:val="center"/>
        <w:rPr>
          <w:bCs/>
          <w:iCs/>
          <w:szCs w:val="28"/>
        </w:rPr>
      </w:pPr>
      <w:r>
        <w:rPr>
          <w:b/>
          <w:bCs/>
          <w:iCs/>
          <w:sz w:val="28"/>
          <w:szCs w:val="28"/>
        </w:rPr>
        <w:t>Chương XV</w:t>
      </w:r>
    </w:p>
    <w:p>
      <w:pPr>
        <w:pStyle w:val="Normal"/>
        <w:widowControl w:val="false"/>
        <w:spacing w:lineRule="exact" w:line="340" w:before="120" w:after="0"/>
        <w:jc w:val="center"/>
        <w:rPr/>
      </w:pPr>
      <w:r>
        <w:rPr>
          <w:b/>
          <w:bCs/>
          <w:sz w:val="28"/>
          <w:szCs w:val="26"/>
        </w:rPr>
        <w:t xml:space="preserve">CHUYỂN GIAO QUYỀN ĐỐI VỚI GIỐNG CÂY TRỒNG </w:t>
      </w:r>
    </w:p>
    <w:p>
      <w:pPr>
        <w:pStyle w:val="Normal"/>
        <w:widowControl w:val="false"/>
        <w:spacing w:lineRule="exact" w:line="340" w:before="120" w:after="0"/>
        <w:ind w:firstLine="567" w:right="0"/>
        <w:rPr/>
      </w:pPr>
      <w:r>
        <w:rPr>
          <w:b/>
          <w:bCs/>
          <w:sz w:val="28"/>
          <w:szCs w:val="28"/>
        </w:rPr>
        <w:t xml:space="preserve">Điều 192. </w:t>
      </w:r>
      <w:r>
        <w:rPr>
          <w:b/>
          <w:bCs/>
          <w:iCs/>
          <w:sz w:val="28"/>
          <w:szCs w:val="28"/>
        </w:rPr>
        <w:t xml:space="preserve">Chuyển giao quyền sử dụng giống cây trồng </w:t>
      </w:r>
    </w:p>
    <w:p>
      <w:pPr>
        <w:pStyle w:val="Normal"/>
        <w:widowControl w:val="false"/>
        <w:spacing w:lineRule="exact" w:line="340" w:before="120" w:after="0"/>
        <w:ind w:firstLine="567" w:right="0"/>
        <w:jc w:val="both"/>
        <w:rPr>
          <w:sz w:val="28"/>
          <w:szCs w:val="28"/>
        </w:rPr>
      </w:pPr>
      <w:r>
        <w:rPr>
          <w:sz w:val="28"/>
          <w:szCs w:val="28"/>
        </w:rPr>
        <w:t>1. Chuyển giao quyền sử dụng giống cây trồng là việc chủ bằng bảo hộ cho phép người khác thực hiện một hoặc một số hành vi thuộc quyền sử dụng đối với giống cây trồng của mình.</w:t>
      </w:r>
    </w:p>
    <w:p>
      <w:pPr>
        <w:pStyle w:val="Normal"/>
        <w:widowControl w:val="false"/>
        <w:spacing w:lineRule="exact" w:line="340" w:before="120" w:after="0"/>
        <w:ind w:firstLine="567" w:right="0"/>
        <w:jc w:val="both"/>
        <w:rPr/>
      </w:pPr>
      <w:r>
        <w:rPr>
          <w:sz w:val="28"/>
          <w:szCs w:val="28"/>
        </w:rPr>
        <w:t>2. Trường hợp quyền sử dụng giống cây trồng thuộc đồng sở hữu thì việc chuyển giao quyền sử dụng cho người khác phải được sự đồng ý của tất cả các đồng chủ sở hữu.</w:t>
      </w:r>
    </w:p>
    <w:p>
      <w:pPr>
        <w:pStyle w:val="Normal"/>
        <w:widowControl w:val="false"/>
        <w:spacing w:lineRule="exact" w:line="340" w:before="120" w:after="0"/>
        <w:ind w:firstLine="567" w:right="0"/>
        <w:jc w:val="both"/>
        <w:rPr>
          <w:sz w:val="28"/>
          <w:szCs w:val="28"/>
        </w:rPr>
      </w:pPr>
      <w:r>
        <w:rPr>
          <w:sz w:val="28"/>
          <w:szCs w:val="28"/>
        </w:rPr>
        <w:t>3. Việc chuyển giao quyền sử dụng giống cây trồng phải được thực hiện dưới hình thức hợp đồng bằng văn bản.</w:t>
      </w:r>
    </w:p>
    <w:p>
      <w:pPr>
        <w:pStyle w:val="Normal"/>
        <w:widowControl w:val="false"/>
        <w:spacing w:lineRule="exact" w:line="340" w:before="120" w:after="0"/>
        <w:ind w:firstLine="567" w:right="0"/>
        <w:jc w:val="both"/>
        <w:rPr/>
      </w:pPr>
      <w:r>
        <w:rPr>
          <w:sz w:val="28"/>
          <w:szCs w:val="28"/>
        </w:rPr>
        <w:t>4. Hợp đồng chuyển giao quyền sử dụng giống cây trồng không được có những điều khoản hạn chế bất hợp lý quyền của bên nhận chuyển giao quyền sử dụng, đặc biệt là những điều khoản hạn chế không xuất phát từ quyền của bên chuyển giao quyền sử dụng đối với giống cây trồng tương ứng hoặc không nhằm bảo vệ các quyền đó.</w:t>
      </w:r>
    </w:p>
    <w:p>
      <w:pPr>
        <w:pStyle w:val="Normal"/>
        <w:widowControl w:val="false"/>
        <w:spacing w:lineRule="exact" w:line="340" w:before="120" w:after="0"/>
        <w:ind w:firstLine="567" w:right="0"/>
        <w:jc w:val="both"/>
        <w:rPr/>
      </w:pPr>
      <w:r>
        <w:rPr>
          <w:rFonts w:cs="Times New Roman Bold;Times New Roman" w:ascii="Times New Roman Bold;Times New Roman" w:hAnsi="Times New Roman Bold;Times New Roman"/>
          <w:b/>
          <w:bCs/>
          <w:spacing w:val="-4"/>
          <w:sz w:val="28"/>
          <w:szCs w:val="28"/>
        </w:rPr>
        <w:t xml:space="preserve">Điều 193. </w:t>
      </w:r>
      <w:r>
        <w:rPr>
          <w:rFonts w:cs="Times New Roman Bold;Times New Roman" w:ascii="Times New Roman Bold;Times New Roman" w:hAnsi="Times New Roman Bold;Times New Roman"/>
          <w:b/>
          <w:bCs/>
          <w:iCs/>
          <w:spacing w:val="-4"/>
          <w:sz w:val="28"/>
          <w:szCs w:val="28"/>
        </w:rPr>
        <w:t>Quyền của các bên trong hợp đồng chuyển giao quyền sử dụng</w:t>
      </w:r>
    </w:p>
    <w:p>
      <w:pPr>
        <w:pStyle w:val="Normal"/>
        <w:widowControl w:val="false"/>
        <w:spacing w:lineRule="exact" w:line="340" w:before="120" w:after="0"/>
        <w:ind w:firstLine="567" w:right="0"/>
        <w:jc w:val="both"/>
        <w:rPr/>
      </w:pPr>
      <w:r>
        <w:rPr>
          <w:sz w:val="28"/>
          <w:szCs w:val="28"/>
        </w:rPr>
        <w:t>1. Bên chuyển giao quyền sử dụng có quyền cho phép hoặc không cho phép bên nhận chuyển giao quyền sử dụng chuyển giao lại quyền sử dụng cho bên thứ ba.</w:t>
      </w:r>
    </w:p>
    <w:p>
      <w:pPr>
        <w:pStyle w:val="Normal"/>
        <w:widowControl w:val="false"/>
        <w:spacing w:lineRule="exact" w:line="340" w:before="120" w:after="0"/>
        <w:ind w:firstLine="567" w:right="0"/>
        <w:jc w:val="both"/>
        <w:rPr>
          <w:sz w:val="28"/>
          <w:szCs w:val="28"/>
        </w:rPr>
      </w:pPr>
      <w:r>
        <w:rPr>
          <w:sz w:val="28"/>
          <w:szCs w:val="28"/>
        </w:rPr>
        <w:t>2. Bên nhận chuyển giao quyền sử dụng có các quyền sau đây:</w:t>
      </w:r>
    </w:p>
    <w:p>
      <w:pPr>
        <w:pStyle w:val="Normal"/>
        <w:widowControl w:val="false"/>
        <w:spacing w:lineRule="exact" w:line="340" w:before="120" w:after="0"/>
        <w:ind w:firstLine="567" w:right="0"/>
        <w:jc w:val="both"/>
        <w:rPr>
          <w:sz w:val="28"/>
          <w:szCs w:val="28"/>
        </w:rPr>
      </w:pPr>
      <w:r>
        <w:rPr>
          <w:sz w:val="28"/>
          <w:szCs w:val="28"/>
        </w:rPr>
        <w:t>a) Chuyển giao quyền sử dụng cho bên thứ ba, nếu được bên giao quyền sử dụng cho phép;</w:t>
      </w:r>
    </w:p>
    <w:p>
      <w:pPr>
        <w:pStyle w:val="Normal"/>
        <w:widowControl w:val="false"/>
        <w:spacing w:before="120" w:after="120"/>
        <w:ind w:firstLine="567" w:right="0"/>
        <w:jc w:val="both"/>
        <w:rPr/>
      </w:pPr>
      <w:r>
        <w:rPr>
          <w:sz w:val="28"/>
          <w:szCs w:val="28"/>
        </w:rPr>
        <w:t xml:space="preserve">b) Yêu cầu bên giao quyền sử dụng thực hiện các biện pháp cần thiết phù hợp để chống lại các hành vi xâm phạm của bên thứ ba gây thiệt hại cho mình; </w:t>
      </w:r>
    </w:p>
    <w:p>
      <w:pPr>
        <w:pStyle w:val="Normal"/>
        <w:widowControl w:val="false"/>
        <w:spacing w:before="120" w:after="120"/>
        <w:ind w:firstLine="567" w:right="0"/>
        <w:jc w:val="both"/>
        <w:rPr/>
      </w:pPr>
      <w:r>
        <w:rPr>
          <w:sz w:val="28"/>
          <w:szCs w:val="28"/>
        </w:rPr>
        <w:t>c) Tiến hành các biện pháp cần thiết để ngăn chặn các hành vi xâm phạm của bên thứ ba, nếu trong thời hạn ba tháng, kể từ ngày nhận được yêu cầu của bên chuyển giao quyền sử dụng không thực hiện yêu cầu quy định tại điểm b khoản này.</w:t>
      </w:r>
    </w:p>
    <w:p>
      <w:pPr>
        <w:pStyle w:val="Normal"/>
        <w:widowControl w:val="false"/>
        <w:spacing w:before="120" w:after="120"/>
        <w:ind w:firstLine="567" w:right="0"/>
        <w:rPr>
          <w:b/>
          <w:bCs/>
          <w:sz w:val="28"/>
          <w:szCs w:val="28"/>
        </w:rPr>
      </w:pPr>
      <w:r>
        <w:rPr>
          <w:b/>
          <w:bCs/>
          <w:sz w:val="28"/>
          <w:szCs w:val="28"/>
        </w:rPr>
        <w:t>Điều 194. Chuyển nhượng quyền đối với giống cây trồng</w:t>
      </w:r>
      <w:r>
        <w:rPr>
          <w:rStyle w:val="FootnoteCharacters"/>
          <w:rStyle w:val="FootnoteReference"/>
          <w:bCs/>
        </w:rPr>
        <w:footnoteReference w:id="193"/>
      </w:r>
    </w:p>
    <w:p>
      <w:pPr>
        <w:pStyle w:val="Normal"/>
        <w:widowControl w:val="false"/>
        <w:spacing w:before="120" w:after="120"/>
        <w:ind w:firstLine="567" w:right="0"/>
        <w:jc w:val="both"/>
        <w:rPr/>
      </w:pPr>
      <w:r>
        <w:rPr>
          <w:sz w:val="28"/>
          <w:szCs w:val="28"/>
        </w:rPr>
        <w:t>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pPr>
        <w:pStyle w:val="Normal"/>
        <w:widowControl w:val="false"/>
        <w:spacing w:before="120" w:after="120"/>
        <w:ind w:firstLine="567" w:right="0"/>
        <w:jc w:val="both"/>
        <w:rPr/>
      </w:pPr>
      <w:r>
        <w:rPr>
          <w:spacing w:val="4"/>
          <w:sz w:val="28"/>
          <w:szCs w:val="28"/>
        </w:rPr>
        <w:t>2. Trường hợp quyền đối với giống cây trồng thuộc đồng sở hữu thì việc chuyển nhượng cho người khác phải được sự đồng ý của tất cả các đồng chủ sở hữu.</w:t>
      </w:r>
    </w:p>
    <w:p>
      <w:pPr>
        <w:pStyle w:val="Normal"/>
        <w:widowControl w:val="false"/>
        <w:spacing w:before="120" w:after="120"/>
        <w:ind w:firstLine="567" w:right="0"/>
        <w:jc w:val="both"/>
        <w:rPr>
          <w:sz w:val="28"/>
          <w:szCs w:val="28"/>
        </w:rPr>
      </w:pPr>
      <w:r>
        <w:rPr>
          <w:sz w:val="28"/>
          <w:szCs w:val="28"/>
        </w:rPr>
        <w:t>3. Việc chuyển nhượng quyền đối với giống cây trồng phải được thực hiện dưới hình thức hợp đồng bằng văn bản.</w:t>
      </w:r>
    </w:p>
    <w:p>
      <w:pPr>
        <w:pStyle w:val="Normal"/>
        <w:widowControl w:val="false"/>
        <w:spacing w:lineRule="exact" w:line="340" w:before="120" w:after="120"/>
        <w:ind w:firstLine="567" w:right="0"/>
        <w:jc w:val="both"/>
        <w:rPr/>
      </w:pPr>
      <w:r>
        <w:rPr>
          <w:sz w:val="28"/>
          <w:szCs w:val="28"/>
        </w:rPr>
        <w:t>4.</w:t>
      </w:r>
      <w:r>
        <w:rPr>
          <w:rStyle w:val="FootnoteCharacters"/>
          <w:rStyle w:val="FootnoteReference"/>
          <w:sz w:val="28"/>
          <w:szCs w:val="28"/>
        </w:rPr>
        <w:footnoteReference w:id="194"/>
      </w:r>
      <w:r>
        <w:rPr>
          <w:sz w:val="28"/>
          <w:szCs w:val="28"/>
        </w:rPr>
        <w:t xml:space="preserve"> Quyền đối với giống cây trồng được chọn tạo hoặc phát hiện và phát triển là kết quả của nhiệm vụ khoa học và công nghệ sử dụng ngân sách nhà nước chỉ được chuyển nhượng cho tổ chức được thành lập theo pháp luật Việt Nam, cá nhân là công dân Việt Nam và thường trú tại Việt Nam. Tổ chức, cá nhân nhận chuyển nhượng quyền sở hữu phải thực hiện các nghĩa vụ tương ứng của tổ chức chủ trì theo quy định của Luật này.</w:t>
      </w:r>
    </w:p>
    <w:p>
      <w:pPr>
        <w:pStyle w:val="Normal"/>
        <w:widowControl w:val="false"/>
        <w:spacing w:before="120" w:after="120"/>
        <w:ind w:firstLine="567" w:right="0"/>
        <w:jc w:val="both"/>
        <w:rPr>
          <w:bCs/>
          <w:sz w:val="28"/>
          <w:szCs w:val="28"/>
        </w:rPr>
      </w:pPr>
      <w:r>
        <w:rPr>
          <w:sz w:val="28"/>
          <w:szCs w:val="28"/>
        </w:rPr>
        <w:t>5.</w:t>
      </w:r>
      <w:r>
        <w:rPr>
          <w:rStyle w:val="FootnoteCharacters"/>
          <w:rStyle w:val="FootnoteReference"/>
          <w:sz w:val="28"/>
          <w:szCs w:val="28"/>
        </w:rPr>
        <w:footnoteReference w:id="195"/>
      </w:r>
      <w:r>
        <w:rPr>
          <w:sz w:val="28"/>
          <w:szCs w:val="28"/>
        </w:rPr>
        <w:t xml:space="preserve"> Chính phủ quy định chi tiết Điều này.</w:t>
      </w:r>
    </w:p>
    <w:p>
      <w:pPr>
        <w:pStyle w:val="Normal"/>
        <w:widowControl w:val="false"/>
        <w:spacing w:before="120" w:after="120"/>
        <w:ind w:firstLine="567" w:right="0"/>
        <w:jc w:val="both"/>
        <w:rPr/>
      </w:pPr>
      <w:r>
        <w:rPr>
          <w:b/>
          <w:bCs/>
          <w:sz w:val="28"/>
          <w:szCs w:val="28"/>
        </w:rPr>
        <w:t xml:space="preserve">Điều 195. </w:t>
      </w:r>
      <w:r>
        <w:rPr>
          <w:b/>
          <w:bCs/>
          <w:iCs/>
          <w:sz w:val="28"/>
          <w:szCs w:val="28"/>
        </w:rPr>
        <w:t>Căn cứ và điều kiện bắt buộc chuyển giao quyền sử dụng giống cây trồng</w:t>
      </w:r>
    </w:p>
    <w:p>
      <w:pPr>
        <w:pStyle w:val="Normal"/>
        <w:widowControl w:val="false"/>
        <w:spacing w:before="120" w:after="120"/>
        <w:ind w:firstLine="567" w:right="0"/>
        <w:jc w:val="both"/>
        <w:rPr/>
      </w:pPr>
      <w:r>
        <w:rPr>
          <w:sz w:val="28"/>
          <w:szCs w:val="28"/>
        </w:rPr>
        <w:t>1. Trong các tr</w:t>
        <w:softHyphen/>
        <w:t>ường hợp sau đây, quyền sử dụng giống cây trồng đư</w:t>
        <w:softHyphen/>
        <w:t>ợc chuyển giao cho tổ chức, cá nhân khác theo quyết định của cơ quan nhà nư</w:t>
        <w:softHyphen/>
        <w:t>ớc có thẩm quyền quy định tại khoản 1 Điều 196 của Luật này mà không cần được sự đồng ý của chủ bằng bảo hộ hoặc ngư</w:t>
        <w:softHyphen/>
        <w:t>ời đ</w:t>
        <w:softHyphen/>
        <w:t>ược chủ bằng bảo hộ chuyển giao quyền sử dụng độc quyền (sau đây gọi là người nắm độc quyền sử dụng giống cây trồng):</w:t>
      </w:r>
    </w:p>
    <w:p>
      <w:pPr>
        <w:pStyle w:val="Normal"/>
        <w:widowControl w:val="false"/>
        <w:spacing w:before="120" w:after="120"/>
        <w:ind w:firstLine="567" w:right="0"/>
        <w:jc w:val="both"/>
        <w:rPr/>
      </w:pPr>
      <w:r>
        <w:rPr>
          <w:sz w:val="28"/>
          <w:szCs w:val="28"/>
        </w:rPr>
        <w:t>a) Việc sử dụng giống cây trồng nhằm mục đích công cộng, phi thư</w:t>
        <w:softHyphen/>
        <w:t>ơng mại, phục vụ nhu cầu quốc phòng, an ninh, an ninh lương thực và dinh d</w:t>
        <w:softHyphen/>
        <w:t xml:space="preserve">ưỡng cho Nhân dân hoặc đáp ứng các nhu cầu cấp thiết của xã hội; </w:t>
      </w:r>
    </w:p>
    <w:p>
      <w:pPr>
        <w:pStyle w:val="Normal"/>
        <w:widowControl w:val="false"/>
        <w:spacing w:before="120" w:after="120"/>
        <w:ind w:firstLine="567" w:right="0"/>
        <w:jc w:val="both"/>
        <w:rPr/>
      </w:pPr>
      <w:r>
        <w:rPr>
          <w:sz w:val="28"/>
          <w:szCs w:val="28"/>
        </w:rPr>
        <w:t>b) Người có nhu cầu và năng lực sử dụng giống cây trồng không đạt được thoả thuận với ng</w:t>
        <w:softHyphen/>
        <w:t>ười nắm độc quyền sử dụng giống cây trồng về việc ký kết hợp đồng sử dụng giống cây trồng mặc dù trong một thời gian hợp lý đã cố gắng thương lư</w:t>
        <w:softHyphen/>
        <w:t>ợng với mức giá và các điều kiện th</w:t>
        <w:softHyphen/>
        <w:t>ương mại thoả đáng;</w:t>
      </w:r>
    </w:p>
    <w:p>
      <w:pPr>
        <w:pStyle w:val="Normal"/>
        <w:widowControl w:val="false"/>
        <w:spacing w:before="120" w:after="120"/>
        <w:ind w:firstLine="567" w:right="0"/>
        <w:jc w:val="both"/>
        <w:rPr>
          <w:sz w:val="28"/>
          <w:szCs w:val="28"/>
        </w:rPr>
      </w:pPr>
      <w:r>
        <w:rPr>
          <w:sz w:val="28"/>
          <w:szCs w:val="28"/>
        </w:rPr>
        <w:t>c) Ng</w:t>
        <w:softHyphen/>
        <w:t>ười nắm độc quyền sử dụng giống cây trồng bị coi là thực hiện hành vi hạn chế cạnh tranh bị cấm theo quy định của pháp luật về cạnh tranh.</w:t>
      </w:r>
    </w:p>
    <w:p>
      <w:pPr>
        <w:pStyle w:val="Normal"/>
        <w:widowControl w:val="false"/>
        <w:spacing w:before="120" w:after="120"/>
        <w:ind w:firstLine="567" w:right="0"/>
        <w:jc w:val="both"/>
        <w:rPr/>
      </w:pPr>
      <w:r>
        <w:rPr>
          <w:spacing w:val="-2"/>
          <w:sz w:val="28"/>
          <w:szCs w:val="28"/>
        </w:rPr>
        <w:t>2. Ng</w:t>
        <w:softHyphen/>
        <w:t>ười nắm độc quyền sử dụng giống cây trồng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w:t>
        <w:softHyphen/>
        <w:t>ược chuyển giao quyền sử dụng.</w:t>
      </w:r>
    </w:p>
    <w:p>
      <w:pPr>
        <w:pStyle w:val="Normal"/>
        <w:widowControl w:val="false"/>
        <w:spacing w:before="120" w:after="120"/>
        <w:ind w:firstLine="567" w:right="0"/>
        <w:jc w:val="both"/>
        <w:rPr>
          <w:sz w:val="28"/>
          <w:szCs w:val="28"/>
        </w:rPr>
      </w:pPr>
      <w:r>
        <w:rPr>
          <w:sz w:val="28"/>
          <w:szCs w:val="28"/>
        </w:rPr>
        <w:t>3. Quyền sử dụng giống cây trồng được chuyển giao theo quyết định của cơ quan nhà nư</w:t>
        <w:softHyphen/>
        <w:t>ớc có thẩm quyền phải phù hợp với các điều kiện sau đây:</w:t>
      </w:r>
    </w:p>
    <w:p>
      <w:pPr>
        <w:pStyle w:val="Normal"/>
        <w:widowControl w:val="false"/>
        <w:spacing w:before="120" w:after="120"/>
        <w:ind w:firstLine="567" w:right="0"/>
        <w:jc w:val="both"/>
        <w:rPr>
          <w:sz w:val="28"/>
          <w:szCs w:val="28"/>
        </w:rPr>
      </w:pPr>
      <w:r>
        <w:rPr>
          <w:sz w:val="28"/>
          <w:szCs w:val="28"/>
        </w:rPr>
        <w:t>a) Quyền sử dụng đư</w:t>
        <w:softHyphen/>
        <w:t>ợc chuyển giao không phải là quyền độc quyền;</w:t>
      </w:r>
    </w:p>
    <w:p>
      <w:pPr>
        <w:pStyle w:val="Normal"/>
        <w:widowControl w:val="false"/>
        <w:spacing w:before="120" w:after="120"/>
        <w:ind w:firstLine="567" w:right="0"/>
        <w:jc w:val="both"/>
        <w:rPr/>
      </w:pPr>
      <w:r>
        <w:rPr>
          <w:sz w:val="28"/>
          <w:szCs w:val="28"/>
        </w:rPr>
        <w:t>b) Quyền sử dụng đư</w:t>
        <w:softHyphen/>
        <w:t>ợc chuyển giao chỉ đ</w:t>
        <w:softHyphen/>
        <w:t>ược giới hạn trong phạm vi và thời hạn đủ để đáp ứng mục đích chuyển giao và chủ yếu để cung cấp cho thị trường trong n</w:t>
        <w:softHyphen/>
        <w:t>ước, trừ tr</w:t>
        <w:softHyphen/>
        <w:t>ường hợp quy định tại điểm c khoản 1 Điều này;</w:t>
      </w:r>
    </w:p>
    <w:p>
      <w:pPr>
        <w:pStyle w:val="Normal"/>
        <w:widowControl w:val="false"/>
        <w:spacing w:before="120" w:after="120"/>
        <w:ind w:firstLine="567" w:right="0"/>
        <w:jc w:val="both"/>
        <w:rPr/>
      </w:pPr>
      <w:r>
        <w:rPr>
          <w:spacing w:val="6"/>
          <w:sz w:val="28"/>
          <w:szCs w:val="28"/>
        </w:rPr>
        <w:t>c) Ng</w:t>
        <w:softHyphen/>
        <w:t>ười đư</w:t>
        <w:softHyphen/>
        <w:t>ợc chuyển giao quyền sử dụng không được chuyển nh</w:t>
        <w:softHyphen/>
        <w:t>ượng quyền đó cho người khác, trừ trư</w:t>
        <w:softHyphen/>
        <w:t>ờng hợp chuyển như</w:t>
        <w:softHyphen/>
        <w:t>ợng cùng với cơ sở kinh doanh của mình và không đư</w:t>
        <w:softHyphen/>
        <w:t>ợc chuyển giao quyền sử dụng thứ cấp cho ngư</w:t>
        <w:softHyphen/>
        <w:t>ời khác;</w:t>
      </w:r>
    </w:p>
    <w:p>
      <w:pPr>
        <w:pStyle w:val="Normal"/>
        <w:widowControl w:val="false"/>
        <w:spacing w:before="120" w:after="120"/>
        <w:ind w:firstLine="567" w:right="0"/>
        <w:jc w:val="both"/>
        <w:rPr/>
      </w:pPr>
      <w:r>
        <w:rPr>
          <w:sz w:val="28"/>
          <w:szCs w:val="28"/>
        </w:rPr>
        <w:t>d) Ngư</w:t>
        <w:softHyphen/>
        <w:t>ời đư</w:t>
        <w:softHyphen/>
        <w:t>ợc chuyển giao quyền sử dụng phải đền bù thoả đáng cho người nắm độc quyền sử dụng giống cây trồng tuỳ thuộc vào giá trị kinh tế của quyền sử dụng đó trong từng trường hợp cụ thể, phù hợp với khung giá đền bù do Chính phủ quy định.</w:t>
      </w:r>
    </w:p>
    <w:p>
      <w:pPr>
        <w:pStyle w:val="Normal"/>
        <w:widowControl w:val="false"/>
        <w:spacing w:before="120" w:after="120"/>
        <w:ind w:firstLine="567" w:right="0"/>
        <w:jc w:val="both"/>
        <w:rPr/>
      </w:pPr>
      <w:r>
        <w:rPr>
          <w:sz w:val="28"/>
          <w:szCs w:val="28"/>
        </w:rPr>
        <w:t>4. Chính phủ quy định cụ thể các trường hợp bắt buộc chuyển giao quyền sử dụng đối với giống cây trồng và khung giá đền bù quy định tại điểm d khoản 3 Điều này.</w:t>
      </w:r>
    </w:p>
    <w:p>
      <w:pPr>
        <w:pStyle w:val="Normal"/>
        <w:widowControl w:val="false"/>
        <w:spacing w:before="120" w:after="120"/>
        <w:ind w:firstLine="567" w:right="0"/>
        <w:jc w:val="both"/>
        <w:rPr/>
      </w:pPr>
      <w:r>
        <w:rPr>
          <w:b/>
          <w:bCs/>
          <w:sz w:val="28"/>
          <w:szCs w:val="28"/>
        </w:rPr>
        <w:t xml:space="preserve">Điều 196. </w:t>
      </w:r>
      <w:r>
        <w:rPr>
          <w:b/>
          <w:bCs/>
          <w:iCs/>
          <w:sz w:val="28"/>
          <w:szCs w:val="28"/>
        </w:rPr>
        <w:t>Thẩm quyền và thủ tục chuyển giao quyền sử dụng giống cây trồng theo quyết định bắt buộc</w:t>
      </w:r>
    </w:p>
    <w:p>
      <w:pPr>
        <w:pStyle w:val="Normal"/>
        <w:widowControl w:val="false"/>
        <w:spacing w:before="120" w:after="120"/>
        <w:ind w:firstLine="567" w:right="0"/>
        <w:jc w:val="both"/>
        <w:rPr/>
      </w:pPr>
      <w:r>
        <w:rPr>
          <w:sz w:val="28"/>
          <w:szCs w:val="28"/>
        </w:rPr>
        <w:t>1. Bộ Nông nghiệp và Phát triển nông thôn ban hành quyết định chuyển giao quyền sử dụng giống cây trồng thuộc lĩnh vực quản lý nhà nước của mình trên cơ sở xem xét yêu cầu đ</w:t>
        <w:softHyphen/>
        <w:t xml:space="preserve">ược chuyển giao quyền sử dụng đối với trường hợp quy định tại khoản 1 Điều 195 của Luật này. </w:t>
      </w:r>
    </w:p>
    <w:p>
      <w:pPr>
        <w:pStyle w:val="Normal"/>
        <w:widowControl w:val="false"/>
        <w:spacing w:lineRule="exact" w:line="330" w:before="120" w:after="0"/>
        <w:ind w:firstLine="567" w:right="0"/>
        <w:jc w:val="both"/>
        <w:rPr/>
      </w:pPr>
      <w:r>
        <w:rPr>
          <w:sz w:val="28"/>
          <w:szCs w:val="28"/>
        </w:rPr>
        <w:t xml:space="preserve">Bộ, cơ quan ngang bộ ban hành quyết định chuyển giao quyền sử dụng giống cây trồng thuộc lĩnh vực quản lý nhà nước của mình trên cơ sở tham khảo ý kiến của Bộ Nông nghiệp và Phát triển nông thôn đối với trường hợp quy định tại khoản 1 Điều 195 của Luật này.  </w:t>
      </w:r>
    </w:p>
    <w:p>
      <w:pPr>
        <w:pStyle w:val="Normal"/>
        <w:widowControl w:val="false"/>
        <w:spacing w:lineRule="exact" w:line="330" w:before="120" w:after="0"/>
        <w:ind w:firstLine="567" w:right="0"/>
        <w:jc w:val="both"/>
        <w:rPr/>
      </w:pPr>
      <w:r>
        <w:rPr>
          <w:sz w:val="28"/>
          <w:szCs w:val="28"/>
        </w:rPr>
        <w:t>2. Quyết định chuyển giao quyền sử dụng giống cây trồng phải ấn định phạm vi và các điều kiện sử dụng phù hợp với quy định tại khoản 3 Điều 195 của Luật này.</w:t>
      </w:r>
    </w:p>
    <w:p>
      <w:pPr>
        <w:pStyle w:val="Normal"/>
        <w:widowControl w:val="false"/>
        <w:spacing w:lineRule="exact" w:line="330" w:before="120" w:after="0"/>
        <w:ind w:firstLine="567" w:right="0"/>
        <w:jc w:val="both"/>
        <w:rPr/>
      </w:pPr>
      <w:r>
        <w:rPr>
          <w:sz w:val="28"/>
          <w:szCs w:val="28"/>
        </w:rPr>
        <w:t>3. Cơ quan nhà nư</w:t>
        <w:softHyphen/>
        <w:t>ớc có thẩm quyền quyết định chuyển giao quyền sử dụng giống cây trồng phải thông báo ngay cho ng</w:t>
        <w:softHyphen/>
        <w:t>ười nắm độc quyền sử dụng giống cây trồng về quyết định đó.</w:t>
      </w:r>
    </w:p>
    <w:p>
      <w:pPr>
        <w:pStyle w:val="Normal"/>
        <w:widowControl w:val="false"/>
        <w:spacing w:lineRule="exact" w:line="330" w:before="120" w:after="0"/>
        <w:ind w:firstLine="567" w:right="0"/>
        <w:jc w:val="both"/>
        <w:rPr>
          <w:sz w:val="28"/>
          <w:szCs w:val="28"/>
        </w:rPr>
      </w:pPr>
      <w:r>
        <w:rPr>
          <w:sz w:val="28"/>
          <w:szCs w:val="28"/>
        </w:rPr>
        <w:t>4. Quyết định chuyển giao quyền sử dụng giống cây trồng hoặc từ chối chuyển giao quyền sử dụng giống cây trồng có thể bị khiếu nại, bị khởi kiện theo quy định của pháp luật.</w:t>
      </w:r>
    </w:p>
    <w:p>
      <w:pPr>
        <w:pStyle w:val="Normal"/>
        <w:widowControl w:val="false"/>
        <w:spacing w:lineRule="exact" w:line="330" w:before="120" w:after="0"/>
        <w:ind w:firstLine="567" w:right="0"/>
        <w:jc w:val="both"/>
        <w:rPr/>
      </w:pPr>
      <w:r>
        <w:rPr>
          <w:sz w:val="28"/>
          <w:szCs w:val="28"/>
        </w:rPr>
        <w:t xml:space="preserve">5. Chính phủ quy định cụ thể thủ tục chuyển giao quyền sử dụng đối với giống cây trồng quy định tại Điều này.  </w:t>
      </w:r>
    </w:p>
    <w:p>
      <w:pPr>
        <w:pStyle w:val="Normal"/>
        <w:widowControl w:val="false"/>
        <w:spacing w:lineRule="exact" w:line="330" w:before="120" w:after="0"/>
        <w:ind w:firstLine="567" w:right="0"/>
        <w:jc w:val="both"/>
        <w:rPr/>
      </w:pPr>
      <w:r>
        <w:rPr>
          <w:b/>
          <w:bCs/>
          <w:sz w:val="28"/>
          <w:szCs w:val="28"/>
        </w:rPr>
        <w:t xml:space="preserve">Điều 197. </w:t>
      </w:r>
      <w:r>
        <w:rPr>
          <w:b/>
          <w:bCs/>
          <w:iCs/>
          <w:sz w:val="28"/>
          <w:szCs w:val="28"/>
        </w:rPr>
        <w:t>Quyền của chủ bằng bảo hộ trong trường hợp bị bắt buộc chuyển giao quyền sử dụng giống cây trồng</w:t>
      </w:r>
    </w:p>
    <w:p>
      <w:pPr>
        <w:pStyle w:val="Normal"/>
        <w:widowControl w:val="false"/>
        <w:spacing w:lineRule="exact" w:line="330" w:before="120" w:after="0"/>
        <w:ind w:firstLine="567" w:right="0"/>
        <w:jc w:val="both"/>
        <w:rPr>
          <w:sz w:val="28"/>
          <w:szCs w:val="28"/>
        </w:rPr>
      </w:pPr>
      <w:r>
        <w:rPr>
          <w:sz w:val="28"/>
          <w:szCs w:val="28"/>
        </w:rPr>
        <w:t>Chủ bằng bảo hộ bị bắt buộc phải chuyển giao quyền sử dụng giống cây trồng có các quyền sau đây:</w:t>
      </w:r>
    </w:p>
    <w:p>
      <w:pPr>
        <w:pStyle w:val="Normal"/>
        <w:widowControl w:val="false"/>
        <w:spacing w:lineRule="exact" w:line="330" w:before="120" w:after="0"/>
        <w:ind w:firstLine="567" w:right="0"/>
        <w:jc w:val="both"/>
        <w:rPr/>
      </w:pPr>
      <w:r>
        <w:rPr>
          <w:sz w:val="28"/>
          <w:szCs w:val="28"/>
        </w:rPr>
        <w:t>1. Nhận đền bù tương ứng với giá trị kinh tế của quyền sử dụng đó hoặc tương đương với giá chuyển giao quyền sử dụng theo hợp đồng có phạm vi và thời hạn tương ứng;</w:t>
      </w:r>
    </w:p>
    <w:p>
      <w:pPr>
        <w:pStyle w:val="Normal"/>
        <w:widowControl w:val="false"/>
        <w:spacing w:lineRule="exact" w:line="330" w:before="120" w:after="0"/>
        <w:ind w:firstLine="567" w:right="0"/>
        <w:jc w:val="both"/>
        <w:rPr/>
      </w:pPr>
      <w:r>
        <w:rPr>
          <w:sz w:val="28"/>
          <w:szCs w:val="28"/>
        </w:rPr>
        <w:t>2. Yêu cầu cơ quan quản lý nhà nước về quyền đối với giống cây trồng sửa đổi, đình chỉ hiệu lực, huỷ bỏ hiệu lực của việc chuyển giao bắt buộc quyền sử dụng khi điều kiện dẫn đến việc chuyển giao đó đã chấm dứt và việc sửa đổi, huỷ bỏ, đình chỉ hiệu lực đó không gây thiệt hại cho người được chuyển giao quyền sử dụng bắt buộc.</w:t>
      </w:r>
    </w:p>
    <w:p>
      <w:pPr>
        <w:pStyle w:val="Normal"/>
        <w:widowControl w:val="false"/>
        <w:spacing w:lineRule="exact" w:line="330" w:before="120" w:after="0"/>
        <w:ind w:hanging="70" w:right="0"/>
        <w:jc w:val="center"/>
        <w:rPr>
          <w:b/>
          <w:bCs/>
          <w:sz w:val="28"/>
          <w:szCs w:val="28"/>
        </w:rPr>
      </w:pPr>
      <w:r>
        <w:rPr>
          <w:b/>
          <w:bCs/>
          <w:sz w:val="28"/>
          <w:szCs w:val="28"/>
        </w:rPr>
      </w:r>
    </w:p>
    <w:p>
      <w:pPr>
        <w:pStyle w:val="Normal"/>
        <w:widowControl w:val="false"/>
        <w:spacing w:lineRule="exact" w:line="330" w:before="120" w:after="0"/>
        <w:ind w:hanging="70" w:right="0"/>
        <w:jc w:val="center"/>
        <w:rPr>
          <w:bCs/>
          <w:sz w:val="28"/>
          <w:szCs w:val="28"/>
        </w:rPr>
      </w:pPr>
      <w:r>
        <w:rPr>
          <w:b/>
          <w:bCs/>
          <w:sz w:val="28"/>
          <w:szCs w:val="28"/>
        </w:rPr>
        <w:t xml:space="preserve">Phần </w:t>
      </w:r>
      <w:ins w:id="12" w:author="Admin" w:date="2023-01-19T22:34:00Z">
        <w:r>
          <w:rPr>
            <w:b/>
            <w:bCs/>
            <w:sz w:val="28"/>
            <w:szCs w:val="28"/>
          </w:rPr>
          <w:t>thứ năm</w:t>
        </w:r>
      </w:ins>
      <w:del w:id="13" w:author="Admin" w:date="2023-01-19T22:34:00Z">
        <w:r>
          <w:rPr>
            <w:b/>
            <w:bCs/>
            <w:sz w:val="28"/>
            <w:szCs w:val="28"/>
          </w:rPr>
          <w:delText>V</w:delText>
        </w:r>
      </w:del>
    </w:p>
    <w:p>
      <w:pPr>
        <w:pStyle w:val="Normal"/>
        <w:widowControl w:val="false"/>
        <w:spacing w:lineRule="exact" w:line="330" w:before="120" w:after="0"/>
        <w:ind w:hanging="70" w:right="0"/>
        <w:jc w:val="center"/>
        <w:rPr/>
      </w:pPr>
      <w:r>
        <w:rPr>
          <w:b/>
          <w:bCs/>
          <w:sz w:val="28"/>
          <w:szCs w:val="28"/>
        </w:rPr>
        <w:t>BẢO VỆ QUYỀN SỞ HỮU TRÍ TUỆ</w:t>
      </w:r>
    </w:p>
    <w:p>
      <w:pPr>
        <w:pStyle w:val="Normal"/>
        <w:widowControl w:val="false"/>
        <w:spacing w:lineRule="exact" w:line="330" w:before="120" w:after="0"/>
        <w:jc w:val="center"/>
        <w:rPr>
          <w:bCs/>
          <w:iCs/>
          <w:sz w:val="28"/>
          <w:szCs w:val="28"/>
        </w:rPr>
      </w:pPr>
      <w:r>
        <w:rPr>
          <w:b/>
          <w:bCs/>
          <w:iCs/>
          <w:sz w:val="28"/>
          <w:szCs w:val="28"/>
        </w:rPr>
        <w:t>Chương XVI</w:t>
      </w:r>
    </w:p>
    <w:p>
      <w:pPr>
        <w:pStyle w:val="Normal"/>
        <w:widowControl w:val="false"/>
        <w:spacing w:lineRule="exact" w:line="330" w:before="120" w:after="0"/>
        <w:jc w:val="center"/>
        <w:rPr/>
      </w:pPr>
      <w:r>
        <w:rPr>
          <w:b/>
          <w:bCs/>
          <w:sz w:val="28"/>
          <w:szCs w:val="26"/>
        </w:rPr>
        <w:t xml:space="preserve">QUY ĐỊNH CHUNG VỀ </w:t>
      </w:r>
      <w:del w:id="14" w:author="Admin" w:date="2023-01-19T22:35:00Z">
        <w:r>
          <w:rPr>
            <w:b/>
            <w:bCs/>
            <w:sz w:val="28"/>
            <w:szCs w:val="26"/>
          </w:rPr>
          <w:delText xml:space="preserve"> </w:delText>
        </w:r>
      </w:del>
      <w:r>
        <w:rPr>
          <w:b/>
          <w:bCs/>
          <w:sz w:val="28"/>
          <w:szCs w:val="26"/>
        </w:rPr>
        <w:t>BẢO VỆ QUYỀN SỞ HỮU TRÍ TUỆ</w:t>
      </w:r>
    </w:p>
    <w:p>
      <w:pPr>
        <w:pStyle w:val="Normal"/>
        <w:widowControl w:val="false"/>
        <w:spacing w:lineRule="exact" w:line="330" w:before="120" w:after="0"/>
        <w:ind w:firstLine="567" w:right="0"/>
        <w:rPr/>
      </w:pPr>
      <w:r>
        <w:rPr>
          <w:b/>
          <w:bCs/>
          <w:sz w:val="28"/>
          <w:szCs w:val="28"/>
        </w:rPr>
        <w:t xml:space="preserve">Điều 198. </w:t>
      </w:r>
      <w:r>
        <w:rPr>
          <w:b/>
          <w:bCs/>
          <w:iCs/>
          <w:sz w:val="28"/>
          <w:szCs w:val="28"/>
        </w:rPr>
        <w:t xml:space="preserve">Quyền tự bảo vệ </w:t>
      </w:r>
    </w:p>
    <w:p>
      <w:pPr>
        <w:pStyle w:val="Normal"/>
        <w:widowControl w:val="false"/>
        <w:spacing w:lineRule="exact" w:line="330" w:before="120" w:after="0"/>
        <w:ind w:firstLine="567" w:right="0"/>
        <w:jc w:val="both"/>
        <w:rPr>
          <w:sz w:val="28"/>
          <w:szCs w:val="28"/>
        </w:rPr>
      </w:pPr>
      <w:r>
        <w:rPr>
          <w:sz w:val="28"/>
          <w:szCs w:val="28"/>
        </w:rPr>
        <w:t>1. Chủ thể quyền sở hữu trí tuệ có quyền áp dụng các biện pháp sau đây để bảo vệ quyền sở hữu trí tuệ của mình:</w:t>
      </w:r>
    </w:p>
    <w:p>
      <w:pPr>
        <w:pStyle w:val="Normal"/>
        <w:widowControl w:val="false"/>
        <w:spacing w:lineRule="exact" w:line="330" w:before="120" w:after="0"/>
        <w:ind w:firstLine="567" w:right="0"/>
        <w:jc w:val="both"/>
        <w:rPr/>
      </w:pPr>
      <w:r>
        <w:rPr>
          <w:sz w:val="28"/>
          <w:szCs w:val="28"/>
        </w:rPr>
        <w:t>a)</w:t>
      </w:r>
      <w:r>
        <w:rPr>
          <w:rStyle w:val="FootnoteCharacters"/>
          <w:rStyle w:val="FootnoteReference"/>
          <w:sz w:val="28"/>
          <w:szCs w:val="28"/>
        </w:rPr>
        <w:footnoteReference w:id="196"/>
      </w:r>
      <w:r>
        <w:rPr>
          <w:sz w:val="28"/>
          <w:szCs w:val="28"/>
        </w:rPr>
        <w:t xml:space="preserve"> Áp dụng biện pháp công nghệ bảo vệ quyền, đưa thông tin quản lý quyền hoặc áp dụng các biện pháp công nghệ khác nhằm ngăn ngừa hành vi xâm phạm quyền sở hữu trí tuệ;</w:t>
      </w:r>
    </w:p>
    <w:p>
      <w:pPr>
        <w:pStyle w:val="Normal"/>
        <w:widowControl w:val="false"/>
        <w:spacing w:before="120" w:after="120"/>
        <w:ind w:firstLine="567" w:right="0"/>
        <w:jc w:val="both"/>
        <w:rPr>
          <w:sz w:val="28"/>
          <w:szCs w:val="28"/>
        </w:rPr>
      </w:pPr>
      <w:r>
        <w:rPr>
          <w:sz w:val="28"/>
          <w:szCs w:val="28"/>
        </w:rPr>
        <w:t>b)</w:t>
      </w:r>
      <w:r>
        <w:rPr>
          <w:rStyle w:val="FootnoteCharacters"/>
          <w:rStyle w:val="FootnoteReference"/>
          <w:sz w:val="28"/>
          <w:szCs w:val="28"/>
        </w:rPr>
        <w:footnoteReference w:id="197"/>
      </w:r>
      <w:r>
        <w:rPr>
          <w:sz w:val="28"/>
          <w:szCs w:val="28"/>
        </w:rPr>
        <w:t xml:space="preserve"> Yêu cầu tổ chức, cá nhân có hành vi xâm phạm quyền sở hữu trí tuệ phải chấm dứt hành vi xâm phạm, gỡ bỏ và xóa nội dung vi phạm trên môi trường mạng viễn thông và mạng Internet, xin lỗi, cải chính công khai, bồi thường thiệt hại;</w:t>
      </w:r>
    </w:p>
    <w:p>
      <w:pPr>
        <w:pStyle w:val="Normal"/>
        <w:widowControl w:val="false"/>
        <w:spacing w:before="120" w:after="120"/>
        <w:ind w:firstLine="567" w:right="0"/>
        <w:jc w:val="both"/>
        <w:rPr/>
      </w:pPr>
      <w:r>
        <w:rPr>
          <w:sz w:val="28"/>
          <w:szCs w:val="28"/>
        </w:rPr>
        <w:t>c) Yêu cầu cơ quan nhà nước có thẩm quyền xử lý hành vi xâm phạm quyền sở hữu trí tuệ theo quy định của Luật này và các quy định khác của pháp luật có liên quan;</w:t>
      </w:r>
    </w:p>
    <w:p>
      <w:pPr>
        <w:pStyle w:val="Normal"/>
        <w:widowControl w:val="false"/>
        <w:spacing w:before="120" w:after="120"/>
        <w:ind w:firstLine="567" w:right="0"/>
        <w:jc w:val="both"/>
        <w:rPr>
          <w:spacing w:val="2"/>
          <w:sz w:val="28"/>
          <w:szCs w:val="28"/>
        </w:rPr>
      </w:pPr>
      <w:r>
        <w:rPr>
          <w:spacing w:val="2"/>
          <w:sz w:val="28"/>
          <w:szCs w:val="28"/>
        </w:rPr>
        <w:t>d) Khởi kiện ra tòa án hoặc trọng tài để bảo vệ quyền, lợi ích hợp pháp của mình.</w:t>
      </w:r>
    </w:p>
    <w:p>
      <w:pPr>
        <w:pStyle w:val="Normal"/>
        <w:spacing w:lineRule="exact" w:line="340" w:before="120" w:after="120"/>
        <w:ind w:firstLine="567" w:right="0"/>
        <w:jc w:val="both"/>
        <w:rPr/>
      </w:pPr>
      <w:r>
        <w:rPr>
          <w:sz w:val="28"/>
          <w:szCs w:val="28"/>
        </w:rPr>
        <w:t>1a.</w:t>
      </w:r>
      <w:r>
        <w:rPr>
          <w:rStyle w:val="FootnoteCharacters"/>
          <w:rStyle w:val="FootnoteReference"/>
          <w:sz w:val="28"/>
          <w:szCs w:val="28"/>
        </w:rPr>
        <w:footnoteReference w:id="198"/>
      </w:r>
      <w:r>
        <w:rPr>
          <w:sz w:val="28"/>
          <w:szCs w:val="28"/>
        </w:rPr>
        <w:t xml:space="preserve"> Chủ thể quyền sở hữu trí tuệ có thể ủy quyền cho tổ chức, cá nhân khác áp dụng các biện pháp quy định tại khoản 1 Điều này để bảo vệ quyền sở hữu trí tuệ của mình. </w:t>
      </w:r>
    </w:p>
    <w:p>
      <w:pPr>
        <w:pStyle w:val="Normal"/>
        <w:spacing w:lineRule="exact" w:line="340" w:before="120" w:after="120"/>
        <w:ind w:firstLine="567" w:right="0"/>
        <w:jc w:val="both"/>
        <w:rPr/>
      </w:pPr>
      <w:r>
        <w:rPr>
          <w:sz w:val="28"/>
          <w:szCs w:val="28"/>
        </w:rPr>
        <w:t>2.</w:t>
      </w:r>
      <w:r>
        <w:rPr>
          <w:rStyle w:val="FootnoteCharacters"/>
          <w:rStyle w:val="FootnoteReference"/>
          <w:sz w:val="28"/>
          <w:szCs w:val="28"/>
        </w:rPr>
        <w:footnoteReference w:id="199"/>
      </w:r>
      <w:r>
        <w:rPr>
          <w:sz w:val="28"/>
          <w:szCs w:val="28"/>
        </w:rPr>
        <w:t xml:space="preserve">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quy định khác của pháp luật có liên quan.</w:t>
      </w:r>
    </w:p>
    <w:p>
      <w:pPr>
        <w:pStyle w:val="Normal"/>
        <w:spacing w:lineRule="exact" w:line="340" w:before="120" w:after="120"/>
        <w:ind w:firstLine="567" w:right="0"/>
        <w:jc w:val="both"/>
        <w:rPr/>
      </w:pPr>
      <w:r>
        <w:rPr>
          <w:sz w:val="28"/>
          <w:szCs w:val="28"/>
        </w:rPr>
        <w:t>Tổ chức, cá nhân được thừa kế quyền tác giả, quyền của người biểu diễn có quyền yêu cầu cơ quan nhà nước có thẩm quyền xử lý hành vi xâm phạm quyền quy định tại khoản 4 Điều 19 và điểm b khoản 2 Điều 29 của Luật này.</w:t>
      </w:r>
      <w:bookmarkStart w:id="25" w:name="khoan_3_198"/>
    </w:p>
    <w:p>
      <w:pPr>
        <w:pStyle w:val="Normal"/>
        <w:widowControl w:val="false"/>
        <w:spacing w:before="120" w:after="120"/>
        <w:ind w:firstLine="567" w:right="0"/>
        <w:jc w:val="both"/>
        <w:rPr>
          <w:sz w:val="28"/>
          <w:szCs w:val="28"/>
        </w:rPr>
      </w:pPr>
      <w:r>
        <w:rPr>
          <w:sz w:val="28"/>
          <w:szCs w:val="28"/>
        </w:rPr>
        <w:t>3.</w:t>
      </w:r>
      <w:r>
        <w:rPr>
          <w:rStyle w:val="FootnoteCharacters"/>
          <w:rStyle w:val="FootnoteReference"/>
          <w:sz w:val="28"/>
          <w:szCs w:val="28"/>
        </w:rPr>
        <w:footnoteReference w:id="200"/>
      </w:r>
      <w:r>
        <w:rPr>
          <w:sz w:val="28"/>
          <w:szCs w:val="28"/>
        </w:rPr>
        <w:t xml:space="preserve"> Tổ chức, cá nhân bị thiệt hại hoặc có khả năng bị thiệt hại do hành vi cạnh tranh không lành mạnh có quyền yêu cầu cơ quan nhà nước có thẩm quyền áp dụng các biện pháp dân sự quy định tại </w:t>
      </w:r>
      <w:bookmarkEnd w:id="25"/>
      <w:r>
        <w:rPr>
          <w:sz w:val="28"/>
          <w:szCs w:val="28"/>
        </w:rPr>
        <w:t>Điều 202 của Luật này.</w:t>
      </w:r>
    </w:p>
    <w:p>
      <w:pPr>
        <w:pStyle w:val="Normal"/>
        <w:widowControl w:val="false"/>
        <w:spacing w:before="0" w:after="120"/>
        <w:ind w:firstLine="567" w:right="0"/>
        <w:jc w:val="both"/>
        <w:rPr>
          <w:rFonts w:eastAsia="Calibri"/>
          <w:sz w:val="28"/>
        </w:rPr>
      </w:pPr>
      <w:r>
        <w:rPr>
          <w:sz w:val="28"/>
        </w:rPr>
        <w:t>4.</w:t>
      </w:r>
      <w:r>
        <w:rPr>
          <w:rStyle w:val="FootnoteCharacters"/>
          <w:rStyle w:val="FootnoteReference"/>
          <w:sz w:val="28"/>
        </w:rPr>
        <w:footnoteReference w:id="201"/>
      </w:r>
      <w:r>
        <w:rPr>
          <w:sz w:val="28"/>
        </w:rPr>
        <w:t xml:space="preserve"> Tổ chức, cá nhân là bị đơn trong vụ </w:t>
      </w:r>
      <w:r>
        <w:rPr>
          <w:iCs/>
          <w:sz w:val="28"/>
          <w:szCs w:val="28"/>
        </w:rPr>
        <w:t>kiện xâm phạm</w:t>
      </w:r>
      <w:r>
        <w:rPr>
          <w:sz w:val="28"/>
        </w:rPr>
        <w:t xml:space="preserve"> quyền sở hữu trí tuệ, nếu </w:t>
      </w:r>
      <w:r>
        <w:rPr>
          <w:rFonts w:eastAsia="Calibri"/>
          <w:spacing w:val="-2"/>
          <w:sz w:val="28"/>
        </w:rPr>
        <w:t>được</w:t>
      </w:r>
      <w:r>
        <w:rPr>
          <w:sz w:val="28"/>
        </w:rPr>
        <w:t xml:space="preserve"> Tòa án kết luận là không thực hiện hành vi xâm phạm có quyền yêu cầu Tòa án buộc nguyên đơn thanh toán cho mình chi phí hợp lý để thuê luật sư</w:t>
      </w:r>
      <w:r>
        <w:rPr>
          <w:sz w:val="28"/>
          <w:szCs w:val="28"/>
        </w:rPr>
        <w:t xml:space="preserve"> hoặc các chi phí khác theo quy định của pháp luật.</w:t>
      </w:r>
    </w:p>
    <w:p>
      <w:pPr>
        <w:pStyle w:val="Normal"/>
        <w:widowControl w:val="false"/>
        <w:spacing w:before="120" w:after="120"/>
        <w:ind w:firstLine="567" w:right="0"/>
        <w:jc w:val="both"/>
        <w:rPr/>
      </w:pPr>
      <w:r>
        <w:rPr>
          <w:sz w:val="28"/>
        </w:rPr>
        <w:t>5.</w:t>
      </w:r>
      <w:r>
        <w:rPr>
          <w:rStyle w:val="FootnoteCharacters"/>
          <w:rStyle w:val="FootnoteReference"/>
          <w:sz w:val="28"/>
        </w:rPr>
        <w:footnoteReference w:id="202"/>
      </w:r>
      <w:r>
        <w:rPr>
          <w:sz w:val="28"/>
        </w:rPr>
        <w:t xml:space="preserve"> Tổ chức, cá nhân lạm dụng thủ tục bảo vệ quyền sở hữu trí tuệ </w:t>
      </w:r>
      <w:r>
        <w:rPr>
          <w:iCs/>
          <w:sz w:val="28"/>
          <w:szCs w:val="28"/>
        </w:rPr>
        <w:t>mà gây thiệt hại cho tổ chức, cá nhân</w:t>
      </w:r>
      <w:r>
        <w:rPr>
          <w:sz w:val="28"/>
        </w:rPr>
        <w:t xml:space="preserve"> khác </w:t>
      </w:r>
      <w:r>
        <w:rPr>
          <w:iCs/>
          <w:sz w:val="28"/>
          <w:szCs w:val="28"/>
        </w:rPr>
        <w:t>thì tổ chức, cá nhân bị thiệt hại</w:t>
      </w:r>
      <w:r>
        <w:rPr>
          <w:i/>
          <w:sz w:val="28"/>
          <w:szCs w:val="28"/>
        </w:rPr>
        <w:t xml:space="preserve"> </w:t>
      </w:r>
      <w:r>
        <w:rPr>
          <w:sz w:val="28"/>
        </w:rPr>
        <w:t xml:space="preserve">có quyền yêu cầu Tòa án buộc bên lạm dụng thủ tục </w:t>
      </w:r>
      <w:r>
        <w:rPr>
          <w:iCs/>
          <w:sz w:val="28"/>
          <w:szCs w:val="28"/>
        </w:rPr>
        <w:t>đó</w:t>
      </w:r>
      <w:r>
        <w:rPr>
          <w:sz w:val="28"/>
          <w:szCs w:val="28"/>
        </w:rPr>
        <w:t xml:space="preserve"> </w:t>
      </w:r>
      <w:r>
        <w:rPr>
          <w:sz w:val="28"/>
        </w:rPr>
        <w:t xml:space="preserve">phải bồi thường cho những thiệt hại do </w:t>
      </w:r>
      <w:r>
        <w:rPr>
          <w:iCs/>
          <w:sz w:val="28"/>
          <w:szCs w:val="28"/>
        </w:rPr>
        <w:t>việc</w:t>
      </w:r>
      <w:r>
        <w:rPr>
          <w:sz w:val="28"/>
        </w:rPr>
        <w:t xml:space="preserve"> lạm dụng gây ra, trong đó </w:t>
      </w:r>
      <w:r>
        <w:rPr>
          <w:iCs/>
          <w:sz w:val="28"/>
          <w:szCs w:val="28"/>
        </w:rPr>
        <w:t>bao gồm</w:t>
      </w:r>
      <w:r>
        <w:rPr>
          <w:sz w:val="28"/>
          <w:szCs w:val="28"/>
        </w:rPr>
        <w:t xml:space="preserve"> </w:t>
      </w:r>
      <w:r>
        <w:rPr>
          <w:sz w:val="28"/>
        </w:rPr>
        <w:t xml:space="preserve">chi phí hợp lý để thuê luật sư. Hành vi lạm dụng thủ tục bảo vệ quyền sở hữu trí tuệ bao gồm hành vi cố ý </w:t>
      </w:r>
      <w:r>
        <w:rPr>
          <w:iCs/>
          <w:sz w:val="28"/>
          <w:szCs w:val="28"/>
        </w:rPr>
        <w:t xml:space="preserve">vượt quá phạm vi hoặc mục tiêu </w:t>
      </w:r>
      <w:r>
        <w:rPr>
          <w:sz w:val="28"/>
        </w:rPr>
        <w:t xml:space="preserve">của </w:t>
      </w:r>
      <w:r>
        <w:rPr>
          <w:iCs/>
          <w:sz w:val="28"/>
          <w:szCs w:val="28"/>
        </w:rPr>
        <w:t>thủ tục này.</w:t>
      </w:r>
    </w:p>
    <w:p>
      <w:pPr>
        <w:pStyle w:val="Normal"/>
        <w:spacing w:lineRule="exact" w:line="350" w:before="120" w:after="120"/>
        <w:ind w:firstLine="567" w:right="0"/>
        <w:jc w:val="both"/>
        <w:rPr>
          <w:iCs/>
          <w:sz w:val="28"/>
          <w:szCs w:val="28"/>
        </w:rPr>
      </w:pPr>
      <w:r>
        <w:rPr>
          <w:b/>
          <w:bCs/>
          <w:iCs/>
          <w:sz w:val="28"/>
          <w:szCs w:val="28"/>
        </w:rPr>
        <w:t>Điều 198a. Giả định về quyền tác giả, quyền liên quan</w:t>
      </w:r>
      <w:r>
        <w:rPr>
          <w:rStyle w:val="FootnoteCharacters"/>
          <w:rStyle w:val="FootnoteReference"/>
          <w:iCs/>
          <w:sz w:val="28"/>
          <w:szCs w:val="28"/>
        </w:rPr>
        <w:footnoteReference w:id="203"/>
      </w:r>
    </w:p>
    <w:p>
      <w:pPr>
        <w:pStyle w:val="Normal"/>
        <w:spacing w:lineRule="exact" w:line="350" w:before="120" w:after="120"/>
        <w:ind w:firstLine="567" w:right="0"/>
        <w:jc w:val="both"/>
        <w:rPr>
          <w:sz w:val="28"/>
          <w:szCs w:val="28"/>
        </w:rPr>
      </w:pPr>
      <w:r>
        <w:rPr>
          <w:sz w:val="28"/>
          <w:szCs w:val="28"/>
        </w:rPr>
        <w:t>Trong các thủ tục tố tụng dân sự, hành chính, hình sự về quyền tác giả và quyền liên quan, nếu không có chứng cứ ngược lại thì quyền tác giả, quyền liên quan được giả định như sau:</w:t>
      </w:r>
    </w:p>
    <w:p>
      <w:pPr>
        <w:pStyle w:val="Normal"/>
        <w:spacing w:lineRule="exact" w:line="350" w:before="120" w:after="120"/>
        <w:ind w:firstLine="567" w:right="0"/>
        <w:jc w:val="both"/>
        <w:rPr/>
      </w:pPr>
      <w:r>
        <w:rPr>
          <w:sz w:val="28"/>
          <w:szCs w:val="28"/>
        </w:rPr>
        <w:t>1. Cá nhân, tổ chức được nêu tên theo cách thông thường là tác giả, người biểu diễn, nhà sản xuất bản ghi âm, ghi hình, tổ chức phát sóng, nhà sản xuất tác phẩm điện ảnh, nhà xuất bản được coi là chủ thể quyền đối với tác phẩm, cuộc biểu diễn, bản ghi âm, ghi hình, chương trình phát sóng đó;</w:t>
      </w:r>
    </w:p>
    <w:p>
      <w:pPr>
        <w:pStyle w:val="Normal"/>
        <w:spacing w:lineRule="exact" w:line="350" w:before="120" w:after="120"/>
        <w:ind w:firstLine="567" w:right="0"/>
        <w:jc w:val="both"/>
        <w:rPr/>
      </w:pPr>
      <w:r>
        <w:rPr>
          <w:sz w:val="28"/>
          <w:szCs w:val="28"/>
        </w:rPr>
        <w:t>2. Nêu tên theo cách thông thường quy định tại khoản 1 Điều này được hiểu là được nêu tên trên bản gốc tác phẩm, bản định hình đầu tiên cuộc biểu diễn, bản ghi âm, ghi hình, chương trình phát sóng và các tài liệu liên quan (nếu có) hoặc trên các bản sao tương ứng được công bố hợp pháp trong trường hợp bản gốc tác phẩm, bản định hình đầu tiên cuộc biểu diễn, bản ghi âm, ghi hình, chương trình phát sóng và các tài liệu liên quan không còn tồn tại;</w:t>
      </w:r>
    </w:p>
    <w:p>
      <w:pPr>
        <w:pStyle w:val="Normal"/>
        <w:spacing w:lineRule="exact" w:line="340" w:before="120" w:after="120"/>
        <w:ind w:firstLine="567" w:right="0"/>
        <w:jc w:val="both"/>
        <w:rPr>
          <w:iCs/>
          <w:sz w:val="28"/>
          <w:szCs w:val="28"/>
        </w:rPr>
      </w:pPr>
      <w:r>
        <w:rPr>
          <w:sz w:val="28"/>
          <w:szCs w:val="28"/>
        </w:rPr>
        <w:t>3. Cá nhân, tổ chức quy định tại khoản 1 Điều này được hưởng quyền tác giả hoặc quyền liên quan tương ứng.</w:t>
      </w:r>
    </w:p>
    <w:p>
      <w:pPr>
        <w:pStyle w:val="Normal"/>
        <w:spacing w:lineRule="exact" w:line="340" w:before="120" w:after="120"/>
        <w:ind w:firstLine="567" w:right="0"/>
        <w:jc w:val="both"/>
        <w:rPr>
          <w:b/>
          <w:bCs/>
          <w:iCs/>
          <w:sz w:val="28"/>
          <w:szCs w:val="28"/>
        </w:rPr>
      </w:pPr>
      <w:r>
        <w:rPr>
          <w:b/>
          <w:bCs/>
          <w:iCs/>
          <w:sz w:val="28"/>
          <w:szCs w:val="28"/>
        </w:rPr>
        <w:t>Điều 198b. Trách nhiệm pháp lý về quyền tác giả, quyền liên quan đối với doanh nghiệp cung cấp dịch vụ trung gian</w:t>
      </w:r>
      <w:r>
        <w:rPr>
          <w:rStyle w:val="FootnoteCharacters"/>
          <w:rStyle w:val="FootnoteReference"/>
          <w:iCs/>
          <w:sz w:val="28"/>
          <w:szCs w:val="28"/>
        </w:rPr>
        <w:footnoteReference w:id="204"/>
      </w:r>
    </w:p>
    <w:p>
      <w:pPr>
        <w:pStyle w:val="Normal"/>
        <w:widowControl w:val="false"/>
        <w:shd w:fill="FFFFFF" w:val="clear"/>
        <w:spacing w:lineRule="exact" w:line="340" w:before="120" w:after="120"/>
        <w:ind w:firstLine="567" w:right="0"/>
        <w:jc w:val="both"/>
        <w:rPr/>
      </w:pPr>
      <w:r>
        <w:rPr>
          <w:sz w:val="28"/>
          <w:szCs w:val="28"/>
        </w:rPr>
        <w:t xml:space="preserve">1. Doanh nghiệp cung cấp dịch vụ trung gian là doanh nghiệp cung cấp phương tiện kỹ thuật để tổ chức, cá nhân sử dụng dịch vụ đưa nội dung thông tin số lên môi trường mạng viễn thông và mạng Internet; cung cấp kết nối trực tuyến cho công chúng tiếp cận, sử dụng nội dung thông tin số trên môi trường mạng viễn thông và mạng Internet. </w:t>
      </w:r>
    </w:p>
    <w:p>
      <w:pPr>
        <w:pStyle w:val="Normal"/>
        <w:spacing w:lineRule="exact" w:line="340" w:before="120" w:after="0"/>
        <w:ind w:firstLine="567" w:right="0"/>
        <w:jc w:val="both"/>
        <w:rPr/>
      </w:pPr>
      <w:r>
        <w:rPr>
          <w:bCs/>
          <w:sz w:val="28"/>
          <w:szCs w:val="28"/>
        </w:rPr>
        <w:t>2. Doanh nghiệp cung cấp dịch vụ trung gian có trách nhiệm triển khai các biện pháp kỹ thuật, phối hợp với các cơ quan nhà nước có thẩm quyền, các chủ thể quyền thực thi các biện pháp bảo vệ quyền tác giả, quyền liên quan trên môi trường mạng viễn thông và mạng Internet.</w:t>
      </w:r>
    </w:p>
    <w:p>
      <w:pPr>
        <w:pStyle w:val="Normal"/>
        <w:widowControl w:val="false"/>
        <w:shd w:fill="FFFFFF" w:val="clear"/>
        <w:spacing w:lineRule="exact" w:line="340" w:before="120" w:after="0"/>
        <w:ind w:firstLine="567" w:right="0"/>
        <w:jc w:val="both"/>
        <w:rPr/>
      </w:pPr>
      <w:r>
        <w:rPr>
          <w:sz w:val="28"/>
          <w:szCs w:val="28"/>
        </w:rPr>
        <w:t>3. Doanh nghiệp cung cấp dịch vụ trung gian được miễn trừ trách nhiệm pháp lý đối với hành vi xâm phạm quyền tác giả, quyền liên quan trên môi trường mạng viễn thông và mạng Internet liên quan đến việc cung cấp hoặc sử dụng dịch vụ của mình trong các trường hợp sau đây:</w:t>
      </w:r>
    </w:p>
    <w:p>
      <w:pPr>
        <w:pStyle w:val="Normal"/>
        <w:widowControl w:val="false"/>
        <w:shd w:fill="FFFFFF" w:val="clear"/>
        <w:spacing w:lineRule="exact" w:line="340" w:before="120" w:after="0"/>
        <w:ind w:firstLine="567" w:right="0"/>
        <w:jc w:val="both"/>
        <w:rPr/>
      </w:pPr>
      <w:r>
        <w:rPr>
          <w:sz w:val="28"/>
          <w:szCs w:val="28"/>
        </w:rPr>
        <w:t>a) Chỉ thực hiện việc truyền dẫn nội dung thông tin số hoặc cung cấp khả năng truy nhập đến nội dung thông tin số;</w:t>
      </w:r>
    </w:p>
    <w:p>
      <w:pPr>
        <w:pStyle w:val="Normal"/>
        <w:widowControl w:val="false"/>
        <w:shd w:fill="FFFFFF" w:val="clear"/>
        <w:spacing w:lineRule="exact" w:line="340" w:before="120" w:after="0"/>
        <w:ind w:firstLine="567" w:right="0"/>
        <w:jc w:val="both"/>
        <w:rPr/>
      </w:pPr>
      <w:r>
        <w:rPr>
          <w:sz w:val="28"/>
          <w:szCs w:val="28"/>
        </w:rPr>
        <w:t>b) Khi thực hiện chức năng lưu trữ đệm trong quá trình truyền dẫn thông tin, doanh nghiệp cung cấp dịch vụ trung gian phải thực hiện một cách tự động, tạm thời nhằm mục đích trung chuyển thông tin và làm cho việc truyền dẫn thông tin hiệu quả hơn, với các điều kiện sau: chỉ biến đổi thông tin vì lý do công nghệ; tuân thủ các điều kiện truy nhập, sử dụng nội dung thông tin số; tuân thủ các quy tắc về cập nhật nội dung thông tin số được quy định cụ thể theo cách thức được ngành công nghiệp thừa nhận và sử dụng rộng rãi; không ngăn cản việc sử dụng hợp pháp công nghệ được thừa nhận rộng rãi trong ngành công nghiệp để lấy dữ liệu về việc sử dụng nội dung thông tin số; gỡ bỏ nội dung thông tin số hoặc không cho truy nhập đến nội dung thông tin số khi biết rằng nội dung thông tin số đó đã được gỡ bỏ tại nguồn khởi đầu hoặc nguồn khởi đầu đã hủy việc truy nhập đến nội dung thông tin số đó;</w:t>
      </w:r>
    </w:p>
    <w:p>
      <w:pPr>
        <w:pStyle w:val="Normal"/>
        <w:widowControl w:val="false"/>
        <w:shd w:fill="FFFFFF" w:val="clear"/>
        <w:snapToGrid w:val="false"/>
        <w:spacing w:lineRule="exact" w:line="340" w:before="120" w:after="0"/>
        <w:ind w:firstLine="567" w:right="0"/>
        <w:jc w:val="both"/>
        <w:rPr/>
      </w:pPr>
      <w:r>
        <w:rPr>
          <w:sz w:val="28"/>
          <w:szCs w:val="28"/>
        </w:rPr>
        <w:t>c) Lưu trữ nội dung thông tin số của người sử dụng dịch vụ theo yêu cầu của người sử dụng dịch vụ với các điều kiện sau: không biết rằng nội dung thông tin số đó xâm phạm quyền tác giả, quyền liên quan; có hành động nhanh chóng gỡ bỏ hoặc ngăn chặn việc truy nhập đến nội dung thông tin số đó khi biết rằng nội dung thông tin số đó xâm phạm quyền tác giả, quyền liên quan;</w:t>
      </w:r>
    </w:p>
    <w:p>
      <w:pPr>
        <w:pStyle w:val="Normal"/>
        <w:widowControl w:val="false"/>
        <w:shd w:fill="FFFFFF" w:val="clear"/>
        <w:snapToGrid w:val="false"/>
        <w:spacing w:lineRule="exact" w:line="340" w:before="120" w:after="0"/>
        <w:ind w:firstLine="567" w:right="0"/>
        <w:jc w:val="both"/>
        <w:rPr>
          <w:sz w:val="28"/>
          <w:szCs w:val="28"/>
        </w:rPr>
      </w:pPr>
      <w:r>
        <w:rPr>
          <w:sz w:val="28"/>
          <w:szCs w:val="28"/>
        </w:rPr>
        <w:t>d) Các trường hợp khác theo quy định của Chính phủ.</w:t>
      </w:r>
    </w:p>
    <w:p>
      <w:pPr>
        <w:pStyle w:val="Normal"/>
        <w:widowControl w:val="false"/>
        <w:shd w:fill="FFFFFF" w:val="clear"/>
        <w:snapToGrid w:val="false"/>
        <w:spacing w:lineRule="exact" w:line="340" w:before="120" w:after="0"/>
        <w:ind w:firstLine="567" w:right="0"/>
        <w:jc w:val="both"/>
        <w:rPr>
          <w:sz w:val="28"/>
          <w:szCs w:val="28"/>
        </w:rPr>
      </w:pPr>
      <w:r>
        <w:rPr>
          <w:sz w:val="28"/>
          <w:szCs w:val="28"/>
        </w:rPr>
        <w:t>4. Doanh nghiệp cung cấp dịch vụ trung gian được miễn trừ trách nhiệm pháp lý theo quy định tại khoản 3 Điều này không phải tự giám sát dịch vụ của mình hoặc chủ động tìm kiếm các bằng chứng chỉ ra hành vi xâm phạm</w:t>
      </w:r>
      <w:r>
        <w:rPr>
          <w:bCs/>
          <w:sz w:val="28"/>
          <w:szCs w:val="28"/>
        </w:rPr>
        <w:t>.</w:t>
      </w:r>
    </w:p>
    <w:p>
      <w:pPr>
        <w:pStyle w:val="Normal"/>
        <w:widowControl w:val="false"/>
        <w:shd w:fill="FFFFFF" w:val="clear"/>
        <w:snapToGrid w:val="false"/>
        <w:spacing w:lineRule="exact" w:line="340" w:before="120" w:after="0"/>
        <w:ind w:firstLine="567" w:right="0"/>
        <w:jc w:val="both"/>
        <w:rPr/>
      </w:pPr>
      <w:r>
        <w:rPr>
          <w:spacing w:val="2"/>
          <w:sz w:val="28"/>
          <w:szCs w:val="28"/>
        </w:rPr>
        <w:t>5. Nội dung thông tin số quy định tại Điều này là tác phẩm và các đối tượng quyền liên quan được bảo hộ theo quy định của Luật này được thể hiện dưới dạng số.</w:t>
      </w:r>
    </w:p>
    <w:p>
      <w:pPr>
        <w:pStyle w:val="Normal"/>
        <w:widowControl w:val="false"/>
        <w:spacing w:lineRule="exact" w:line="340" w:before="120" w:after="0"/>
        <w:ind w:firstLine="567" w:right="0"/>
        <w:jc w:val="both"/>
        <w:rPr>
          <w:sz w:val="28"/>
          <w:szCs w:val="28"/>
        </w:rPr>
      </w:pPr>
      <w:r>
        <w:rPr>
          <w:sz w:val="28"/>
          <w:szCs w:val="28"/>
        </w:rPr>
        <w:t>6. Chính phủ quy định chi tiết Điều này.</w:t>
      </w:r>
    </w:p>
    <w:p>
      <w:pPr>
        <w:pStyle w:val="Normal"/>
        <w:widowControl w:val="false"/>
        <w:spacing w:lineRule="exact" w:line="340" w:before="120" w:after="0"/>
        <w:ind w:firstLine="567" w:right="0"/>
        <w:rPr/>
      </w:pPr>
      <w:r>
        <w:rPr>
          <w:b/>
          <w:bCs/>
          <w:sz w:val="28"/>
          <w:szCs w:val="28"/>
        </w:rPr>
        <w:t xml:space="preserve">Điều 199. </w:t>
      </w:r>
      <w:r>
        <w:rPr>
          <w:b/>
          <w:bCs/>
          <w:iCs/>
          <w:sz w:val="28"/>
          <w:szCs w:val="28"/>
        </w:rPr>
        <w:t>Biện pháp xử lý hành vi xâm phạm quyền sở hữu trí tuệ</w:t>
      </w:r>
    </w:p>
    <w:p>
      <w:pPr>
        <w:pStyle w:val="Normal"/>
        <w:widowControl w:val="false"/>
        <w:spacing w:lineRule="exact" w:line="340" w:before="120" w:after="0"/>
        <w:ind w:firstLine="567" w:right="0"/>
        <w:jc w:val="both"/>
        <w:rPr/>
      </w:pPr>
      <w:r>
        <w:rPr>
          <w:sz w:val="28"/>
          <w:szCs w:val="28"/>
        </w:rPr>
        <w:t xml:space="preserve">1. Tổ chức, cá nhân có hành vi xâm phạm quyền sở hữu trí tuệ của tổ chức, cá nhân khác thì tuỳ theo tính chất, mức độ xâm phạm, </w:t>
        <w:softHyphen/>
        <w:softHyphen/>
        <w:t>có thể bị xử lý bằng biện pháp dân sự, hành chính hoặc hình sự.</w:t>
      </w:r>
    </w:p>
    <w:p>
      <w:pPr>
        <w:pStyle w:val="Normal"/>
        <w:widowControl w:val="false"/>
        <w:spacing w:lineRule="exact" w:line="340" w:before="120" w:after="0"/>
        <w:ind w:firstLine="567" w:right="0"/>
        <w:jc w:val="both"/>
        <w:rPr/>
      </w:pPr>
      <w:r>
        <w:rPr>
          <w:sz w:val="28"/>
          <w:szCs w:val="28"/>
        </w:rPr>
        <w:t>2. Trong trường hợp cần thiết, cơ quan nhà nước có thẩm quyền có thể áp dụng biện pháp khẩn cấp tạm thời, biện pháp kiểm soát hàng hoá xuất khẩu, nhập khẩu liên quan đến sở hữu trí tuệ, biện pháp ngăn chặn và bảo đảm xử phạt hành chính theo quy định của Luật này và các quy định khác của pháp luật có liên quan.</w:t>
      </w:r>
    </w:p>
    <w:p>
      <w:pPr>
        <w:pStyle w:val="Normal"/>
        <w:widowControl w:val="false"/>
        <w:spacing w:lineRule="exact" w:line="340" w:before="120" w:after="0"/>
        <w:ind w:firstLine="567" w:right="0"/>
        <w:rPr/>
      </w:pPr>
      <w:r>
        <w:rPr>
          <w:b/>
          <w:bCs/>
          <w:sz w:val="28"/>
          <w:szCs w:val="28"/>
        </w:rPr>
        <w:t xml:space="preserve">Điều 200. </w:t>
      </w:r>
      <w:r>
        <w:rPr>
          <w:b/>
          <w:bCs/>
          <w:iCs/>
          <w:sz w:val="28"/>
          <w:szCs w:val="28"/>
        </w:rPr>
        <w:t>Thẩm quyền xử lý hành vi xâm phạm quyền sở hữu trí tuệ</w:t>
      </w:r>
    </w:p>
    <w:p>
      <w:pPr>
        <w:pStyle w:val="Normal"/>
        <w:widowControl w:val="false"/>
        <w:spacing w:lineRule="exact" w:line="340" w:before="120" w:after="0"/>
        <w:ind w:firstLine="567" w:right="0"/>
        <w:jc w:val="both"/>
        <w:rPr/>
      </w:pPr>
      <w:r>
        <w:rPr>
          <w:sz w:val="28"/>
          <w:szCs w:val="28"/>
        </w:rPr>
        <w:t xml:space="preserve">1. Trong phạm vi nhiệm vụ, quyền hạn của mình, các cơ quan Toà án, Thanh tra, Quản lý thị trường, Hải quan, Công an, Uỷ ban nhân dân các cấp có thẩm quyền xử lý hành vi xâm phạm quyền sở hữu trí tuệ. </w:t>
      </w:r>
    </w:p>
    <w:p>
      <w:pPr>
        <w:pStyle w:val="Normal"/>
        <w:widowControl w:val="false"/>
        <w:spacing w:lineRule="exact" w:line="340" w:before="120" w:after="0"/>
        <w:ind w:firstLine="567" w:right="0"/>
        <w:jc w:val="both"/>
        <w:rPr/>
      </w:pPr>
      <w:r>
        <w:rPr>
          <w:sz w:val="28"/>
          <w:szCs w:val="28"/>
        </w:rPr>
        <w:t>2. Việc áp dụng biện pháp dân sự, hình sự thuộc thẩm quyền của Toà án. Trong trường hợp cần thiết, Tòa án có thể áp dụng biện pháp khẩn cấp tạm thời theo quy định của pháp luật.</w:t>
      </w:r>
    </w:p>
    <w:p>
      <w:pPr>
        <w:pStyle w:val="Normal"/>
        <w:widowControl w:val="false"/>
        <w:spacing w:lineRule="exact" w:line="340" w:before="120" w:after="0"/>
        <w:ind w:firstLine="567" w:right="0"/>
        <w:jc w:val="both"/>
        <w:rPr>
          <w:sz w:val="28"/>
        </w:rPr>
      </w:pPr>
      <w:r>
        <w:rPr>
          <w:sz w:val="28"/>
          <w:szCs w:val="28"/>
        </w:rPr>
        <w:t xml:space="preserve">3. Việc áp dụng biện pháp hành chính thuộc thẩm quyền của các cơ quan Thanh tra, Công an, Quản lý thị trường, Hải quan, Uỷ ban nhân dân các cấp. Trong trường hợp cần thiết, các cơ quan này có thể áp dụng biện pháp ngăn chặn và bảo đảm xử phạt hành chính theo quy định của pháp luật. </w:t>
      </w:r>
    </w:p>
    <w:p>
      <w:pPr>
        <w:pStyle w:val="Normal"/>
        <w:widowControl w:val="false"/>
        <w:spacing w:lineRule="exact" w:line="340" w:before="120" w:after="0"/>
        <w:ind w:firstLine="567" w:right="0"/>
        <w:jc w:val="both"/>
        <w:rPr>
          <w:sz w:val="28"/>
          <w:szCs w:val="28"/>
        </w:rPr>
      </w:pPr>
      <w:r>
        <w:rPr>
          <w:sz w:val="28"/>
          <w:szCs w:val="28"/>
        </w:rPr>
        <w:t>4. Việc áp dụng biện pháp kiểm soát hàng hoá xuất khẩu, nhập khẩu liên quan đến sở hữu trí tuệ thuộc thẩm quyền của cơ quan hải quan.</w:t>
      </w:r>
    </w:p>
    <w:p>
      <w:pPr>
        <w:pStyle w:val="Normal"/>
        <w:widowControl w:val="false"/>
        <w:spacing w:lineRule="exact" w:line="340" w:before="120" w:after="0"/>
        <w:ind w:firstLine="567" w:right="0"/>
        <w:jc w:val="both"/>
        <w:rPr>
          <w:b/>
          <w:bCs/>
          <w:sz w:val="28"/>
          <w:szCs w:val="28"/>
        </w:rPr>
      </w:pPr>
      <w:r>
        <w:rPr>
          <w:b/>
          <w:bCs/>
          <w:sz w:val="28"/>
          <w:szCs w:val="28"/>
        </w:rPr>
        <w:t>Điều 201. Giám định về sở hữu trí tuệ</w:t>
      </w:r>
      <w:r>
        <w:rPr>
          <w:rStyle w:val="FootnoteCharacters"/>
          <w:rStyle w:val="FootnoteReference"/>
          <w:bCs/>
        </w:rPr>
        <w:footnoteReference w:id="205"/>
      </w:r>
    </w:p>
    <w:p>
      <w:pPr>
        <w:pStyle w:val="Normal"/>
        <w:widowControl w:val="false"/>
        <w:shd w:fill="FFFFFF" w:val="clear"/>
        <w:snapToGrid w:val="false"/>
        <w:spacing w:lineRule="exact" w:line="340" w:before="120" w:after="0"/>
        <w:ind w:firstLine="567" w:right="0"/>
        <w:jc w:val="both"/>
        <w:rPr/>
      </w:pPr>
      <w:r>
        <w:rPr>
          <w:sz w:val="28"/>
          <w:szCs w:val="28"/>
        </w:rPr>
        <w:t>1.</w:t>
      </w:r>
      <w:r>
        <w:rPr>
          <w:rStyle w:val="FootnoteCharacters"/>
          <w:rStyle w:val="FootnoteReference"/>
          <w:sz w:val="28"/>
          <w:szCs w:val="28"/>
        </w:rPr>
        <w:footnoteReference w:id="206"/>
      </w:r>
      <w:r>
        <w:rPr>
          <w:sz w:val="28"/>
          <w:szCs w:val="28"/>
        </w:rPr>
        <w:t xml:space="preserve"> Giám định về sở hữu trí tuệ là việc tổ chức, cá nhân quy định tại khoản 2 và khoản 3 Điều này sử dụng kiến thức, nghiệp vụ chuyên môn để đánh giá, kết luận về những vấn đề có liên quan đến quyền sở hữu trí tuệ. Việc giám định tư pháp về sở hữu trí tuệ được thực hiện theo quy định của pháp luật về giám định tư pháp.</w:t>
      </w:r>
    </w:p>
    <w:p>
      <w:pPr>
        <w:pStyle w:val="Normal"/>
        <w:widowControl w:val="false"/>
        <w:shd w:fill="FFFFFF" w:val="clear"/>
        <w:snapToGrid w:val="false"/>
        <w:spacing w:lineRule="exact" w:line="340" w:before="120" w:after="0"/>
        <w:ind w:firstLine="567" w:right="0"/>
        <w:jc w:val="both"/>
        <w:rPr/>
      </w:pPr>
      <w:r>
        <w:rPr>
          <w:sz w:val="28"/>
          <w:szCs w:val="28"/>
        </w:rPr>
        <w:t>1a.</w:t>
      </w:r>
      <w:r>
        <w:rPr>
          <w:rStyle w:val="FootnoteCharacters"/>
          <w:rStyle w:val="FootnoteReference"/>
          <w:sz w:val="28"/>
          <w:szCs w:val="28"/>
        </w:rPr>
        <w:footnoteReference w:id="207"/>
      </w:r>
      <w:r>
        <w:rPr>
          <w:sz w:val="28"/>
          <w:szCs w:val="28"/>
        </w:rPr>
        <w:t xml:space="preserve"> Giám định về sở hữu trí tuệ bao gồm:</w:t>
      </w:r>
    </w:p>
    <w:p>
      <w:pPr>
        <w:pStyle w:val="Normal"/>
        <w:widowControl w:val="false"/>
        <w:shd w:fill="FFFFFF" w:val="clear"/>
        <w:snapToGrid w:val="false"/>
        <w:spacing w:lineRule="exact" w:line="340" w:before="120" w:after="0"/>
        <w:ind w:firstLine="567" w:right="0"/>
        <w:jc w:val="both"/>
        <w:rPr>
          <w:sz w:val="28"/>
          <w:szCs w:val="28"/>
        </w:rPr>
      </w:pPr>
      <w:r>
        <w:rPr>
          <w:sz w:val="28"/>
          <w:szCs w:val="28"/>
        </w:rPr>
        <w:t>a) Giám định về quyền tác giả và quyền liên quan;</w:t>
      </w:r>
    </w:p>
    <w:p>
      <w:pPr>
        <w:pStyle w:val="Normal"/>
        <w:widowControl w:val="false"/>
        <w:shd w:fill="FFFFFF" w:val="clear"/>
        <w:snapToGrid w:val="false"/>
        <w:spacing w:lineRule="exact" w:line="340" w:before="120" w:after="0"/>
        <w:ind w:firstLine="567" w:right="0"/>
        <w:jc w:val="both"/>
        <w:rPr>
          <w:sz w:val="28"/>
          <w:szCs w:val="28"/>
        </w:rPr>
      </w:pPr>
      <w:r>
        <w:rPr>
          <w:sz w:val="28"/>
          <w:szCs w:val="28"/>
        </w:rPr>
        <w:t>b) Giám định về quyền sở hữu công nghiệp;</w:t>
      </w:r>
    </w:p>
    <w:p>
      <w:pPr>
        <w:pStyle w:val="Normal"/>
        <w:widowControl w:val="false"/>
        <w:shd w:fill="FFFFFF" w:val="clear"/>
        <w:snapToGrid w:val="false"/>
        <w:spacing w:lineRule="exact" w:line="340" w:before="120" w:after="0"/>
        <w:ind w:firstLine="567" w:right="0"/>
        <w:jc w:val="both"/>
        <w:rPr>
          <w:sz w:val="28"/>
          <w:szCs w:val="28"/>
        </w:rPr>
      </w:pPr>
      <w:r>
        <w:rPr>
          <w:sz w:val="28"/>
          <w:szCs w:val="28"/>
        </w:rPr>
        <w:t>c) Giám định về quyền đối với giống cây trồng.</w:t>
      </w:r>
    </w:p>
    <w:p>
      <w:pPr>
        <w:pStyle w:val="Normal"/>
        <w:snapToGrid w:val="false"/>
        <w:spacing w:lineRule="exact" w:line="340" w:before="120" w:after="0"/>
        <w:ind w:firstLine="567" w:right="0"/>
        <w:jc w:val="both"/>
        <w:rPr/>
      </w:pPr>
      <w:r>
        <w:rPr>
          <w:sz w:val="28"/>
          <w:szCs w:val="28"/>
        </w:rPr>
        <w:t>2.</w:t>
      </w:r>
      <w:r>
        <w:rPr>
          <w:rStyle w:val="FootnoteCharacters"/>
          <w:rStyle w:val="FootnoteReference"/>
          <w:sz w:val="28"/>
          <w:szCs w:val="28"/>
        </w:rPr>
        <w:footnoteReference w:id="208"/>
      </w:r>
      <w:r>
        <w:rPr>
          <w:sz w:val="28"/>
          <w:szCs w:val="28"/>
        </w:rPr>
        <w:t xml:space="preserve"> Doanh nghiệp, hợp tác xã, đơn vị sự nghiệp, tổ chức hành nghề luật sư </w:t>
      </w:r>
      <w:r>
        <w:rPr>
          <w:sz w:val="28"/>
        </w:rPr>
        <w:t>được thành lập và hoạt động theo quy định của pháp luật c</w:t>
      </w:r>
      <w:r>
        <w:rPr>
          <w:sz w:val="28"/>
          <w:szCs w:val="28"/>
        </w:rPr>
        <w:t>ó ít nhất một cá nhân có Thẻ giám định viên sở hữu trí tuệ được thực hiện hoạt động giám định về sở hữu trí tuệ, trừ trường hợp quy định tại khoản 2a Điều này.</w:t>
      </w:r>
    </w:p>
    <w:p>
      <w:pPr>
        <w:pStyle w:val="Normal"/>
        <w:spacing w:lineRule="exact" w:line="340" w:before="120" w:after="0"/>
        <w:ind w:firstLine="567" w:right="0"/>
        <w:jc w:val="both"/>
        <w:rPr>
          <w:sz w:val="28"/>
          <w:szCs w:val="28"/>
        </w:rPr>
      </w:pPr>
      <w:r>
        <w:rPr>
          <w:sz w:val="28"/>
          <w:szCs w:val="28"/>
        </w:rPr>
        <w:t>2a.</w:t>
      </w:r>
      <w:r>
        <w:rPr>
          <w:rStyle w:val="FootnoteCharacters"/>
          <w:rStyle w:val="FootnoteReference"/>
          <w:sz w:val="28"/>
          <w:szCs w:val="28"/>
        </w:rPr>
        <w:footnoteReference w:id="209"/>
      </w:r>
      <w:r>
        <w:rPr>
          <w:sz w:val="28"/>
          <w:szCs w:val="28"/>
        </w:rPr>
        <w:t xml:space="preserve"> Tổ chức hành nghề luật sư nước ngoài hành nghề tại Việt </w:t>
      </w:r>
      <w:r>
        <w:rPr>
          <w:sz w:val="28"/>
        </w:rPr>
        <w:t xml:space="preserve">Nam không được </w:t>
      </w:r>
      <w:r>
        <w:rPr>
          <w:sz w:val="28"/>
          <w:szCs w:val="28"/>
        </w:rPr>
        <w:t>kinh doanh dịch vụ giám định sở hữu trí tuệ.</w:t>
      </w:r>
    </w:p>
    <w:p>
      <w:pPr>
        <w:pStyle w:val="n-dieund"/>
        <w:widowControl/>
        <w:spacing w:lineRule="exact" w:line="340" w:before="120" w:after="0"/>
        <w:ind w:firstLine="567" w:right="0"/>
        <w:rPr>
          <w:color w:val="000000"/>
        </w:rPr>
      </w:pPr>
      <w:r>
        <w:rPr>
          <w:color w:val="000000"/>
        </w:rPr>
        <w:t>3. Cá nhân có đủ các điều kiện sau đây được cơ quan nhà nước có thẩm quyền cấp Thẻ giám định viên sở hữu trí tuệ:</w:t>
      </w:r>
    </w:p>
    <w:p>
      <w:pPr>
        <w:pStyle w:val="n-dieund"/>
        <w:widowControl/>
        <w:spacing w:lineRule="exact" w:line="340" w:before="120" w:after="0"/>
        <w:ind w:firstLine="567" w:right="0"/>
        <w:rPr/>
      </w:pPr>
      <w:r>
        <w:rPr>
          <w:color w:val="000000"/>
        </w:rPr>
        <w:t>a) Là công dân Việt Nam, có năng lực hành vi dân sự đầy đủ;</w:t>
      </w:r>
    </w:p>
    <w:p>
      <w:pPr>
        <w:pStyle w:val="n-dieund"/>
        <w:widowControl/>
        <w:spacing w:lineRule="exact" w:line="340" w:before="120" w:after="0"/>
        <w:ind w:firstLine="567" w:right="0"/>
        <w:rPr>
          <w:color w:val="000000"/>
        </w:rPr>
      </w:pPr>
      <w:r>
        <w:rPr>
          <w:color w:val="000000"/>
        </w:rPr>
        <w:t>b) Thường trú tại Việt Nam;</w:t>
      </w:r>
    </w:p>
    <w:p>
      <w:pPr>
        <w:pStyle w:val="n-dieund"/>
        <w:widowControl/>
        <w:spacing w:lineRule="exact" w:line="340" w:before="120" w:after="0"/>
        <w:ind w:firstLine="567" w:right="0"/>
        <w:rPr>
          <w:color w:val="000000"/>
        </w:rPr>
      </w:pPr>
      <w:r>
        <w:rPr>
          <w:color w:val="000000"/>
        </w:rPr>
        <w:t>c) Có phẩm chất đạo đức tốt;</w:t>
      </w:r>
    </w:p>
    <w:p>
      <w:pPr>
        <w:pStyle w:val="n-dieund"/>
        <w:widowControl/>
        <w:spacing w:lineRule="exact" w:line="340" w:before="120" w:after="0"/>
        <w:ind w:firstLine="567" w:right="0"/>
        <w:rPr/>
      </w:pPr>
      <w:r>
        <w:rPr>
          <w:color w:val="000000"/>
        </w:rPr>
        <w:t>d) Có trình độ đại học trở lên về chuyên ngành phù hợp với lĩnh vực đề nghị cấp thẻ giám định, đã qua thực tế hoạt động chuyên môn trong lĩnh vực đó từ năm năm trở lên và đạt yêu cầu kiểm tra nghiệp vụ về giám định.</w:t>
      </w:r>
    </w:p>
    <w:p>
      <w:pPr>
        <w:pStyle w:val="Normal"/>
        <w:widowControl w:val="false"/>
        <w:shd w:fill="FFFFFF" w:val="clear"/>
        <w:snapToGrid w:val="false"/>
        <w:spacing w:lineRule="exact" w:line="340" w:before="120" w:after="0"/>
        <w:ind w:firstLine="567" w:right="0"/>
        <w:jc w:val="both"/>
        <w:rPr/>
      </w:pPr>
      <w:r>
        <w:rPr>
          <w:sz w:val="28"/>
          <w:szCs w:val="28"/>
        </w:rPr>
        <w:t>4.</w:t>
      </w:r>
      <w:r>
        <w:rPr>
          <w:rStyle w:val="FootnoteCharacters"/>
          <w:rStyle w:val="FootnoteReference"/>
          <w:sz w:val="28"/>
          <w:szCs w:val="28"/>
        </w:rPr>
        <w:footnoteReference w:id="210"/>
      </w:r>
      <w:r>
        <w:rPr>
          <w:sz w:val="28"/>
          <w:szCs w:val="28"/>
        </w:rPr>
        <w:t xml:space="preserve"> Nguyên tắc thực hiện giám định bao gồm: </w:t>
      </w:r>
    </w:p>
    <w:p>
      <w:pPr>
        <w:pStyle w:val="Normal"/>
        <w:widowControl w:val="false"/>
        <w:shd w:fill="FFFFFF" w:val="clear"/>
        <w:snapToGrid w:val="false"/>
        <w:spacing w:lineRule="exact" w:line="340" w:before="120" w:after="0"/>
        <w:ind w:firstLine="567" w:right="0"/>
        <w:jc w:val="both"/>
        <w:rPr>
          <w:sz w:val="28"/>
          <w:szCs w:val="28"/>
        </w:rPr>
      </w:pPr>
      <w:r>
        <w:rPr>
          <w:sz w:val="28"/>
          <w:szCs w:val="28"/>
        </w:rPr>
        <w:t>a) Tuân thủ pháp luật, tuân theo trình tự, thủ tục giám định;</w:t>
      </w:r>
    </w:p>
    <w:p>
      <w:pPr>
        <w:pStyle w:val="Normal"/>
        <w:widowControl w:val="false"/>
        <w:shd w:fill="FFFFFF" w:val="clear"/>
        <w:snapToGrid w:val="false"/>
        <w:spacing w:lineRule="exact" w:line="340" w:before="120" w:after="0"/>
        <w:ind w:firstLine="567" w:right="0"/>
        <w:jc w:val="both"/>
        <w:rPr>
          <w:sz w:val="28"/>
          <w:szCs w:val="28"/>
        </w:rPr>
      </w:pPr>
      <w:r>
        <w:rPr>
          <w:sz w:val="28"/>
          <w:szCs w:val="28"/>
        </w:rPr>
        <w:t>b) Trung thực, chính xác, khách quan, vô tư, kịp thời;</w:t>
      </w:r>
    </w:p>
    <w:p>
      <w:pPr>
        <w:pStyle w:val="Normal"/>
        <w:widowControl w:val="false"/>
        <w:shd w:fill="FFFFFF" w:val="clear"/>
        <w:snapToGrid w:val="false"/>
        <w:spacing w:lineRule="exact" w:line="340" w:before="120" w:after="0"/>
        <w:ind w:firstLine="567" w:right="0"/>
        <w:jc w:val="both"/>
        <w:rPr/>
      </w:pPr>
      <w:r>
        <w:rPr>
          <w:sz w:val="28"/>
          <w:szCs w:val="28"/>
        </w:rPr>
        <w:t>c) Chỉ kết luận về chuyên môn những vấn đề trong phạm vi được yêu cầu;</w:t>
      </w:r>
    </w:p>
    <w:p>
      <w:pPr>
        <w:pStyle w:val="Normal"/>
        <w:widowControl w:val="false"/>
        <w:shd w:fill="FFFFFF" w:val="clear"/>
        <w:snapToGrid w:val="false"/>
        <w:spacing w:lineRule="exact" w:line="340" w:before="120" w:after="0"/>
        <w:ind w:firstLine="567" w:right="0"/>
        <w:jc w:val="both"/>
        <w:rPr>
          <w:sz w:val="28"/>
          <w:szCs w:val="28"/>
        </w:rPr>
      </w:pPr>
      <w:r>
        <w:rPr>
          <w:sz w:val="28"/>
          <w:szCs w:val="28"/>
        </w:rPr>
        <w:t>d) Chịu trách nhiệm trước pháp luật về kết luận giám định;</w:t>
      </w:r>
    </w:p>
    <w:p>
      <w:pPr>
        <w:pStyle w:val="Normal"/>
        <w:widowControl w:val="false"/>
        <w:shd w:fill="FFFFFF" w:val="clear"/>
        <w:snapToGrid w:val="false"/>
        <w:spacing w:lineRule="exact" w:line="340" w:before="120" w:after="0"/>
        <w:ind w:firstLine="567" w:right="0"/>
        <w:jc w:val="both"/>
        <w:rPr>
          <w:sz w:val="28"/>
          <w:szCs w:val="28"/>
        </w:rPr>
      </w:pPr>
      <w:r>
        <w:rPr>
          <w:sz w:val="28"/>
          <w:szCs w:val="28"/>
        </w:rPr>
        <w:t>đ) Chi phí giám định được xác định theo thỏa thuận giữa người có yêu cầu giám định và tổ chức, cá nhân giám định.</w:t>
      </w:r>
    </w:p>
    <w:p>
      <w:pPr>
        <w:pStyle w:val="Normal"/>
        <w:widowControl w:val="false"/>
        <w:spacing w:lineRule="exact" w:line="340" w:before="120" w:after="0"/>
        <w:ind w:firstLine="567" w:right="0"/>
        <w:jc w:val="both"/>
        <w:rPr>
          <w:sz w:val="28"/>
          <w:szCs w:val="28"/>
        </w:rPr>
      </w:pPr>
      <w:r>
        <w:rPr>
          <w:sz w:val="28"/>
          <w:szCs w:val="28"/>
        </w:rPr>
        <w:t>5.</w:t>
      </w:r>
      <w:r>
        <w:rPr>
          <w:rStyle w:val="FootnoteCharacters"/>
          <w:rStyle w:val="FootnoteReference"/>
          <w:sz w:val="28"/>
          <w:szCs w:val="28"/>
        </w:rPr>
        <w:footnoteReference w:id="211"/>
      </w:r>
      <w:r>
        <w:rPr>
          <w:sz w:val="28"/>
          <w:szCs w:val="28"/>
        </w:rPr>
        <w:t xml:space="preserve">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p>
    <w:p>
      <w:pPr>
        <w:pStyle w:val="Normal"/>
        <w:widowControl w:val="false"/>
        <w:spacing w:lineRule="exact" w:line="340" w:before="120" w:after="0"/>
        <w:ind w:firstLine="567" w:right="0"/>
        <w:jc w:val="both"/>
        <w:rPr>
          <w:sz w:val="28"/>
          <w:szCs w:val="28"/>
        </w:rPr>
      </w:pPr>
      <w:r>
        <w:rPr>
          <w:sz w:val="28"/>
          <w:szCs w:val="28"/>
        </w:rPr>
        <w:t>6. Chính phủ quy định cụ thể về tổ chức và hoạt động giám định về sở hữu trí tuệ.</w:t>
      </w:r>
    </w:p>
    <w:p>
      <w:pPr>
        <w:pStyle w:val="Normal"/>
        <w:widowControl w:val="false"/>
        <w:spacing w:before="120" w:after="120"/>
        <w:jc w:val="center"/>
        <w:rPr>
          <w:b/>
          <w:bCs/>
          <w:iCs/>
          <w:sz w:val="28"/>
          <w:szCs w:val="28"/>
        </w:rPr>
      </w:pPr>
      <w:r>
        <w:rPr>
          <w:b/>
          <w:bCs/>
          <w:iCs/>
          <w:sz w:val="28"/>
          <w:szCs w:val="28"/>
        </w:rPr>
      </w:r>
    </w:p>
    <w:p>
      <w:pPr>
        <w:pStyle w:val="Normal"/>
        <w:widowControl w:val="false"/>
        <w:spacing w:before="120" w:after="120"/>
        <w:jc w:val="center"/>
        <w:rPr>
          <w:b/>
          <w:bCs/>
          <w:iCs/>
          <w:sz w:val="28"/>
          <w:szCs w:val="28"/>
        </w:rPr>
      </w:pPr>
      <w:r>
        <w:rPr>
          <w:b/>
          <w:bCs/>
          <w:iCs/>
          <w:sz w:val="28"/>
          <w:szCs w:val="28"/>
        </w:rPr>
      </w:r>
    </w:p>
    <w:p>
      <w:pPr>
        <w:pStyle w:val="Normal"/>
        <w:widowControl w:val="false"/>
        <w:spacing w:before="120" w:after="120"/>
        <w:jc w:val="center"/>
        <w:rPr>
          <w:bCs/>
          <w:iCs/>
        </w:rPr>
      </w:pPr>
      <w:r>
        <w:rPr>
          <w:b/>
          <w:bCs/>
          <w:iCs/>
          <w:sz w:val="28"/>
          <w:szCs w:val="28"/>
        </w:rPr>
        <w:t>Chương XVII</w:t>
      </w:r>
    </w:p>
    <w:p>
      <w:pPr>
        <w:pStyle w:val="Normal"/>
        <w:widowControl w:val="false"/>
        <w:spacing w:before="120" w:after="120"/>
        <w:jc w:val="center"/>
        <w:rPr>
          <w:b/>
          <w:bCs/>
          <w:sz w:val="28"/>
          <w:szCs w:val="26"/>
        </w:rPr>
      </w:pPr>
      <w:r>
        <w:rPr>
          <w:b/>
          <w:bCs/>
          <w:sz w:val="28"/>
          <w:szCs w:val="26"/>
        </w:rPr>
        <w:t xml:space="preserve">XỬ LÝ XÂM PHẠM QUYỀN SỞ HỮU </w:t>
      </w:r>
    </w:p>
    <w:p>
      <w:pPr>
        <w:pStyle w:val="Normal"/>
        <w:widowControl w:val="false"/>
        <w:spacing w:before="120" w:after="120"/>
        <w:jc w:val="center"/>
        <w:rPr>
          <w:b/>
          <w:bCs/>
          <w:sz w:val="28"/>
          <w:szCs w:val="26"/>
        </w:rPr>
      </w:pPr>
      <w:r>
        <w:rPr>
          <w:b/>
          <w:bCs/>
          <w:sz w:val="28"/>
          <w:szCs w:val="26"/>
        </w:rPr>
        <w:t>TRÍ TUỆ BẰNG BIỆN PHÁP DÂN SỰ</w:t>
      </w:r>
    </w:p>
    <w:p>
      <w:pPr>
        <w:pStyle w:val="Normal"/>
        <w:widowControl w:val="false"/>
        <w:spacing w:before="120" w:after="120"/>
        <w:ind w:firstLine="567" w:right="0"/>
        <w:rPr/>
      </w:pPr>
      <w:r>
        <w:rPr>
          <w:b/>
          <w:bCs/>
          <w:sz w:val="28"/>
          <w:szCs w:val="28"/>
        </w:rPr>
        <w:t xml:space="preserve">Điều 202. </w:t>
      </w:r>
      <w:r>
        <w:rPr>
          <w:b/>
          <w:bCs/>
          <w:iCs/>
          <w:sz w:val="28"/>
          <w:szCs w:val="28"/>
        </w:rPr>
        <w:t xml:space="preserve">Các biện pháp dân sự </w:t>
      </w:r>
    </w:p>
    <w:p>
      <w:pPr>
        <w:pStyle w:val="Normal"/>
        <w:widowControl w:val="false"/>
        <w:spacing w:before="120" w:after="120"/>
        <w:ind w:firstLine="567" w:right="0"/>
        <w:jc w:val="both"/>
        <w:rPr>
          <w:sz w:val="28"/>
          <w:szCs w:val="28"/>
        </w:rPr>
      </w:pPr>
      <w:r>
        <w:rPr>
          <w:sz w:val="28"/>
          <w:szCs w:val="28"/>
        </w:rPr>
        <w:t>Toà án áp dụng các biện pháp dân sự sau đây để xử lý tổ chức, cá nhân có hành vi xâm phạm quyền sở hữu trí tuệ:</w:t>
      </w:r>
    </w:p>
    <w:p>
      <w:pPr>
        <w:pStyle w:val="Normal"/>
        <w:widowControl w:val="false"/>
        <w:spacing w:before="120" w:after="120"/>
        <w:ind w:firstLine="567" w:right="0"/>
        <w:jc w:val="both"/>
        <w:rPr>
          <w:sz w:val="28"/>
          <w:szCs w:val="28"/>
        </w:rPr>
      </w:pPr>
      <w:r>
        <w:rPr>
          <w:sz w:val="28"/>
          <w:szCs w:val="28"/>
        </w:rPr>
        <w:t>1. Buộc chấm dứt hành vi xâm phạm;</w:t>
      </w:r>
    </w:p>
    <w:p>
      <w:pPr>
        <w:pStyle w:val="Normal"/>
        <w:widowControl w:val="false"/>
        <w:spacing w:before="120" w:after="120"/>
        <w:ind w:firstLine="567" w:right="0"/>
        <w:jc w:val="both"/>
        <w:rPr/>
      </w:pPr>
      <w:r>
        <w:rPr>
          <w:sz w:val="28"/>
          <w:szCs w:val="28"/>
        </w:rPr>
        <w:t>2. Buộc xin lỗi, cải chính công khai;</w:t>
      </w:r>
    </w:p>
    <w:p>
      <w:pPr>
        <w:pStyle w:val="Normal"/>
        <w:widowControl w:val="false"/>
        <w:spacing w:before="120" w:after="120"/>
        <w:ind w:firstLine="567" w:right="0"/>
        <w:jc w:val="both"/>
        <w:rPr>
          <w:sz w:val="28"/>
          <w:szCs w:val="28"/>
        </w:rPr>
      </w:pPr>
      <w:r>
        <w:rPr>
          <w:sz w:val="28"/>
          <w:szCs w:val="28"/>
        </w:rPr>
        <w:t>3. Buộc thực hiện nghĩa vụ dân sự;</w:t>
      </w:r>
    </w:p>
    <w:p>
      <w:pPr>
        <w:pStyle w:val="Normal"/>
        <w:widowControl w:val="false"/>
        <w:spacing w:before="120" w:after="120"/>
        <w:ind w:firstLine="567" w:right="0"/>
        <w:jc w:val="both"/>
        <w:rPr>
          <w:sz w:val="28"/>
          <w:szCs w:val="28"/>
        </w:rPr>
      </w:pPr>
      <w:r>
        <w:rPr>
          <w:sz w:val="28"/>
          <w:szCs w:val="28"/>
        </w:rPr>
        <w:t>4. Buộc bồi thường thiệt hại;</w:t>
      </w:r>
    </w:p>
    <w:p>
      <w:pPr>
        <w:pStyle w:val="Normal"/>
        <w:widowControl w:val="false"/>
        <w:spacing w:before="120" w:after="120"/>
        <w:ind w:firstLine="567" w:right="0"/>
        <w:jc w:val="both"/>
        <w:rPr/>
      </w:pPr>
      <w:r>
        <w:rPr>
          <w:sz w:val="28"/>
          <w:szCs w:val="28"/>
        </w:rPr>
        <w:t>5. Buộc tiêu huỷ hoặc buộc phân phối hoặc đưa vào sử dụng không nhằm mục đích thương mại đối với hàng hoá, nguyên liệu, vật liệu và phương tiện được sử dụng chủ yếu để sản xuất, kinh doanh hàng hoá xâm phạm quyền sở hữu trí tuệ với điều kiện không làm ảnh hưởng đến khả năng khai thác quyền của chủ thể quyền sở hữu trí tuệ.</w:t>
      </w:r>
    </w:p>
    <w:p>
      <w:pPr>
        <w:pStyle w:val="Normal"/>
        <w:widowControl w:val="false"/>
        <w:spacing w:before="120" w:after="120"/>
        <w:ind w:firstLine="567" w:right="0"/>
        <w:rPr/>
      </w:pPr>
      <w:r>
        <w:rPr>
          <w:b/>
          <w:bCs/>
          <w:sz w:val="28"/>
          <w:szCs w:val="28"/>
        </w:rPr>
        <w:t xml:space="preserve">Điều 203. </w:t>
      </w:r>
      <w:r>
        <w:rPr>
          <w:b/>
          <w:bCs/>
          <w:iCs/>
          <w:sz w:val="28"/>
          <w:szCs w:val="28"/>
        </w:rPr>
        <w:t>Quyền và nghĩa vụ chứng minh của đương sự</w:t>
      </w:r>
    </w:p>
    <w:p>
      <w:pPr>
        <w:pStyle w:val="Normal"/>
        <w:widowControl w:val="false"/>
        <w:spacing w:before="120" w:after="120"/>
        <w:ind w:firstLine="567" w:right="0"/>
        <w:jc w:val="both"/>
        <w:rPr/>
      </w:pPr>
      <w:r>
        <w:rPr>
          <w:sz w:val="28"/>
          <w:szCs w:val="28"/>
        </w:rPr>
        <w:t>1. Nguyên đơn và bị đơn trong vụ kiện xâm phạm quyền sở hữu trí tuệ có quyền và nghĩa vụ chứng minh theo quy định</w:t>
      </w:r>
      <w:r>
        <w:rPr>
          <w:rStyle w:val="FootnoteCharacters"/>
          <w:rStyle w:val="FootnoteReference"/>
          <w:sz w:val="28"/>
          <w:szCs w:val="28"/>
        </w:rPr>
        <w:footnoteReference w:id="212"/>
      </w:r>
      <w:r>
        <w:rPr>
          <w:sz w:val="28"/>
          <w:szCs w:val="28"/>
        </w:rPr>
        <w:t xml:space="preserve"> của Bộ luật Tố tụng dân sự và theo quy định tại Điều này. </w:t>
      </w:r>
    </w:p>
    <w:p>
      <w:pPr>
        <w:pStyle w:val="Normal"/>
        <w:widowControl w:val="false"/>
        <w:spacing w:before="120" w:after="120"/>
        <w:ind w:firstLine="567" w:right="0"/>
        <w:jc w:val="both"/>
        <w:rPr>
          <w:sz w:val="28"/>
          <w:szCs w:val="28"/>
        </w:rPr>
      </w:pPr>
      <w:r>
        <w:rPr>
          <w:sz w:val="28"/>
          <w:szCs w:val="28"/>
        </w:rPr>
        <w:t>2. Nguyên đơn chứng minh mình là chủ thể quyền sở hữu trí tuệ bằng một trong các chứng cứ sau đây:</w:t>
      </w:r>
    </w:p>
    <w:p>
      <w:pPr>
        <w:pStyle w:val="Normal"/>
        <w:widowControl w:val="false"/>
        <w:spacing w:before="120" w:after="120"/>
        <w:ind w:firstLine="567" w:right="0"/>
        <w:jc w:val="both"/>
        <w:rPr/>
      </w:pPr>
      <w:r>
        <w:rPr>
          <w:sz w:val="28"/>
          <w:szCs w:val="28"/>
        </w:rPr>
        <w:t xml:space="preserve">a) Bản sao Giấy chứng nhận đăng ký quyền tác giả, Giấy chứng nhận đăng ký quyền liên quan, văn bằng bảo hộ; bản trích lục Sổ đăng ký quốc gia về quyền tác giả, quyền liên quan, Sổ đăng ký quốc gia về sở hữu công nghiệp, Sổ đăng  ký quốc gia về giống cây trồng được bảo hộ; </w:t>
      </w:r>
    </w:p>
    <w:p>
      <w:pPr>
        <w:pStyle w:val="Normal"/>
        <w:widowControl w:val="false"/>
        <w:spacing w:before="120" w:after="120"/>
        <w:ind w:firstLine="567" w:right="0"/>
        <w:jc w:val="both"/>
        <w:rPr/>
      </w:pPr>
      <w:r>
        <w:rPr>
          <w:spacing w:val="-2"/>
          <w:sz w:val="28"/>
          <w:szCs w:val="28"/>
        </w:rPr>
        <w:t>b) Chứng cứ cần thiết để chứng minh căn cứ phát sinh quyền tác giả, quyền liên quan trong trường hợp không có Giấy chứng nhận đăng ký quyền tác giả, Giấy chứng nhận đăng ký quyền liên quan; chứng cứ cần thiết để chứng minh quyền đối với bí mật kinh doanh, tên thương mại, nhãn hiệu nổi tiếng;</w:t>
      </w:r>
    </w:p>
    <w:p>
      <w:pPr>
        <w:pStyle w:val="Normal"/>
        <w:widowControl w:val="false"/>
        <w:spacing w:before="120" w:after="120"/>
        <w:ind w:firstLine="567" w:right="0"/>
        <w:jc w:val="both"/>
        <w:rPr>
          <w:sz w:val="28"/>
          <w:szCs w:val="28"/>
        </w:rPr>
      </w:pPr>
      <w:r>
        <w:rPr>
          <w:sz w:val="28"/>
          <w:szCs w:val="28"/>
        </w:rPr>
        <w:t>c) Bản sao hợp đồng sử dụng đối tượng sở hữu trí tuệ trong trường hợp quyền sử dụng được chuyển giao theo hợp đồng.</w:t>
      </w:r>
    </w:p>
    <w:p>
      <w:pPr>
        <w:pStyle w:val="Normal"/>
        <w:widowControl w:val="false"/>
        <w:spacing w:before="120" w:after="120"/>
        <w:ind w:firstLine="567" w:right="0"/>
        <w:jc w:val="both"/>
        <w:rPr/>
      </w:pPr>
      <w:r>
        <w:rPr>
          <w:sz w:val="28"/>
          <w:szCs w:val="28"/>
        </w:rPr>
        <w:t>3. Nguyên đơn phải cung cấp các chứng cứ về hành vi xâm phạm quyền sở hữu trí tuệ hoặc hành vi cạnh tranh không lành mạnh.</w:t>
      </w:r>
    </w:p>
    <w:p>
      <w:pPr>
        <w:pStyle w:val="Normal"/>
        <w:widowControl w:val="false"/>
        <w:spacing w:before="120" w:after="120"/>
        <w:ind w:firstLine="567" w:right="0"/>
        <w:jc w:val="both"/>
        <w:rPr>
          <w:spacing w:val="-4"/>
          <w:sz w:val="28"/>
          <w:szCs w:val="28"/>
        </w:rPr>
      </w:pPr>
      <w:r>
        <w:rPr>
          <w:spacing w:val="-4"/>
          <w:sz w:val="28"/>
          <w:szCs w:val="28"/>
        </w:rPr>
        <w:t>4. Trong vụ kiện về xâm phạm quyền đối với sáng chế là một quy trình sản xuất sản phẩm, bị đơn phải chứng minh sản phẩm của mình được sản xuất theo một quy trình khác với quy trình được bảo hộ trong các trường hợp sau đây:</w:t>
      </w:r>
    </w:p>
    <w:p>
      <w:pPr>
        <w:pStyle w:val="Normal"/>
        <w:widowControl w:val="false"/>
        <w:spacing w:before="120" w:after="120"/>
        <w:ind w:firstLine="567" w:right="0"/>
        <w:jc w:val="both"/>
        <w:rPr/>
      </w:pPr>
      <w:r>
        <w:rPr>
          <w:sz w:val="28"/>
          <w:szCs w:val="28"/>
        </w:rPr>
        <w:t>a) Sản phẩm được sản xuất theo quy trình được bảo hộ là sản phẩm mới;</w:t>
      </w:r>
    </w:p>
    <w:p>
      <w:pPr>
        <w:pStyle w:val="Normal"/>
        <w:widowControl w:val="false"/>
        <w:spacing w:before="120" w:after="120"/>
        <w:ind w:firstLine="567" w:right="0"/>
        <w:jc w:val="both"/>
        <w:rPr/>
      </w:pPr>
      <w:r>
        <w:rPr>
          <w:sz w:val="28"/>
          <w:szCs w:val="28"/>
        </w:rPr>
        <w:t>b) Sản phẩm được sản xuất theo quy trình được bảo hộ không phải là sản phẩm mới nhưng chủ sở hữu sáng chế cho rằng sản phẩm do bị đơn sản xuất là theo quy trình được bảo hộ và mặc dù đã sử dụng các biện pháp thích hợp nhưng vẫn không thể xác định được quy trình do bị đơn sử dụng.</w:t>
      </w:r>
    </w:p>
    <w:p>
      <w:pPr>
        <w:pStyle w:val="Normal"/>
        <w:widowControl w:val="false"/>
        <w:spacing w:before="120" w:after="120"/>
        <w:ind w:firstLine="567" w:right="0"/>
        <w:jc w:val="both"/>
        <w:rPr/>
      </w:pPr>
      <w:r>
        <w:rPr>
          <w:sz w:val="28"/>
          <w:szCs w:val="28"/>
        </w:rPr>
        <w:t>5. Trong trường hợp một bên trong vụ kiện xâm phạm quyền sở hữu trí tuệ chứng minh được chứng cứ thích hợp để chứng minh cho yêu cầu của mình bị bên kia kiểm soát do đó không thể tiếp cận được thì có quyền yên cầu Toà án buộc bên kiểm soát chứng cứ phải đưa ra chứng cứ đó.</w:t>
      </w:r>
    </w:p>
    <w:p>
      <w:pPr>
        <w:pStyle w:val="Normal"/>
        <w:widowControl w:val="false"/>
        <w:spacing w:before="120" w:after="120"/>
        <w:ind w:firstLine="567" w:right="0"/>
        <w:jc w:val="both"/>
        <w:rPr/>
      </w:pPr>
      <w:r>
        <w:rPr>
          <w:sz w:val="28"/>
          <w:szCs w:val="28"/>
        </w:rPr>
        <w:t>6. Trong trường hợp có yêu cầu bồi thường thiệt hại thì nguyên đơn phải chứng minh thiệt hại thực tế đã xảy ra và nêu căn cứ xác định mức bồi thường thiệt hại theo quy định tại Điều 205 của Luật này.</w:t>
      </w:r>
    </w:p>
    <w:p>
      <w:pPr>
        <w:pStyle w:val="Normal"/>
        <w:widowControl w:val="false"/>
        <w:spacing w:before="120" w:after="120"/>
        <w:ind w:firstLine="567" w:right="0"/>
        <w:jc w:val="both"/>
        <w:rPr/>
      </w:pPr>
      <w:r>
        <w:rPr>
          <w:rFonts w:cs="Times New Roman Bold;Times New Roman" w:ascii="Times New Roman Bold;Times New Roman" w:hAnsi="Times New Roman Bold;Times New Roman"/>
          <w:b/>
          <w:bCs/>
          <w:spacing w:val="-6"/>
          <w:sz w:val="28"/>
          <w:szCs w:val="28"/>
        </w:rPr>
        <w:t xml:space="preserve">Điều 204. </w:t>
      </w:r>
      <w:r>
        <w:rPr>
          <w:rFonts w:cs="Times New Roman Bold;Times New Roman" w:ascii="Times New Roman Bold;Times New Roman" w:hAnsi="Times New Roman Bold;Times New Roman"/>
          <w:b/>
          <w:bCs/>
          <w:iCs/>
          <w:spacing w:val="-6"/>
          <w:sz w:val="28"/>
          <w:szCs w:val="28"/>
        </w:rPr>
        <w:t>Nguyên tắc xác định thiệt hại do xâm phạm quyền sở hữu trí tuệ</w:t>
      </w:r>
    </w:p>
    <w:p>
      <w:pPr>
        <w:pStyle w:val="Normal"/>
        <w:widowControl w:val="false"/>
        <w:spacing w:before="120" w:after="120"/>
        <w:ind w:firstLine="567" w:right="0"/>
        <w:jc w:val="both"/>
        <w:rPr>
          <w:sz w:val="28"/>
          <w:szCs w:val="28"/>
        </w:rPr>
      </w:pPr>
      <w:r>
        <w:rPr>
          <w:sz w:val="28"/>
          <w:szCs w:val="28"/>
        </w:rPr>
        <w:t xml:space="preserve">1. Thiệt hại do hành vi xâm phạm quyền sở hữu trí tuệ bao gồm:  </w:t>
      </w:r>
    </w:p>
    <w:p>
      <w:pPr>
        <w:pStyle w:val="Normal"/>
        <w:widowControl w:val="false"/>
        <w:spacing w:before="120" w:after="120"/>
        <w:ind w:firstLine="567" w:right="0"/>
        <w:jc w:val="both"/>
        <w:rPr/>
      </w:pPr>
      <w:r>
        <w:rPr>
          <w:sz w:val="28"/>
          <w:szCs w:val="28"/>
        </w:rPr>
        <w:t>a) Thiệt hại về vật chất bao gồm các tổn thất về tài sản, mức giảm sút về thu nhập, lợi nhuận, tổn thất về cơ hội kinh doanh, chi phí hợp lý để ngăn chặn, khắc phục thiệt hại;</w:t>
      </w:r>
    </w:p>
    <w:p>
      <w:pPr>
        <w:pStyle w:val="Normal"/>
        <w:widowControl w:val="false"/>
        <w:spacing w:before="120" w:after="120"/>
        <w:ind w:firstLine="567" w:right="0"/>
        <w:jc w:val="both"/>
        <w:rPr/>
      </w:pPr>
      <w:r>
        <w:rPr>
          <w:sz w:val="28"/>
          <w:szCs w:val="28"/>
        </w:rPr>
        <w:t>b) Thiệt hại về tinh thần bao gồm các tổn thất về danh dự, nhân phẩm, uy tín, danh tiếng và những tổn thất khác về tinh thần gây ra cho tác giả của tác phẩm văn học, nghệ thuật, khoa học; người biểu diễn; tác giả của sáng chế, kiểu dáng công nghiệp, thiết kế bố trí, giống cây trồng.</w:t>
      </w:r>
    </w:p>
    <w:p>
      <w:pPr>
        <w:pStyle w:val="Normal"/>
        <w:widowControl w:val="false"/>
        <w:spacing w:before="120" w:after="120"/>
        <w:ind w:firstLine="567" w:right="0"/>
        <w:jc w:val="both"/>
        <w:rPr/>
      </w:pPr>
      <w:r>
        <w:rPr>
          <w:sz w:val="28"/>
          <w:szCs w:val="28"/>
        </w:rPr>
        <w:t>2. Mức độ thiệt hại được xác định trên cơ sở các tổn thất thực tế mà chủ thể quyền sở hữu trí tuệ phải chịu do hành vi xâm phạm quyền sở hữu trí tuệ gây ra.</w:t>
      </w:r>
    </w:p>
    <w:p>
      <w:pPr>
        <w:pStyle w:val="Normal"/>
        <w:widowControl w:val="false"/>
        <w:spacing w:before="120" w:after="120"/>
        <w:ind w:firstLine="567" w:right="0"/>
        <w:jc w:val="both"/>
        <w:rPr/>
      </w:pPr>
      <w:r>
        <w:rPr>
          <w:b/>
          <w:bCs/>
          <w:sz w:val="28"/>
          <w:szCs w:val="28"/>
        </w:rPr>
        <w:t xml:space="preserve">Điều 205. </w:t>
      </w:r>
      <w:r>
        <w:rPr>
          <w:b/>
          <w:bCs/>
          <w:iCs/>
          <w:sz w:val="28"/>
          <w:szCs w:val="28"/>
        </w:rPr>
        <w:t>Căn cứ xác định mức bồi thường thiệt hại do xâm phạm quyền sở hữu trí tuệ</w:t>
      </w:r>
    </w:p>
    <w:p>
      <w:pPr>
        <w:pStyle w:val="Normal"/>
        <w:widowControl w:val="false"/>
        <w:spacing w:before="0" w:after="120"/>
        <w:ind w:firstLine="567" w:right="0"/>
        <w:jc w:val="both"/>
        <w:rPr/>
      </w:pPr>
      <w:r>
        <w:rPr>
          <w:sz w:val="28"/>
        </w:rPr>
        <w:t>1.</w:t>
      </w:r>
      <w:r>
        <w:rPr>
          <w:rStyle w:val="FootnoteCharacters"/>
          <w:rStyle w:val="FootnoteReference"/>
          <w:sz w:val="28"/>
        </w:rPr>
        <w:footnoteReference w:id="213"/>
      </w:r>
      <w:r>
        <w:rPr>
          <w:sz w:val="28"/>
        </w:rPr>
        <w:t xml:space="preserve"> </w:t>
      </w:r>
      <w:r>
        <w:rPr>
          <w:rFonts w:eastAsia="Calibri"/>
          <w:sz w:val="28"/>
        </w:rPr>
        <w:t>Trong</w:t>
      </w:r>
      <w:r>
        <w:rPr>
          <w:sz w:val="28"/>
        </w:rPr>
        <w:t xml:space="preserve"> trường hợp nguyên đơn chứng minh được hành vi xâm phạm quyền sở hữu trí tuệ đã gây thiệt hại về vật chất cho mình thì có quyền yêu cầu Tòa án quyết định mức bồi thường theo một trong các căn cứ sau đây:</w:t>
      </w:r>
    </w:p>
    <w:p>
      <w:pPr>
        <w:pStyle w:val="Normal"/>
        <w:widowControl w:val="false"/>
        <w:spacing w:before="0" w:after="120"/>
        <w:ind w:firstLine="567" w:right="0"/>
        <w:jc w:val="both"/>
        <w:rPr/>
      </w:pPr>
      <w:r>
        <w:rPr>
          <w:sz w:val="28"/>
        </w:rPr>
        <w:t xml:space="preserve">a) </w:t>
      </w:r>
      <w:r>
        <w:rPr>
          <w:rFonts w:eastAsia="Calibri"/>
          <w:sz w:val="28"/>
        </w:rPr>
        <w:t>Tổng</w:t>
      </w:r>
      <w:r>
        <w:rPr>
          <w:sz w:val="28"/>
        </w:rPr>
        <w:t xml:space="preserve">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pPr>
        <w:pStyle w:val="Normal"/>
        <w:widowControl w:val="false"/>
        <w:spacing w:before="0" w:after="120"/>
        <w:ind w:firstLine="567" w:right="0"/>
        <w:jc w:val="both"/>
        <w:rPr/>
      </w:pPr>
      <w:r>
        <w:rPr>
          <w:sz w:val="28"/>
        </w:rPr>
        <w:t xml:space="preserve">b) Giá chuyển giao quyền sử dụng đối tượng sở hữu trí tuệ với giả định bị đơn được </w:t>
      </w:r>
      <w:r>
        <w:rPr>
          <w:rFonts w:eastAsia="Calibri"/>
          <w:sz w:val="28"/>
        </w:rPr>
        <w:t>nguyên</w:t>
      </w:r>
      <w:r>
        <w:rPr>
          <w:sz w:val="28"/>
        </w:rPr>
        <w:t xml:space="preserve"> đơn chuyển giao quyền sử dụng đối tượng đó theo hợp đồng sử dụng đối tượng sở hữu trí tuệ trong phạm vi tương ứng với hành vi xâm phạm đã thực hiện;  </w:t>
      </w:r>
    </w:p>
    <w:p>
      <w:pPr>
        <w:pStyle w:val="Normal"/>
        <w:widowControl w:val="false"/>
        <w:spacing w:before="0" w:after="120"/>
        <w:ind w:firstLine="567" w:right="0"/>
        <w:jc w:val="both"/>
        <w:rPr/>
      </w:pPr>
      <w:r>
        <w:rPr>
          <w:sz w:val="28"/>
          <w:szCs w:val="28"/>
        </w:rPr>
        <w:t>c) Thiệt hại vật chất theo các</w:t>
      </w:r>
      <w:r>
        <w:rPr>
          <w:sz w:val="28"/>
        </w:rPr>
        <w:t xml:space="preserve"> cách tính khác </w:t>
      </w:r>
      <w:r>
        <w:rPr>
          <w:iCs/>
          <w:sz w:val="28"/>
          <w:szCs w:val="28"/>
        </w:rPr>
        <w:t>do</w:t>
      </w:r>
      <w:r>
        <w:rPr>
          <w:sz w:val="28"/>
        </w:rPr>
        <w:t xml:space="preserve"> chủ thể quyền</w:t>
      </w:r>
      <w:r>
        <w:rPr>
          <w:sz w:val="28"/>
          <w:szCs w:val="28"/>
        </w:rPr>
        <w:t xml:space="preserve"> sở hữu trí tuệ </w:t>
      </w:r>
      <w:r>
        <w:rPr>
          <w:iCs/>
          <w:sz w:val="28"/>
          <w:szCs w:val="28"/>
        </w:rPr>
        <w:t>đưa ra</w:t>
      </w:r>
      <w:r>
        <w:rPr>
          <w:sz w:val="28"/>
        </w:rPr>
        <w:t xml:space="preserve"> phù hợp với quy định của pháp luật;</w:t>
      </w:r>
    </w:p>
    <w:p>
      <w:pPr>
        <w:pStyle w:val="Normal"/>
        <w:widowControl w:val="false"/>
        <w:spacing w:before="120" w:after="120"/>
        <w:ind w:firstLine="567" w:right="0"/>
        <w:jc w:val="both"/>
        <w:rPr/>
      </w:pPr>
      <w:r>
        <w:rPr>
          <w:sz w:val="28"/>
        </w:rPr>
        <w:t xml:space="preserve">d) Trong trường hợp không thể xác định được mức bồi thường thiệt hại về vật chất theo </w:t>
      </w:r>
      <w:r>
        <w:rPr>
          <w:rFonts w:eastAsia="Calibri"/>
          <w:sz w:val="28"/>
        </w:rPr>
        <w:t>các</w:t>
      </w:r>
      <w:r>
        <w:rPr>
          <w:sz w:val="28"/>
        </w:rPr>
        <w:t xml:space="preserve"> căn cứ quy định tại các điểm a</w:t>
      </w:r>
      <w:r>
        <w:rPr>
          <w:sz w:val="28"/>
          <w:szCs w:val="28"/>
        </w:rPr>
        <w:t>, b</w:t>
      </w:r>
      <w:r>
        <w:rPr>
          <w:sz w:val="28"/>
        </w:rPr>
        <w:t xml:space="preserve"> và </w:t>
      </w:r>
      <w:r>
        <w:rPr>
          <w:sz w:val="28"/>
          <w:szCs w:val="28"/>
        </w:rPr>
        <w:t>c</w:t>
      </w:r>
      <w:r>
        <w:rPr>
          <w:sz w:val="28"/>
        </w:rPr>
        <w:t xml:space="preserve"> khoản này thì mức bồi thường thiệt hại về vật chất do Tòa án ấn định, tùy thuộc vào mức độ thiệt hại, nhưng không quá năm trăm triệu đồng</w:t>
      </w:r>
      <w:r>
        <w:rPr>
          <w:sz w:val="28"/>
          <w:szCs w:val="28"/>
        </w:rPr>
        <w:t>.</w:t>
      </w:r>
    </w:p>
    <w:p>
      <w:pPr>
        <w:pStyle w:val="Normal"/>
        <w:widowControl w:val="false"/>
        <w:spacing w:before="120" w:after="120"/>
        <w:ind w:firstLine="567" w:right="0"/>
        <w:jc w:val="both"/>
        <w:rPr/>
      </w:pPr>
      <w:r>
        <w:rPr>
          <w:sz w:val="28"/>
          <w:szCs w:val="28"/>
        </w:rPr>
        <w:t>2. Trong trường hợp nguyên đơn chứng minh được hành vi xâm phạm quyền sở hữu trí tuệ đã gây thiệt hại về tinh thần cho mình thì có quyền yêu cầu Tòa án quyết định mức bồi thường trong giới hạn từ năm triệu đồng đến năm mươi triệu đồng, tuỳ thuộc vào mức độ thiệt hại.</w:t>
      </w:r>
    </w:p>
    <w:p>
      <w:pPr>
        <w:pStyle w:val="Normal"/>
        <w:widowControl w:val="false"/>
        <w:spacing w:before="120" w:after="120"/>
        <w:ind w:firstLine="567" w:right="0"/>
        <w:jc w:val="both"/>
        <w:rPr/>
      </w:pPr>
      <w:r>
        <w:rPr>
          <w:sz w:val="28"/>
          <w:szCs w:val="28"/>
        </w:rPr>
        <w:t>3. Ngoài khoản bồi thường thiệt hại quy định tại khoản 1, khoản 2 Điều này, chủ thể quyền sở hữu trí tuệ có quyền yêu cầu Tòa án buộc tổ chức, cá nhân có hành vi xâm phạm quyền sở hữu trí tuệ phải thanh toán chi phí hợp lý để thuê luật sư.</w:t>
      </w:r>
    </w:p>
    <w:p>
      <w:pPr>
        <w:pStyle w:val="Normal"/>
        <w:widowControl w:val="false"/>
        <w:spacing w:before="120" w:after="120"/>
        <w:ind w:firstLine="567" w:right="0"/>
        <w:jc w:val="both"/>
        <w:rPr/>
      </w:pPr>
      <w:r>
        <w:rPr>
          <w:rFonts w:cs="Times New Roman Bold;Times New Roman" w:ascii="Times New Roman Bold;Times New Roman" w:hAnsi="Times New Roman Bold;Times New Roman"/>
          <w:b/>
          <w:bCs/>
          <w:spacing w:val="-2"/>
          <w:sz w:val="28"/>
          <w:szCs w:val="28"/>
        </w:rPr>
        <w:t xml:space="preserve">Điều 206. </w:t>
      </w:r>
      <w:r>
        <w:rPr>
          <w:rFonts w:cs="Times New Roman Bold;Times New Roman" w:ascii="Times New Roman Bold;Times New Roman" w:hAnsi="Times New Roman Bold;Times New Roman"/>
          <w:b/>
          <w:bCs/>
          <w:iCs/>
          <w:spacing w:val="-2"/>
          <w:sz w:val="28"/>
          <w:szCs w:val="28"/>
        </w:rPr>
        <w:t>Quyền yêu cầu Tòa án áp dụng biện pháp khẩn cấp tạm thời</w:t>
      </w:r>
    </w:p>
    <w:p>
      <w:pPr>
        <w:pStyle w:val="Normal"/>
        <w:widowControl w:val="false"/>
        <w:spacing w:before="120" w:after="120"/>
        <w:ind w:firstLine="567" w:right="0"/>
        <w:jc w:val="both"/>
        <w:rPr/>
      </w:pPr>
      <w:r>
        <w:rPr>
          <w:sz w:val="28"/>
          <w:szCs w:val="28"/>
        </w:rPr>
        <w:t xml:space="preserve">1. Khi khởi kiện hoặc sau khi khởi kiện, chủ thể quyền sở hữu trí tuệ có quyền yêu cầu Tòa án áp dụng biện pháp khẩn cấp tạm thời trong các trường hợp sau đây: </w:t>
      </w:r>
    </w:p>
    <w:p>
      <w:pPr>
        <w:pStyle w:val="Normal"/>
        <w:widowControl w:val="false"/>
        <w:spacing w:before="120" w:after="120"/>
        <w:ind w:firstLine="567" w:right="0"/>
        <w:jc w:val="both"/>
        <w:rPr>
          <w:sz w:val="28"/>
          <w:szCs w:val="28"/>
        </w:rPr>
      </w:pPr>
      <w:r>
        <w:rPr>
          <w:sz w:val="28"/>
          <w:szCs w:val="28"/>
        </w:rPr>
        <w:t>a) Đang có nguy cơ xảy ra thiệt hại không thể khắc phục được cho chủ thể quyền sở hữu trí tuệ;</w:t>
      </w:r>
    </w:p>
    <w:p>
      <w:pPr>
        <w:pStyle w:val="Normal"/>
        <w:widowControl w:val="false"/>
        <w:spacing w:before="120" w:after="120"/>
        <w:ind w:firstLine="567" w:right="0"/>
        <w:jc w:val="both"/>
        <w:rPr/>
      </w:pPr>
      <w:r>
        <w:rPr>
          <w:sz w:val="28"/>
          <w:szCs w:val="28"/>
        </w:rPr>
        <w:t>b) Hàng hoá bị nghi ngờ xâm phạm quyền sở hữu trí tuệ hoặc chứng cứ liên quan đến hành vi xâm phạm quyền sở hữu trí tuệ có nguy cơ bị tẩu tán hoặc bị tiêu huỷ nếu không được bảo vệ kịp thời.</w:t>
      </w:r>
    </w:p>
    <w:p>
      <w:pPr>
        <w:pStyle w:val="Normal"/>
        <w:widowControl w:val="false"/>
        <w:spacing w:before="120" w:after="120"/>
        <w:ind w:firstLine="567" w:right="0"/>
        <w:jc w:val="both"/>
        <w:rPr/>
      </w:pPr>
      <w:r>
        <w:rPr>
          <w:sz w:val="28"/>
          <w:szCs w:val="28"/>
        </w:rPr>
        <w:t>2. Tòa án quyết định áp dụng biện pháp khẩn cấp tạm thời theo yêu cầu của chủ thể quyền sở hữu trí tuệ quy định tại khoản 1 Điều này trước khi nghe ý kiến của bên bị áp dụng biện pháp đó.</w:t>
      </w:r>
    </w:p>
    <w:p>
      <w:pPr>
        <w:pStyle w:val="Normal"/>
        <w:widowControl w:val="false"/>
        <w:spacing w:before="120" w:after="120"/>
        <w:ind w:firstLine="567" w:right="0"/>
        <w:rPr/>
      </w:pPr>
      <w:r>
        <w:rPr>
          <w:b/>
          <w:bCs/>
          <w:sz w:val="28"/>
          <w:szCs w:val="28"/>
        </w:rPr>
        <w:t xml:space="preserve">Điều 207. </w:t>
      </w:r>
      <w:r>
        <w:rPr>
          <w:b/>
          <w:bCs/>
          <w:iCs/>
          <w:sz w:val="28"/>
          <w:szCs w:val="28"/>
        </w:rPr>
        <w:t>Các biện pháp khẩn cấp tạm  thời</w:t>
      </w:r>
    </w:p>
    <w:p>
      <w:pPr>
        <w:pStyle w:val="Normal"/>
        <w:widowControl w:val="false"/>
        <w:spacing w:before="120" w:after="120"/>
        <w:ind w:firstLine="567" w:right="0"/>
        <w:jc w:val="both"/>
        <w:rPr/>
      </w:pPr>
      <w:r>
        <w:rPr>
          <w:sz w:val="28"/>
          <w:szCs w:val="28"/>
        </w:rPr>
        <w:t>1. Các biện pháp khẩn cấp tạm thời sau đây được áp dụng đối với hàng hoá bị nghi ngờ xâm phạm quyền sở hữu trí tuệ, nguyên liệu, vật liệu, phương tiện sản xuất, kinh doanh hàng hoá đó:</w:t>
      </w:r>
    </w:p>
    <w:p>
      <w:pPr>
        <w:pStyle w:val="Normal"/>
        <w:widowControl w:val="false"/>
        <w:spacing w:before="120" w:after="120"/>
        <w:ind w:firstLine="567" w:right="0"/>
        <w:jc w:val="both"/>
        <w:rPr>
          <w:sz w:val="28"/>
          <w:szCs w:val="28"/>
        </w:rPr>
      </w:pPr>
      <w:r>
        <w:rPr>
          <w:sz w:val="28"/>
          <w:szCs w:val="28"/>
        </w:rPr>
        <w:t xml:space="preserve">a) Thu giữ; </w:t>
      </w:r>
    </w:p>
    <w:p>
      <w:pPr>
        <w:pStyle w:val="Normal"/>
        <w:widowControl w:val="false"/>
        <w:spacing w:before="120" w:after="120"/>
        <w:ind w:firstLine="567" w:right="0"/>
        <w:jc w:val="both"/>
        <w:rPr>
          <w:sz w:val="28"/>
          <w:szCs w:val="28"/>
        </w:rPr>
      </w:pPr>
      <w:r>
        <w:rPr>
          <w:sz w:val="28"/>
          <w:szCs w:val="28"/>
        </w:rPr>
        <w:t>b) Kê biên;</w:t>
      </w:r>
    </w:p>
    <w:p>
      <w:pPr>
        <w:pStyle w:val="Normal"/>
        <w:widowControl w:val="false"/>
        <w:spacing w:before="120" w:after="120"/>
        <w:ind w:firstLine="567" w:right="0"/>
        <w:jc w:val="both"/>
        <w:rPr>
          <w:sz w:val="28"/>
          <w:szCs w:val="28"/>
        </w:rPr>
      </w:pPr>
      <w:r>
        <w:rPr>
          <w:sz w:val="28"/>
          <w:szCs w:val="28"/>
        </w:rPr>
        <w:t>c) Niêm phong; cấm thay đổi hiện trạng; cấm di chuyển;</w:t>
      </w:r>
    </w:p>
    <w:p>
      <w:pPr>
        <w:pStyle w:val="Normal"/>
        <w:widowControl w:val="false"/>
        <w:spacing w:before="120" w:after="120"/>
        <w:ind w:firstLine="567" w:right="0"/>
        <w:jc w:val="both"/>
        <w:rPr>
          <w:sz w:val="28"/>
          <w:szCs w:val="28"/>
        </w:rPr>
      </w:pPr>
      <w:r>
        <w:rPr>
          <w:sz w:val="28"/>
          <w:szCs w:val="28"/>
        </w:rPr>
        <w:t xml:space="preserve">d) Cấm chuyển dịch quyền sở hữu.  </w:t>
      </w:r>
    </w:p>
    <w:p>
      <w:pPr>
        <w:pStyle w:val="Normal"/>
        <w:widowControl w:val="false"/>
        <w:spacing w:before="120" w:after="120"/>
        <w:ind w:firstLine="567" w:right="0"/>
        <w:jc w:val="both"/>
        <w:rPr>
          <w:spacing w:val="-6"/>
          <w:sz w:val="28"/>
          <w:szCs w:val="28"/>
        </w:rPr>
      </w:pPr>
      <w:r>
        <w:rPr>
          <w:sz w:val="28"/>
          <w:szCs w:val="28"/>
        </w:rPr>
        <w:t>2. Các biện pháp khẩn cấp tạm thời khác được áp dụng theo quy định của Bộ luật Tố tụng dân sự.</w:t>
      </w:r>
    </w:p>
    <w:p>
      <w:pPr>
        <w:pStyle w:val="Normal"/>
        <w:widowControl w:val="false"/>
        <w:spacing w:before="120" w:after="120"/>
        <w:ind w:firstLine="567" w:right="0"/>
        <w:jc w:val="both"/>
        <w:rPr/>
      </w:pPr>
      <w:r>
        <w:rPr>
          <w:rFonts w:cs="Times New Roman Bold;Times New Roman" w:ascii="Times New Roman Bold;Times New Roman" w:hAnsi="Times New Roman Bold;Times New Roman"/>
          <w:b/>
          <w:bCs/>
          <w:spacing w:val="-8"/>
          <w:sz w:val="28"/>
          <w:szCs w:val="28"/>
        </w:rPr>
        <w:t xml:space="preserve">Điều 208. </w:t>
      </w:r>
      <w:r>
        <w:rPr>
          <w:rFonts w:cs="Times New Roman Bold;Times New Roman" w:ascii="Times New Roman Bold;Times New Roman" w:hAnsi="Times New Roman Bold;Times New Roman"/>
          <w:b/>
          <w:bCs/>
          <w:iCs/>
          <w:spacing w:val="-8"/>
          <w:sz w:val="28"/>
          <w:szCs w:val="28"/>
        </w:rPr>
        <w:t>Nghĩa vụ của người yêu cầu áp dụng biện pháp khẩn cấp tạm thời</w:t>
      </w:r>
    </w:p>
    <w:p>
      <w:pPr>
        <w:pStyle w:val="Normal"/>
        <w:widowControl w:val="false"/>
        <w:spacing w:before="120" w:after="120"/>
        <w:ind w:firstLine="567" w:right="0"/>
        <w:jc w:val="both"/>
        <w:rPr/>
      </w:pPr>
      <w:r>
        <w:rPr>
          <w:sz w:val="28"/>
          <w:szCs w:val="28"/>
        </w:rPr>
        <w:t>1. Người yêu cầu áp dụng biện pháp khẩn cấp tạm thời có nghĩa vụ chứng minh quyền yêu cầu theo quy định tại khoản 1 Điều 206 của Luật này bằng các tài liệu, chứng cứ quy định tại khoản 2 Điều 203 của Luật này.</w:t>
      </w:r>
    </w:p>
    <w:p>
      <w:pPr>
        <w:pStyle w:val="Normal"/>
        <w:widowControl w:val="false"/>
        <w:spacing w:before="120" w:after="120"/>
        <w:ind w:firstLine="567" w:right="0"/>
        <w:jc w:val="both"/>
        <w:rPr/>
      </w:pPr>
      <w:r>
        <w:rPr>
          <w:sz w:val="28"/>
          <w:szCs w:val="28"/>
        </w:rPr>
        <w:t>2. Người yêu cầu áp dụng biện pháp khẩn cấp tạm thời có nghĩa vụ bồi thường thiệt hại gây ra cho người bị áp dụng biện pháp đó trong trường hợp người đó không xâm phạm quyền sở hữu trí tuệ. Để bảo đảm thực hiện nghĩa vụ này, người yêu cầu áp dụng biện pháp khẩn cấp tạm thời phải nộp khoản bảo đảm bằng một trong các hình thức sau đây:</w:t>
      </w:r>
    </w:p>
    <w:p>
      <w:pPr>
        <w:pStyle w:val="Normal"/>
        <w:widowControl w:val="false"/>
        <w:spacing w:before="120" w:after="120"/>
        <w:ind w:firstLine="567" w:right="0"/>
        <w:jc w:val="both"/>
        <w:rPr/>
      </w:pPr>
      <w:r>
        <w:rPr>
          <w:sz w:val="28"/>
          <w:szCs w:val="28"/>
        </w:rPr>
        <w:t xml:space="preserve">a) Khoản tiền bằng 20% giá trị hàng hoá cần áp dụng biện pháp khẩn cấp tạm thời hoặc tối thiểu hai mươi triệu đồng nếu không thể xác định được giá trị hàng hóa đó; </w:t>
      </w:r>
    </w:p>
    <w:p>
      <w:pPr>
        <w:pStyle w:val="Normal"/>
        <w:widowControl w:val="false"/>
        <w:spacing w:before="120" w:after="120"/>
        <w:ind w:firstLine="567" w:right="0"/>
        <w:jc w:val="both"/>
        <w:rPr>
          <w:sz w:val="28"/>
          <w:szCs w:val="28"/>
        </w:rPr>
      </w:pPr>
      <w:r>
        <w:rPr>
          <w:sz w:val="28"/>
          <w:szCs w:val="28"/>
        </w:rPr>
        <w:t>b) Chứng từ bảo lãnh của ngân hàng hoặc của tổ chức tín dụng khác.</w:t>
      </w:r>
    </w:p>
    <w:p>
      <w:pPr>
        <w:pStyle w:val="Normal"/>
        <w:widowControl w:val="false"/>
        <w:spacing w:before="120" w:after="120"/>
        <w:ind w:firstLine="567" w:right="0"/>
        <w:jc w:val="both"/>
        <w:rPr/>
      </w:pPr>
      <w:r>
        <w:rPr>
          <w:b/>
          <w:bCs/>
          <w:sz w:val="28"/>
          <w:szCs w:val="28"/>
        </w:rPr>
        <w:t xml:space="preserve">Điều 209. </w:t>
      </w:r>
      <w:r>
        <w:rPr>
          <w:b/>
          <w:bCs/>
          <w:iCs/>
          <w:sz w:val="28"/>
          <w:szCs w:val="28"/>
        </w:rPr>
        <w:t>Huỷ bỏ việc áp dụng biện pháp khẩn cấp tạm thời</w:t>
      </w:r>
    </w:p>
    <w:p>
      <w:pPr>
        <w:pStyle w:val="Normal"/>
        <w:widowControl w:val="false"/>
        <w:spacing w:before="120" w:after="120"/>
        <w:ind w:firstLine="567" w:right="0"/>
        <w:jc w:val="both"/>
        <w:rPr/>
      </w:pPr>
      <w:r>
        <w:rPr>
          <w:sz w:val="28"/>
          <w:szCs w:val="28"/>
        </w:rPr>
        <w:t>1. Toà án ra quyết định huỷ bỏ biện pháp khẩn cấp tạm thời đã được áp dụng trong các trường hợp quy định</w:t>
      </w:r>
      <w:r>
        <w:rPr>
          <w:rStyle w:val="FootnoteCharacters"/>
          <w:rStyle w:val="FootnoteReference"/>
          <w:sz w:val="28"/>
          <w:szCs w:val="28"/>
        </w:rPr>
        <w:footnoteReference w:id="214"/>
      </w:r>
      <w:r>
        <w:rPr>
          <w:sz w:val="28"/>
          <w:szCs w:val="28"/>
        </w:rPr>
        <w:t xml:space="preserve"> của Bộ luật Tố tụng dân sự và trong trường hợp người bị áp dụng biện pháp khẩn cấp tạm thời chứng minh được việc áp dụng biện pháp khẩn cấp tạm thời là không có căn cứ xác đáng.</w:t>
      </w:r>
    </w:p>
    <w:p>
      <w:pPr>
        <w:pStyle w:val="Normal"/>
        <w:widowControl w:val="false"/>
        <w:spacing w:before="120" w:after="120"/>
        <w:ind w:firstLine="567" w:right="0"/>
        <w:jc w:val="both"/>
        <w:rPr/>
      </w:pPr>
      <w:r>
        <w:rPr>
          <w:sz w:val="28"/>
          <w:szCs w:val="28"/>
        </w:rPr>
        <w:t xml:space="preserve">2. Trong trường hợp huỷ bỏ biện pháp khẩn cấp tạm thời, Toà án phải xem xét để trả lại cho người yêu cầu áp dụng biện pháp khẩn cấp tạm thời khoản bảo đảm quy định tại khoản 2 Điều 208 của Luật này. Trong trường hợp yêu cầu áp dụng biện pháp khẩn cấp tạm thời không có căn cứ xác đáng và gây thiệt hại cho người bị áp dụng biện pháp khẩn cấp tạm thời thì Toà án buộc người yêu cầu phải bồi thường thiệt hại.  </w:t>
      </w:r>
    </w:p>
    <w:p>
      <w:pPr>
        <w:pStyle w:val="Normal"/>
        <w:widowControl w:val="false"/>
        <w:spacing w:before="120" w:after="120"/>
        <w:ind w:firstLine="567" w:right="0"/>
        <w:jc w:val="both"/>
        <w:rPr/>
      </w:pPr>
      <w:r>
        <w:rPr>
          <w:b/>
          <w:bCs/>
          <w:sz w:val="28"/>
          <w:szCs w:val="28"/>
        </w:rPr>
        <w:t xml:space="preserve">Điều 210. </w:t>
      </w:r>
      <w:r>
        <w:rPr>
          <w:b/>
          <w:bCs/>
          <w:iCs/>
          <w:sz w:val="28"/>
          <w:szCs w:val="28"/>
        </w:rPr>
        <w:t>Thẩm quyền, thủ tục áp dụng biện pháp khẩn cấp tạm thời</w:t>
      </w:r>
    </w:p>
    <w:p>
      <w:pPr>
        <w:pStyle w:val="Normal"/>
        <w:widowControl w:val="false"/>
        <w:spacing w:before="120" w:after="120"/>
        <w:ind w:firstLine="567" w:right="0"/>
        <w:jc w:val="both"/>
        <w:rPr/>
      </w:pPr>
      <w:r>
        <w:rPr>
          <w:sz w:val="28"/>
          <w:szCs w:val="28"/>
        </w:rPr>
        <w:t>Thẩm quyền, thủ tục áp dụng biện pháp khẩn cấp tạm thời thực hiện theo quy định</w:t>
      </w:r>
      <w:r>
        <w:rPr>
          <w:rStyle w:val="FootnoteCharacters"/>
          <w:rStyle w:val="FootnoteReference"/>
          <w:sz w:val="28"/>
          <w:szCs w:val="28"/>
        </w:rPr>
        <w:footnoteReference w:id="215"/>
      </w:r>
      <w:r>
        <w:rPr>
          <w:sz w:val="28"/>
          <w:szCs w:val="28"/>
        </w:rPr>
        <w:t xml:space="preserve"> của Bộ luật Tố tụng dân sự. </w:t>
      </w:r>
    </w:p>
    <w:p>
      <w:pPr>
        <w:pStyle w:val="Normal"/>
        <w:widowControl w:val="false"/>
        <w:spacing w:before="120" w:after="120"/>
        <w:jc w:val="center"/>
        <w:rPr>
          <w:b/>
          <w:bCs/>
          <w:iCs/>
          <w:sz w:val="28"/>
          <w:szCs w:val="28"/>
        </w:rPr>
      </w:pPr>
      <w:r>
        <w:rPr>
          <w:b/>
          <w:bCs/>
          <w:iCs/>
          <w:sz w:val="28"/>
          <w:szCs w:val="28"/>
        </w:rPr>
      </w:r>
    </w:p>
    <w:p>
      <w:pPr>
        <w:pStyle w:val="Normal"/>
        <w:widowControl w:val="false"/>
        <w:spacing w:before="120" w:after="120"/>
        <w:jc w:val="center"/>
        <w:rPr>
          <w:bCs/>
          <w:iCs/>
        </w:rPr>
      </w:pPr>
      <w:r>
        <w:rPr>
          <w:b/>
          <w:bCs/>
          <w:iCs/>
          <w:sz w:val="28"/>
          <w:szCs w:val="28"/>
        </w:rPr>
        <w:t>Chương XVIII</w:t>
      </w:r>
    </w:p>
    <w:p>
      <w:pPr>
        <w:pStyle w:val="Normal"/>
        <w:widowControl w:val="false"/>
        <w:spacing w:before="120" w:after="120"/>
        <w:jc w:val="center"/>
        <w:rPr>
          <w:b/>
          <w:bCs/>
          <w:sz w:val="28"/>
          <w:szCs w:val="26"/>
        </w:rPr>
      </w:pPr>
      <w:r>
        <w:rPr>
          <w:b/>
          <w:bCs/>
          <w:sz w:val="28"/>
          <w:szCs w:val="26"/>
        </w:rPr>
        <w:t>XỬ LÝ XÂM PHẠM QUYỀN SỞ HỮU TRÍ TUỆ BẰNG BIỆN PHÁP</w:t>
      </w:r>
    </w:p>
    <w:p>
      <w:pPr>
        <w:pStyle w:val="Normal"/>
        <w:widowControl w:val="false"/>
        <w:spacing w:before="120" w:after="120"/>
        <w:jc w:val="center"/>
        <w:rPr>
          <w:b/>
          <w:bCs/>
          <w:spacing w:val="-4"/>
          <w:sz w:val="28"/>
          <w:szCs w:val="26"/>
        </w:rPr>
      </w:pPr>
      <w:r>
        <w:rPr>
          <w:b/>
          <w:bCs/>
          <w:sz w:val="28"/>
          <w:szCs w:val="26"/>
        </w:rPr>
        <w:t xml:space="preserve">HÀNH CHÍNH VÀ HÌNH SỰ; KIỂM SOÁT </w:t>
      </w:r>
      <w:r>
        <w:rPr>
          <w:b/>
          <w:bCs/>
          <w:spacing w:val="-4"/>
          <w:sz w:val="28"/>
          <w:szCs w:val="26"/>
        </w:rPr>
        <w:t>HÀNG HOÁ XUẤT KHẨU,</w:t>
      </w:r>
    </w:p>
    <w:p>
      <w:pPr>
        <w:pStyle w:val="Normal"/>
        <w:widowControl w:val="false"/>
        <w:spacing w:before="120" w:after="120"/>
        <w:jc w:val="center"/>
        <w:rPr>
          <w:b/>
          <w:bCs/>
          <w:sz w:val="28"/>
          <w:szCs w:val="26"/>
        </w:rPr>
      </w:pPr>
      <w:r>
        <w:rPr>
          <w:b/>
          <w:bCs/>
          <w:spacing w:val="-4"/>
          <w:sz w:val="28"/>
          <w:szCs w:val="26"/>
        </w:rPr>
        <w:t>NHẬP KHẨU LIÊN QUAN ĐẾN SỞ HỮU TRÍ TUỆ</w:t>
      </w:r>
    </w:p>
    <w:p>
      <w:pPr>
        <w:pStyle w:val="Normal"/>
        <w:spacing w:before="120" w:after="120"/>
        <w:jc w:val="center"/>
        <w:rPr>
          <w:b/>
          <w:bCs/>
          <w:iCs/>
          <w:sz w:val="28"/>
          <w:szCs w:val="28"/>
        </w:rPr>
      </w:pPr>
      <w:r>
        <w:rPr>
          <w:b/>
          <w:bCs/>
          <w:iCs/>
          <w:sz w:val="28"/>
          <w:szCs w:val="28"/>
        </w:rPr>
        <w:t>Mục 1</w:t>
      </w:r>
    </w:p>
    <w:p>
      <w:pPr>
        <w:pStyle w:val="Normal"/>
        <w:spacing w:before="120" w:after="120"/>
        <w:jc w:val="center"/>
        <w:rPr>
          <w:b/>
          <w:sz w:val="28"/>
          <w:szCs w:val="28"/>
        </w:rPr>
      </w:pPr>
      <w:r>
        <w:rPr>
          <w:b/>
          <w:bCs/>
          <w:sz w:val="28"/>
          <w:szCs w:val="28"/>
        </w:rPr>
        <w:t xml:space="preserve"> </w:t>
      </w:r>
      <w:r>
        <w:rPr>
          <w:b/>
          <w:sz w:val="28"/>
          <w:szCs w:val="28"/>
        </w:rPr>
        <w:t>XỬ LÝ XÂM PHẠM QUYỀN SỞ HỮU TRÍ TUỆ</w:t>
      </w:r>
    </w:p>
    <w:p>
      <w:pPr>
        <w:pStyle w:val="Normal"/>
        <w:spacing w:before="120" w:after="120"/>
        <w:jc w:val="center"/>
        <w:rPr>
          <w:b/>
          <w:sz w:val="28"/>
          <w:szCs w:val="28"/>
        </w:rPr>
      </w:pPr>
      <w:r>
        <w:rPr>
          <w:b/>
          <w:sz w:val="28"/>
          <w:szCs w:val="28"/>
        </w:rPr>
        <w:t>BẰNG BIỆN PHÁP HÀNH CHÍNH VÀ HÌNH SỰ</w:t>
      </w:r>
    </w:p>
    <w:p>
      <w:pPr>
        <w:pStyle w:val="Normal"/>
        <w:widowControl w:val="false"/>
        <w:spacing w:before="120" w:after="120"/>
        <w:ind w:firstLine="567" w:right="0"/>
        <w:jc w:val="both"/>
        <w:rPr>
          <w:b/>
          <w:bCs/>
          <w:sz w:val="28"/>
          <w:szCs w:val="28"/>
        </w:rPr>
      </w:pPr>
      <w:r>
        <w:rPr>
          <w:b/>
          <w:bCs/>
          <w:sz w:val="28"/>
          <w:szCs w:val="28"/>
        </w:rPr>
        <w:t>Điều 211. Hành vi xâm phạm quyền sở hữu trí tuệ bị xử phạt vi phạm hành chính</w:t>
      </w:r>
      <w:r>
        <w:rPr>
          <w:rStyle w:val="FootnoteCharacters"/>
          <w:rStyle w:val="FootnoteReference"/>
          <w:bCs/>
          <w:sz w:val="28"/>
          <w:szCs w:val="28"/>
        </w:rPr>
        <w:footnoteReference w:id="216"/>
      </w:r>
    </w:p>
    <w:p>
      <w:pPr>
        <w:pStyle w:val="BodyText"/>
        <w:widowControl w:val="false"/>
        <w:spacing w:lineRule="auto" w:line="240" w:before="120" w:after="120"/>
        <w:ind w:firstLine="567" w:right="0"/>
        <w:rPr/>
      </w:pPr>
      <w:r>
        <w:rPr>
          <w:spacing w:val="-8"/>
          <w:sz w:val="28"/>
          <w:szCs w:val="28"/>
        </w:rPr>
        <w:t xml:space="preserve">1. Tổ chức, cá nhân thực hiện một trong các hành vi </w:t>
      </w:r>
      <w:r>
        <w:rPr>
          <w:sz w:val="28"/>
          <w:szCs w:val="28"/>
        </w:rPr>
        <w:t xml:space="preserve">xâm phạm quyền sở hữu trí tuệ </w:t>
      </w:r>
      <w:r>
        <w:rPr>
          <w:spacing w:val="-8"/>
          <w:sz w:val="28"/>
          <w:szCs w:val="28"/>
        </w:rPr>
        <w:t>sau đây bị xử phạt vi phạm hành chính:</w:t>
      </w:r>
    </w:p>
    <w:p>
      <w:pPr>
        <w:pStyle w:val="BodyText"/>
        <w:widowControl w:val="false"/>
        <w:spacing w:lineRule="auto" w:line="240" w:before="120" w:after="120"/>
        <w:ind w:firstLine="567" w:right="0"/>
        <w:rPr/>
      </w:pPr>
      <w:r>
        <w:rPr>
          <w:sz w:val="28"/>
          <w:szCs w:val="28"/>
        </w:rPr>
        <w:t>a) Xâm phạm quyền sở hữu trí tuệ gây thiệt hại cho tác giả, chủ sở hữu, người tiêu dùng hoặc cho xã hội;</w:t>
      </w:r>
    </w:p>
    <w:p>
      <w:pPr>
        <w:pStyle w:val="BodyText"/>
        <w:widowControl w:val="false"/>
        <w:spacing w:lineRule="auto" w:line="240" w:before="120" w:after="120"/>
        <w:ind w:firstLine="567" w:right="0"/>
        <w:rPr>
          <w:sz w:val="28"/>
          <w:szCs w:val="28"/>
          <w:u w:val="single"/>
        </w:rPr>
      </w:pPr>
      <w:r>
        <w:rPr>
          <w:sz w:val="28"/>
          <w:szCs w:val="28"/>
        </w:rPr>
        <w:t>b) Sản xuất, nhập khẩu, vận chuyển, buôn bán hàng hóa giả mạo về sở hữu trí tuệ quy định tại Điều 213 của Luật này hoặc giao cho người khác thực hiện hành vi này;</w:t>
      </w:r>
    </w:p>
    <w:p>
      <w:pPr>
        <w:pStyle w:val="Normal"/>
        <w:widowControl w:val="false"/>
        <w:spacing w:before="120" w:after="120"/>
        <w:ind w:firstLine="567" w:right="0"/>
        <w:jc w:val="both"/>
        <w:rPr>
          <w:sz w:val="28"/>
          <w:szCs w:val="28"/>
          <w:u w:val="single"/>
        </w:rPr>
      </w:pPr>
      <w:r>
        <w:rPr>
          <w:sz w:val="28"/>
          <w:szCs w:val="28"/>
        </w:rPr>
        <w:t>c) Sản xuất, nhập khẩu, vận chuyển, buôn bán, tàng trữ tem, nhãn hoặc vật phẩm khác mang nhãn hiệu hoặc chỉ dẫn địa lý giả mạo hoặc giao cho người khác thực hiện hành vi này.</w:t>
      </w:r>
    </w:p>
    <w:p>
      <w:pPr>
        <w:pStyle w:val="Normal"/>
        <w:widowControl w:val="false"/>
        <w:spacing w:before="120" w:after="120"/>
        <w:ind w:firstLine="567" w:right="0"/>
        <w:jc w:val="both"/>
        <w:rPr/>
      </w:pPr>
      <w:r>
        <w:rPr>
          <w:sz w:val="28"/>
          <w:szCs w:val="28"/>
        </w:rPr>
        <w:t>2. Chính phủ quy định cụ thể về hành vi xâm phạm quyền sở hữu trí tuệ bị xử phạt vi phạm hành chính, hình thức, mức phạt và thủ tục xử phạt.</w:t>
      </w:r>
    </w:p>
    <w:p>
      <w:pPr>
        <w:pStyle w:val="Normal"/>
        <w:widowControl w:val="false"/>
        <w:spacing w:before="120" w:after="120"/>
        <w:ind w:firstLine="567" w:right="0"/>
        <w:jc w:val="both"/>
        <w:rPr>
          <w:spacing w:val="-4"/>
          <w:sz w:val="28"/>
          <w:szCs w:val="28"/>
        </w:rPr>
      </w:pPr>
      <w:r>
        <w:rPr>
          <w:spacing w:val="-4"/>
          <w:sz w:val="28"/>
          <w:szCs w:val="28"/>
        </w:rPr>
        <w:t>3. Tổ chức, cá nhân thực hiện hành vi cạnh tranh không lành mạnh về sở hữu trí tuệ thì bị xử phạt vi phạm hành chính theo quy định của pháp luật về cạnh tranh.</w:t>
      </w:r>
    </w:p>
    <w:p>
      <w:pPr>
        <w:pStyle w:val="Normal"/>
        <w:widowControl w:val="false"/>
        <w:spacing w:lineRule="exact" w:line="350" w:before="120" w:after="120"/>
        <w:ind w:firstLine="567" w:right="0"/>
        <w:jc w:val="both"/>
        <w:rPr>
          <w:b/>
          <w:bCs/>
          <w:iCs/>
          <w:sz w:val="28"/>
          <w:szCs w:val="28"/>
        </w:rPr>
      </w:pPr>
      <w:r>
        <w:rPr>
          <w:b/>
          <w:bCs/>
          <w:iCs/>
          <w:sz w:val="28"/>
          <w:szCs w:val="28"/>
        </w:rPr>
        <w:t>Điều 212. Hành vi xâm phạm quyền sở hữu trí tuệ bị xử lý hình sự</w:t>
      </w:r>
      <w:r>
        <w:rPr>
          <w:rStyle w:val="FootnoteCharacters"/>
          <w:rStyle w:val="FootnoteReference"/>
          <w:iCs/>
          <w:sz w:val="28"/>
          <w:szCs w:val="28"/>
        </w:rPr>
        <w:footnoteReference w:id="217"/>
      </w:r>
    </w:p>
    <w:p>
      <w:pPr>
        <w:pStyle w:val="Normal"/>
        <w:widowControl w:val="false"/>
        <w:spacing w:lineRule="exact" w:line="350" w:before="120" w:after="120"/>
        <w:ind w:firstLine="567" w:right="0"/>
        <w:jc w:val="both"/>
        <w:rPr/>
      </w:pPr>
      <w:r>
        <w:rPr>
          <w:sz w:val="28"/>
          <w:szCs w:val="28"/>
        </w:rPr>
        <w:t>Cá nhân, pháp nhân thương mại thực hiện hành vi xâm phạm quyền sở hữu trí tuệ có đủ yếu tố cấu thành tội phạm thì bị truy cứu trách nhiệm hình sự.</w:t>
      </w:r>
    </w:p>
    <w:p>
      <w:pPr>
        <w:pStyle w:val="Normal"/>
        <w:widowControl w:val="false"/>
        <w:spacing w:lineRule="exact" w:line="350" w:before="120" w:after="120"/>
        <w:ind w:firstLine="567" w:right="0"/>
        <w:jc w:val="both"/>
        <w:rPr>
          <w:sz w:val="28"/>
          <w:szCs w:val="28"/>
        </w:rPr>
      </w:pPr>
      <w:bookmarkStart w:id="26" w:name="dieu_213"/>
      <w:r>
        <w:rPr>
          <w:b/>
          <w:bCs/>
          <w:iCs/>
          <w:sz w:val="28"/>
          <w:szCs w:val="28"/>
        </w:rPr>
        <w:t>Điều 213. Hàng hóa giả mạo về sở hữu trí tuệ</w:t>
      </w:r>
      <w:bookmarkEnd w:id="26"/>
      <w:r>
        <w:rPr>
          <w:rStyle w:val="FootnoteCharacters"/>
          <w:rStyle w:val="FootnoteReference"/>
          <w:iCs/>
          <w:sz w:val="28"/>
          <w:szCs w:val="28"/>
        </w:rPr>
        <w:footnoteReference w:id="218"/>
      </w:r>
    </w:p>
    <w:p>
      <w:pPr>
        <w:pStyle w:val="Normal"/>
        <w:widowControl w:val="false"/>
        <w:spacing w:lineRule="exact" w:line="350" w:before="120" w:after="120"/>
        <w:ind w:firstLine="567" w:right="0"/>
        <w:jc w:val="both"/>
        <w:rPr/>
      </w:pPr>
      <w:r>
        <w:rPr>
          <w:sz w:val="28"/>
          <w:szCs w:val="28"/>
        </w:rPr>
        <w:t>1. Hàng hóa giả mạo về sở hữu trí tuệ theo quy định của Luật này bao gồm hàng hóa giả mạo nhãn hiệu, hàng hóa giả mạo chỉ dẫn địa lý, hàng hóa sao chép lậu quy định tại các khoản 2, 3 và 4 Điều này.</w:t>
      </w:r>
    </w:p>
    <w:p>
      <w:pPr>
        <w:pStyle w:val="Normal"/>
        <w:widowControl w:val="false"/>
        <w:spacing w:lineRule="exact" w:line="350" w:before="120" w:after="120"/>
        <w:ind w:firstLine="567" w:right="0"/>
        <w:jc w:val="both"/>
        <w:rPr/>
      </w:pPr>
      <w:r>
        <w:rPr>
          <w:sz w:val="28"/>
          <w:szCs w:val="28"/>
        </w:rPr>
        <w:t>2. Hàng hóa giả mạo nhãn hiệu là hàng hóa, bao bì của hàng hóa có gắn nhãn hiệu hoặc dấu hiệu hoặc tem, nhãn có chứa các dấu hiệu trùng hoặc tương tự đến mức khó phân biệt với nhãn hiệu đang được bảo hộ dùng cho chính mặt hàng đó mà không được phép của chủ sở hữu nhãn hiệu.</w:t>
      </w:r>
    </w:p>
    <w:p>
      <w:pPr>
        <w:pStyle w:val="Normal"/>
        <w:widowControl w:val="false"/>
        <w:spacing w:lineRule="exact" w:line="330" w:before="120" w:after="0"/>
        <w:ind w:firstLine="567" w:right="0"/>
        <w:jc w:val="both"/>
        <w:rPr/>
      </w:pPr>
      <w:r>
        <w:rPr>
          <w:sz w:val="28"/>
          <w:szCs w:val="28"/>
        </w:rPr>
        <w:t>3. Hàng hóa giả mạo chỉ dẫn địa lý là hàng hóa, bao bì của hàng hóa có gắn dấu hiệu hoặc tem, nhãn có chứa các dấu hiệu trùng hoặc tương tự đến mức khó phân biệt với chỉ dẫn địa lý đang được bảo hộ dùng cho chính mặt hàng đó và việc gắn dấu hiệu này được thực hiện bởi tổ chức, cá nhân không có quyền sử dụng chỉ dẫn địa lý theo quy định tại khoản 4 Điều 121 của Luật này hoặc theo pháp luật của nước xuất xứ của chỉ dẫn địa lý đó.</w:t>
      </w:r>
    </w:p>
    <w:p>
      <w:pPr>
        <w:pStyle w:val="Normal"/>
        <w:widowControl w:val="false"/>
        <w:spacing w:lineRule="exact" w:line="330" w:before="120" w:after="0"/>
        <w:ind w:firstLine="567" w:right="0"/>
        <w:jc w:val="both"/>
        <w:rPr>
          <w:sz w:val="28"/>
          <w:szCs w:val="28"/>
        </w:rPr>
      </w:pPr>
      <w:r>
        <w:rPr>
          <w:sz w:val="28"/>
          <w:szCs w:val="28"/>
        </w:rPr>
        <w:t>4. Hàng hóa sao chép lậu là bản sao được sản xuất mà không được phép của chủ sở hữu quyền tác giả hoặc chủ sở hữu quyền liên quan.</w:t>
      </w:r>
    </w:p>
    <w:p>
      <w:pPr>
        <w:pStyle w:val="Normal"/>
        <w:widowControl w:val="false"/>
        <w:spacing w:lineRule="exact" w:line="330" w:before="120" w:after="0"/>
        <w:ind w:firstLine="567" w:right="0"/>
        <w:jc w:val="both"/>
        <w:rPr>
          <w:b/>
          <w:bCs/>
          <w:sz w:val="28"/>
          <w:szCs w:val="28"/>
        </w:rPr>
      </w:pPr>
      <w:r>
        <w:rPr>
          <w:b/>
          <w:sz w:val="28"/>
          <w:szCs w:val="28"/>
        </w:rPr>
        <w:t>Điều 214. Các hình thức xử phạt vi phạm hành chính và biện pháp khắc phục hậu quả</w:t>
      </w:r>
      <w:r>
        <w:rPr>
          <w:rStyle w:val="FootnoteCharacters"/>
          <w:rStyle w:val="FootnoteReference"/>
          <w:bCs/>
        </w:rPr>
        <w:footnoteReference w:id="219"/>
      </w:r>
    </w:p>
    <w:p>
      <w:pPr>
        <w:pStyle w:val="NormalWeb"/>
        <w:widowControl w:val="false"/>
        <w:spacing w:lineRule="exact" w:line="330" w:before="120" w:after="0"/>
        <w:ind w:firstLine="567" w:right="0"/>
        <w:jc w:val="both"/>
        <w:rPr>
          <w:spacing w:val="-2"/>
          <w:sz w:val="28"/>
          <w:szCs w:val="28"/>
          <w:lang w:val="en-US"/>
        </w:rPr>
      </w:pPr>
      <w:r>
        <w:rPr>
          <w:spacing w:val="-2"/>
          <w:sz w:val="28"/>
          <w:szCs w:val="28"/>
          <w:lang w:val="en-US"/>
        </w:rPr>
        <w:t>1. Tổ chức, cá nhân thực hiện hành vi xâm phạm quyền sở hữu trí tuệ quy định tại khoản 1 Điều 211 của Luật này bị áp dụng các hình thức xử phạt và biện pháp khắc phục hậu quả theo quy định của pháp luật về xử lý vi phạm hành chính.</w:t>
      </w:r>
    </w:p>
    <w:p>
      <w:pPr>
        <w:pStyle w:val="NormalWeb"/>
        <w:widowControl w:val="false"/>
        <w:spacing w:lineRule="exact" w:line="330" w:before="120" w:after="0"/>
        <w:ind w:firstLine="567" w:right="0"/>
        <w:jc w:val="both"/>
        <w:rPr/>
      </w:pPr>
      <w:r>
        <w:rPr>
          <w:sz w:val="28"/>
          <w:szCs w:val="28"/>
          <w:lang w:val="en-US"/>
        </w:rPr>
        <w:t>2. Ngoài các hình thức xử phạt và biện pháp khắc phục hậu quả theo quy định của pháp luật về xử lý vi phạm hành chính, tổ chức, cá nhân xâm phạm quyền sở hữu trí tuệ còn có thể bị áp dụng biện pháp khắc phục hậu quả buộc phân phối hoặc đưa vào sử dụng không nhằm mục đích thương mại đối với hàng hóa giả mạo về sở hữu trí tuệ, nguyên liệu, vật liệu và phương tiện được sử dụng chủ yếu để sản xuất, kinh doanh hàng hóa giả mạo về sở hữu trí tuệ với điều kiện không làm ảnh hưởng đến khả năng khai thác quyền của chủ thể quyền sở hữu trí tuệ và đáp ứng các điều kiện khác theo quy định của Chính phủ.</w:t>
      </w:r>
    </w:p>
    <w:p>
      <w:pPr>
        <w:pStyle w:val="Normal"/>
        <w:widowControl w:val="false"/>
        <w:spacing w:lineRule="exact" w:line="330" w:before="120" w:after="0"/>
        <w:ind w:firstLine="567" w:right="0"/>
        <w:jc w:val="both"/>
        <w:rPr>
          <w:bCs/>
          <w:iCs/>
          <w:sz w:val="28"/>
          <w:szCs w:val="28"/>
        </w:rPr>
      </w:pPr>
      <w:r>
        <w:rPr>
          <w:sz w:val="28"/>
          <w:szCs w:val="28"/>
        </w:rPr>
        <w:t>3. Mức phạt, thẩm quyền xử phạt vi phạm hành chính đối với hành vi xâm phạm quyền sở hữu trí tuệ được thực hiện theo quy định của pháp luật về xử lý vi phạm hành chính.</w:t>
      </w:r>
    </w:p>
    <w:p>
      <w:pPr>
        <w:pStyle w:val="Normal"/>
        <w:widowControl w:val="false"/>
        <w:spacing w:lineRule="exact" w:line="330" w:before="120" w:after="0"/>
        <w:ind w:firstLine="567" w:right="0"/>
        <w:jc w:val="both"/>
        <w:rPr>
          <w:b/>
          <w:bCs/>
          <w:iCs/>
          <w:sz w:val="28"/>
          <w:szCs w:val="28"/>
        </w:rPr>
      </w:pPr>
      <w:r>
        <w:rPr>
          <w:b/>
          <w:bCs/>
          <w:sz w:val="28"/>
          <w:szCs w:val="28"/>
        </w:rPr>
        <w:t>Điều 215.</w:t>
      </w:r>
      <w:r>
        <w:rPr>
          <w:rStyle w:val="FootnoteCharacters"/>
          <w:rStyle w:val="FootnoteReference"/>
          <w:sz w:val="28"/>
          <w:szCs w:val="28"/>
        </w:rPr>
        <w:footnoteReference w:id="220"/>
      </w:r>
      <w:r>
        <w:rPr>
          <w:sz w:val="28"/>
          <w:szCs w:val="28"/>
        </w:rPr>
        <w:t xml:space="preserve"> </w:t>
      </w:r>
      <w:r>
        <w:rPr>
          <w:b/>
          <w:bCs/>
          <w:i/>
          <w:iCs/>
          <w:sz w:val="28"/>
          <w:szCs w:val="28"/>
        </w:rPr>
        <w:t>(được bãi bỏ)</w:t>
      </w:r>
      <w:del w:id="15" w:author="Admin" w:date="2023-01-19T22:36:00Z">
        <w:r>
          <w:rPr>
            <w:b/>
            <w:bCs/>
            <w:i/>
            <w:iCs/>
            <w:sz w:val="28"/>
            <w:szCs w:val="28"/>
          </w:rPr>
          <w:delText>.</w:delText>
        </w:r>
      </w:del>
    </w:p>
    <w:p>
      <w:pPr>
        <w:pStyle w:val="Normal"/>
        <w:widowControl w:val="false"/>
        <w:spacing w:lineRule="exact" w:line="330" w:before="120" w:after="0"/>
        <w:ind w:firstLine="560" w:right="0"/>
        <w:jc w:val="both"/>
        <w:rPr>
          <w:b/>
          <w:bCs/>
          <w:iCs/>
          <w:sz w:val="28"/>
          <w:szCs w:val="28"/>
        </w:rPr>
      </w:pPr>
      <w:r>
        <w:rPr>
          <w:b/>
          <w:bCs/>
          <w:iCs/>
          <w:sz w:val="28"/>
          <w:szCs w:val="28"/>
        </w:rPr>
      </w:r>
    </w:p>
    <w:p>
      <w:pPr>
        <w:pStyle w:val="Normal"/>
        <w:spacing w:lineRule="exact" w:line="330" w:before="120" w:after="0"/>
        <w:jc w:val="center"/>
        <w:rPr>
          <w:b/>
          <w:bCs/>
          <w:iCs/>
          <w:sz w:val="28"/>
          <w:szCs w:val="28"/>
        </w:rPr>
      </w:pPr>
      <w:r>
        <w:rPr>
          <w:b/>
          <w:bCs/>
          <w:iCs/>
          <w:sz w:val="28"/>
          <w:szCs w:val="28"/>
        </w:rPr>
        <w:t>Mục 2</w:t>
      </w:r>
    </w:p>
    <w:p>
      <w:pPr>
        <w:pStyle w:val="Normal"/>
        <w:spacing w:lineRule="exact" w:line="330" w:before="120" w:after="0"/>
        <w:jc w:val="center"/>
        <w:rPr>
          <w:b/>
          <w:sz w:val="28"/>
          <w:szCs w:val="28"/>
        </w:rPr>
      </w:pPr>
      <w:r>
        <w:rPr>
          <w:b/>
          <w:sz w:val="28"/>
          <w:szCs w:val="28"/>
        </w:rPr>
        <w:t>KIỂM SOÁT HÀNG HOÁ XUẤT KHẨU, NHẬP KHẨU</w:t>
      </w:r>
    </w:p>
    <w:p>
      <w:pPr>
        <w:pStyle w:val="Normal"/>
        <w:spacing w:lineRule="exact" w:line="330" w:before="120" w:after="0"/>
        <w:jc w:val="center"/>
        <w:rPr>
          <w:b/>
          <w:sz w:val="28"/>
          <w:szCs w:val="28"/>
        </w:rPr>
      </w:pPr>
      <w:r>
        <w:rPr>
          <w:b/>
          <w:sz w:val="28"/>
          <w:szCs w:val="28"/>
        </w:rPr>
        <w:t>LIÊN QUAN ĐẾN SỞ HỮU TRÍ TUỆ</w:t>
      </w:r>
    </w:p>
    <w:p>
      <w:pPr>
        <w:pStyle w:val="Normal"/>
        <w:widowControl w:val="false"/>
        <w:spacing w:lineRule="exact" w:line="330" w:before="120" w:after="0"/>
        <w:ind w:firstLine="567" w:right="0"/>
        <w:jc w:val="both"/>
        <w:rPr/>
      </w:pPr>
      <w:r>
        <w:rPr>
          <w:b/>
          <w:bCs/>
          <w:sz w:val="28"/>
          <w:szCs w:val="28"/>
        </w:rPr>
        <w:t xml:space="preserve">Điều 216. </w:t>
      </w:r>
      <w:r>
        <w:rPr>
          <w:b/>
          <w:bCs/>
          <w:iCs/>
          <w:sz w:val="28"/>
          <w:szCs w:val="28"/>
        </w:rPr>
        <w:t>Biện pháp kiểm soát hàng hoá xuất khẩu, nhập khẩu liên quan đến sở hữu trí tuệ</w:t>
      </w:r>
    </w:p>
    <w:p>
      <w:pPr>
        <w:pStyle w:val="Normal"/>
        <w:widowControl w:val="false"/>
        <w:spacing w:lineRule="exact" w:line="330" w:before="120" w:after="0"/>
        <w:ind w:firstLine="567" w:right="0"/>
        <w:jc w:val="both"/>
        <w:rPr/>
      </w:pPr>
      <w:r>
        <w:rPr>
          <w:sz w:val="28"/>
          <w:szCs w:val="28"/>
        </w:rPr>
        <w:t xml:space="preserve">1. Các biện pháp kiểm soát hàng hoá xuất khẩu, nhập khẩu liên quan đến sở hữu trí tuệ bao gồm:    </w:t>
      </w:r>
    </w:p>
    <w:p>
      <w:pPr>
        <w:pStyle w:val="Normal"/>
        <w:widowControl w:val="false"/>
        <w:spacing w:lineRule="exact" w:line="330" w:before="120" w:after="0"/>
        <w:ind w:firstLine="567" w:right="0"/>
        <w:jc w:val="both"/>
        <w:rPr>
          <w:sz w:val="28"/>
          <w:szCs w:val="28"/>
        </w:rPr>
      </w:pPr>
      <w:r>
        <w:rPr>
          <w:sz w:val="28"/>
          <w:szCs w:val="28"/>
        </w:rPr>
        <w:t>a) Tạm dừng làm thủ tục hải quan đối với hàng hoá bị nghi ngờ xâm phạm quyền sở hữu trí tuệ;</w:t>
      </w:r>
    </w:p>
    <w:p>
      <w:pPr>
        <w:pStyle w:val="Normal"/>
        <w:widowControl w:val="false"/>
        <w:spacing w:before="120" w:after="120"/>
        <w:ind w:firstLine="567" w:right="0"/>
        <w:jc w:val="both"/>
        <w:rPr>
          <w:sz w:val="28"/>
          <w:szCs w:val="28"/>
        </w:rPr>
      </w:pPr>
      <w:r>
        <w:rPr>
          <w:sz w:val="28"/>
          <w:szCs w:val="28"/>
        </w:rPr>
        <w:t>b) Kiểm tra, giám sát để phát hiện hàng hoá có dấu hiệu xâm phạm quyền sở hữu trí tuệ.</w:t>
      </w:r>
    </w:p>
    <w:p>
      <w:pPr>
        <w:pStyle w:val="Normal"/>
        <w:widowControl w:val="false"/>
        <w:spacing w:lineRule="exact" w:line="340" w:before="100" w:after="0"/>
        <w:ind w:firstLine="567" w:right="0"/>
        <w:jc w:val="both"/>
        <w:rPr/>
      </w:pPr>
      <w:bookmarkStart w:id="27" w:name="_Hlk78278912"/>
      <w:r>
        <w:rPr>
          <w:spacing w:val="2"/>
          <w:sz w:val="28"/>
          <w:szCs w:val="28"/>
        </w:rPr>
        <w:t>2.</w:t>
      </w:r>
      <w:r>
        <w:rPr>
          <w:rStyle w:val="FootnoteCharacters"/>
          <w:rStyle w:val="FootnoteReference"/>
          <w:spacing w:val="2"/>
          <w:sz w:val="28"/>
          <w:szCs w:val="28"/>
        </w:rPr>
        <w:footnoteReference w:id="221"/>
      </w:r>
      <w:r>
        <w:rPr>
          <w:spacing w:val="2"/>
          <w:sz w:val="28"/>
          <w:szCs w:val="28"/>
        </w:rPr>
        <w:t xml:space="preserve"> Tạm dừng làm thủ tục hải quan đối với hàng hóa bị nghi ngờ xâm phạm quyền sở hữu trí tuệ là biện pháp được tiến hành trong các trường hợp sau đây:</w:t>
      </w:r>
    </w:p>
    <w:p>
      <w:pPr>
        <w:pStyle w:val="Normal"/>
        <w:widowControl w:val="false"/>
        <w:spacing w:lineRule="exact" w:line="340" w:before="100" w:after="0"/>
        <w:ind w:firstLine="567" w:right="0"/>
        <w:jc w:val="both"/>
        <w:rPr/>
      </w:pPr>
      <w:r>
        <w:rPr>
          <w:sz w:val="28"/>
          <w:szCs w:val="28"/>
        </w:rPr>
        <w:t>a)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bảo đảm xử phạt vi phạm hành chính;</w:t>
      </w:r>
    </w:p>
    <w:p>
      <w:pPr>
        <w:pStyle w:val="Normal"/>
        <w:widowControl w:val="false"/>
        <w:spacing w:before="120" w:after="120"/>
        <w:ind w:firstLine="567" w:right="0"/>
        <w:jc w:val="both"/>
        <w:rPr>
          <w:sz w:val="28"/>
          <w:szCs w:val="28"/>
        </w:rPr>
      </w:pPr>
      <w:bookmarkStart w:id="28" w:name="_Hlk78278912"/>
      <w:r>
        <w:rPr>
          <w:sz w:val="28"/>
          <w:szCs w:val="28"/>
        </w:rPr>
        <w:t>b) Cơ quan hải quan chủ động thực hiện nếu trong quá trình thực hiện kiểm tra, giám sát và kiểm soát phát hiện căn cứ rõ ràng để nghi ngờ hàng hóa xuất khẩu, nhập khẩu là hàng hóa giả mạo về sở hữu trí tuệ</w:t>
      </w:r>
      <w:bookmarkEnd w:id="28"/>
      <w:r>
        <w:rPr>
          <w:sz w:val="28"/>
          <w:szCs w:val="28"/>
        </w:rPr>
        <w:t>.</w:t>
      </w:r>
    </w:p>
    <w:p>
      <w:pPr>
        <w:pStyle w:val="Normal"/>
        <w:widowControl w:val="false"/>
        <w:spacing w:before="120" w:after="120"/>
        <w:ind w:firstLine="567" w:right="0"/>
        <w:jc w:val="both"/>
        <w:rPr/>
      </w:pPr>
      <w:r>
        <w:rPr>
          <w:sz w:val="28"/>
          <w:szCs w:val="28"/>
        </w:rPr>
        <w:t>3. Kiểm tra, giám sát để phát hiện hàng hoá có dấu hiệu xâm phạm quyền sở hữu trí tuệ là biện pháp được tiến hành theo đề nghị của chủ thể quyền sở hữu trí tuệ nhằm thu thập thông tin để thực hiện quyền yêu cầu áp dụng biện pháp tạm dừng làm thủ tục hải quan.</w:t>
      </w:r>
    </w:p>
    <w:p>
      <w:pPr>
        <w:pStyle w:val="Normal"/>
        <w:widowControl w:val="false"/>
        <w:spacing w:before="120" w:after="120"/>
        <w:ind w:firstLine="567" w:right="0"/>
        <w:jc w:val="both"/>
        <w:rPr/>
      </w:pPr>
      <w:r>
        <w:rPr>
          <w:sz w:val="28"/>
          <w:szCs w:val="28"/>
        </w:rPr>
        <w:t>4. Trong quá trình thực hiện biện pháp quy định tại khoản 2 và khoản 3 Điều này, nếu phát hiện hàng hoá giả mạo về sở hữu trí tuệ theo quy định tại Điều 213 của Luật này thì cơ quan hải quan có quyền và có trách nhiệm áp dụng biện pháp hành chính để xử lý theo quy định tại Điều 214</w:t>
      </w:r>
      <w:r>
        <w:rPr>
          <w:rStyle w:val="FootnoteCharacters"/>
          <w:rStyle w:val="FootnoteReference"/>
          <w:sz w:val="28"/>
          <w:szCs w:val="28"/>
        </w:rPr>
        <w:footnoteReference w:id="222"/>
      </w:r>
      <w:r>
        <w:rPr>
          <w:sz w:val="28"/>
          <w:szCs w:val="28"/>
        </w:rPr>
        <w:t xml:space="preserve"> của Luật này. </w:t>
      </w:r>
    </w:p>
    <w:p>
      <w:pPr>
        <w:pStyle w:val="Normal"/>
        <w:widowControl w:val="false"/>
        <w:spacing w:before="120" w:after="120"/>
        <w:ind w:firstLine="567" w:right="0"/>
        <w:jc w:val="both"/>
        <w:rPr/>
      </w:pPr>
      <w:r>
        <w:rPr>
          <w:sz w:val="28"/>
          <w:szCs w:val="28"/>
        </w:rPr>
        <w:t>5.</w:t>
      </w:r>
      <w:r>
        <w:rPr>
          <w:rStyle w:val="FootnoteCharacters"/>
          <w:rStyle w:val="FootnoteReference"/>
          <w:sz w:val="28"/>
          <w:szCs w:val="28"/>
        </w:rPr>
        <w:footnoteReference w:id="223"/>
      </w:r>
      <w:r>
        <w:rPr>
          <w:sz w:val="28"/>
          <w:szCs w:val="28"/>
        </w:rPr>
        <w:t xml:space="preserve"> Chính phủ quy định chi tiết điểm b khoản 2 Điều này.</w:t>
      </w:r>
    </w:p>
    <w:p>
      <w:pPr>
        <w:pStyle w:val="Normal"/>
        <w:widowControl w:val="false"/>
        <w:spacing w:before="120" w:after="120"/>
        <w:ind w:firstLine="567" w:right="0"/>
        <w:jc w:val="both"/>
        <w:rPr/>
      </w:pPr>
      <w:r>
        <w:rPr>
          <w:b/>
          <w:bCs/>
          <w:sz w:val="28"/>
          <w:szCs w:val="28"/>
        </w:rPr>
        <w:t xml:space="preserve">Điều 217. </w:t>
      </w:r>
      <w:r>
        <w:rPr>
          <w:b/>
          <w:bCs/>
          <w:iCs/>
          <w:sz w:val="28"/>
          <w:szCs w:val="28"/>
        </w:rPr>
        <w:t>Nghĩa vụ của người yêu cầu áp dụng biện pháp kiểm soát hàng hoá xuất khẩu, nhập khẩu liên quan đến sở hữu trí tuệ</w:t>
      </w:r>
    </w:p>
    <w:p>
      <w:pPr>
        <w:pStyle w:val="Normal"/>
        <w:widowControl w:val="false"/>
        <w:spacing w:before="120" w:after="120"/>
        <w:ind w:firstLine="567" w:right="0"/>
        <w:jc w:val="both"/>
        <w:rPr>
          <w:sz w:val="28"/>
          <w:szCs w:val="28"/>
        </w:rPr>
      </w:pPr>
      <w:r>
        <w:rPr>
          <w:sz w:val="28"/>
          <w:szCs w:val="28"/>
        </w:rPr>
        <w:t>1. Người yêu cầu áp dụng biện pháp kiểm soát hàng hoá xuất khẩu, nhập khẩu liên quan đến sở hữu trí tuệ có các nghĩa vụ sau đây:</w:t>
      </w:r>
    </w:p>
    <w:p>
      <w:pPr>
        <w:pStyle w:val="Normal"/>
        <w:widowControl w:val="false"/>
        <w:spacing w:before="120" w:after="120"/>
        <w:ind w:firstLine="567" w:right="0"/>
        <w:jc w:val="both"/>
        <w:rPr/>
      </w:pPr>
      <w:r>
        <w:rPr>
          <w:sz w:val="28"/>
          <w:szCs w:val="28"/>
        </w:rPr>
        <w:t>a) Chứng minh mình là chủ thể quyền sở hữu trí tuệ bằng các tài liệu, chứng cứ quy định tại khoản 2 Điều 203 của Luật này;</w:t>
      </w:r>
    </w:p>
    <w:p>
      <w:pPr>
        <w:pStyle w:val="Normal"/>
        <w:widowControl w:val="false"/>
        <w:spacing w:before="120" w:after="120"/>
        <w:ind w:firstLine="567" w:right="0"/>
        <w:jc w:val="both"/>
        <w:rPr>
          <w:sz w:val="28"/>
          <w:szCs w:val="28"/>
        </w:rPr>
      </w:pPr>
      <w:r>
        <w:rPr>
          <w:sz w:val="28"/>
          <w:szCs w:val="28"/>
        </w:rPr>
        <w:t>b) Cung cấp đầy đủ thông tin để xác định hàng hoá bị nghi ngờ xâm phạm quyền sở hữu trí tuệ hoặc để phát hiện hàng hoá có dấu hiệu xâm phạm quyền sở hữu trí tuệ;</w:t>
      </w:r>
    </w:p>
    <w:p>
      <w:pPr>
        <w:pStyle w:val="Normal"/>
        <w:widowControl w:val="false"/>
        <w:spacing w:before="120" w:after="120"/>
        <w:ind w:firstLine="567" w:right="0"/>
        <w:jc w:val="both"/>
        <w:rPr/>
      </w:pPr>
      <w:r>
        <w:rPr>
          <w:spacing w:val="6"/>
          <w:sz w:val="28"/>
          <w:szCs w:val="28"/>
        </w:rPr>
        <w:t>c) Nộp đơn cho cơ quan hải quan và nộp phí, lệ phí theo quy định của pháp luật;</w:t>
      </w:r>
    </w:p>
    <w:p>
      <w:pPr>
        <w:pStyle w:val="Normal"/>
        <w:widowControl w:val="false"/>
        <w:spacing w:before="120" w:after="120"/>
        <w:ind w:firstLine="567" w:right="0"/>
        <w:jc w:val="both"/>
        <w:rPr>
          <w:sz w:val="28"/>
          <w:szCs w:val="28"/>
        </w:rPr>
      </w:pPr>
      <w:r>
        <w:rPr>
          <w:sz w:val="28"/>
          <w:szCs w:val="28"/>
        </w:rPr>
        <w:t>d) Bồi thường thiệt hại và thanh toán các chi phí phát sinh cho người bị áp dụng biện pháp kiểm soát trong trường hợp hàng hoá bị kiểm soát không xâm phạm quyền sở hữu trí tuệ.</w:t>
      </w:r>
    </w:p>
    <w:p>
      <w:pPr>
        <w:pStyle w:val="Normal"/>
        <w:widowControl w:val="false"/>
        <w:spacing w:before="120" w:after="120"/>
        <w:ind w:firstLine="567" w:right="0"/>
        <w:jc w:val="both"/>
        <w:rPr/>
      </w:pPr>
      <w:r>
        <w:rPr>
          <w:sz w:val="28"/>
          <w:szCs w:val="28"/>
        </w:rPr>
        <w:t>2. Để bảo đảm thực hiện nghĩa vụ quy định tại điểm d khoản 1 Điều này, người yêu cầu áp dụng biện pháp tạm dừng làm thủ tục hải quan phải nộp khoản bảo đảm bằng một trong các hình thức sau đây:</w:t>
      </w:r>
    </w:p>
    <w:p>
      <w:pPr>
        <w:pStyle w:val="Normal"/>
        <w:widowControl w:val="false"/>
        <w:spacing w:before="120" w:after="120"/>
        <w:ind w:firstLine="567" w:right="0"/>
        <w:jc w:val="both"/>
        <w:rPr/>
      </w:pPr>
      <w:r>
        <w:rPr>
          <w:sz w:val="28"/>
          <w:szCs w:val="28"/>
        </w:rPr>
        <w:t xml:space="preserve">a) Khoản tiền bằng 20% giá trị lô hàng cần áp dụng biện pháp tạm dừng làm thủ tục hải quan hoặc tối thiểu hai mươi triệu đồng nếu không thể xác định được giá trị lô hàng đó; </w:t>
      </w:r>
    </w:p>
    <w:p>
      <w:pPr>
        <w:pStyle w:val="Normal"/>
        <w:widowControl w:val="false"/>
        <w:spacing w:before="120" w:after="120"/>
        <w:ind w:firstLine="567" w:right="0"/>
        <w:jc w:val="both"/>
        <w:rPr>
          <w:sz w:val="28"/>
          <w:szCs w:val="28"/>
        </w:rPr>
      </w:pPr>
      <w:r>
        <w:rPr>
          <w:sz w:val="28"/>
          <w:szCs w:val="28"/>
        </w:rPr>
        <w:t>b) Chứng từ bảo lãnh của ngân hàng hoặc của tổ chức tín dụng khác.</w:t>
      </w:r>
    </w:p>
    <w:p>
      <w:pPr>
        <w:pStyle w:val="Normal"/>
        <w:widowControl w:val="false"/>
        <w:spacing w:before="120" w:after="120"/>
        <w:ind w:firstLine="567" w:right="0"/>
        <w:jc w:val="both"/>
        <w:rPr/>
      </w:pPr>
      <w:r>
        <w:rPr>
          <w:b/>
          <w:bCs/>
          <w:sz w:val="28"/>
          <w:szCs w:val="28"/>
        </w:rPr>
        <w:t>Điều 218. Thủ tục áp dụng biện pháp tạm dừng làm thủ tục hải quan</w:t>
      </w:r>
      <w:r>
        <w:rPr>
          <w:rStyle w:val="FootnoteCharacters"/>
          <w:rStyle w:val="FootnoteReference"/>
          <w:bCs/>
        </w:rPr>
        <w:footnoteReference w:id="224"/>
      </w:r>
      <w:r>
        <w:rPr>
          <w:b/>
          <w:bCs/>
          <w:sz w:val="28"/>
          <w:szCs w:val="28"/>
        </w:rPr>
        <w:t xml:space="preserve"> </w:t>
      </w:r>
    </w:p>
    <w:p>
      <w:pPr>
        <w:pStyle w:val="Normal"/>
        <w:widowControl w:val="false"/>
        <w:spacing w:before="120" w:after="120"/>
        <w:ind w:firstLine="567" w:right="0"/>
        <w:jc w:val="both"/>
        <w:rPr/>
      </w:pPr>
      <w:r>
        <w:rPr>
          <w:sz w:val="28"/>
          <w:szCs w:val="28"/>
        </w:rPr>
        <w:t>1.</w:t>
      </w:r>
      <w:r>
        <w:rPr>
          <w:rStyle w:val="FootnoteCharacters"/>
          <w:rStyle w:val="FootnoteReference"/>
          <w:sz w:val="28"/>
          <w:szCs w:val="28"/>
        </w:rPr>
        <w:footnoteReference w:id="225"/>
      </w:r>
      <w:r>
        <w:rPr>
          <w:sz w:val="28"/>
          <w:szCs w:val="28"/>
        </w:rPr>
        <w:t xml:space="preserve"> </w:t>
      </w:r>
      <w:r>
        <w:rPr>
          <w:sz w:val="28"/>
        </w:rPr>
        <w:t xml:space="preserve">Khi </w:t>
      </w:r>
      <w:r>
        <w:rPr>
          <w:rFonts w:eastAsia="Calibri"/>
          <w:spacing w:val="-2"/>
          <w:sz w:val="28"/>
        </w:rPr>
        <w:t>người</w:t>
      </w:r>
      <w:r>
        <w:rPr>
          <w:sz w:val="28"/>
        </w:rPr>
        <w:t xml:space="preserve"> yêu cầu tạm dừng làm thủ tục hải quan đã thực hiện đầy đủ các nghĩa vụ quy định tại Điều 217 của Luật này thì cơ quan hải quan ra quyết định tạm dừng làm thủ tục hải quan đối với lô hàng. Cơ quan hải quan cung cấp cho chủ thể quyền sở hữu trí tuệ thông tin về tên và địa chỉ của người gửi hàng; nhà xuất khẩu, người nhận hàng hoặc nhà nhập khẩu; bản mô tả hàng hóa; số lượng hàng hóa; nước xuất xứ của hàng hóa nếu biết</w:t>
      </w:r>
      <w:r>
        <w:rPr>
          <w:sz w:val="28"/>
          <w:szCs w:val="28"/>
        </w:rPr>
        <w:t>,</w:t>
      </w:r>
      <w:r>
        <w:rPr>
          <w:sz w:val="28"/>
        </w:rPr>
        <w:t xml:space="preserve"> trong thời hạn ba mươi ngày kể từ ngày ra quyết định áp dụng biện pháp hành chính để xử lý</w:t>
      </w:r>
      <w:r>
        <w:rPr>
          <w:sz w:val="28"/>
          <w:szCs w:val="28"/>
        </w:rPr>
        <w:t xml:space="preserve"> </w:t>
      </w:r>
      <w:r>
        <w:rPr>
          <w:iCs/>
          <w:sz w:val="28"/>
          <w:szCs w:val="28"/>
        </w:rPr>
        <w:t>đối với hàng hóa giả mạo về nhãn hiệu và hàng hóa sao chép lậu</w:t>
      </w:r>
      <w:r>
        <w:rPr>
          <w:sz w:val="28"/>
        </w:rPr>
        <w:t xml:space="preserve"> theo quy định tại khoản 4 Điều 216 của Luật này.</w:t>
      </w:r>
    </w:p>
    <w:p>
      <w:pPr>
        <w:pStyle w:val="Normal"/>
        <w:widowControl w:val="false"/>
        <w:spacing w:before="120" w:after="120"/>
        <w:ind w:firstLine="567" w:right="0"/>
        <w:jc w:val="both"/>
        <w:rPr/>
      </w:pPr>
      <w:r>
        <w:rPr>
          <w:sz w:val="28"/>
          <w:szCs w:val="28"/>
        </w:rPr>
        <w:t>2. Thời hạn tạm dừng làm thủ tục hải quan là mười ngày làm việc, kể từ ngày người yêu cầu tạm dừng làm thủ tục hải quan nhận được thông báo của cơ quan hải quan về việc tạm dừng làm thủ tục hải quan. Trong trường hợp người yêu cầu tạm dừng có lý do chính đáng thì thời hạn này có thể kéo dài, nhưng không được quá hai mươi ngày làm việc với điều kiện người yêu cầu tạm dừng thủ tục hải quan phải nộp thêm khoản bảo đảm quy định tại khoản 2 Điều 217 của Luật này.</w:t>
      </w:r>
    </w:p>
    <w:p>
      <w:pPr>
        <w:pStyle w:val="Normal"/>
        <w:widowControl w:val="false"/>
        <w:spacing w:before="120" w:after="120"/>
        <w:ind w:firstLine="567" w:right="0"/>
        <w:jc w:val="both"/>
        <w:rPr/>
      </w:pPr>
      <w:r>
        <w:rPr>
          <w:spacing w:val="-2"/>
          <w:sz w:val="28"/>
          <w:szCs w:val="28"/>
        </w:rPr>
        <w:t>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p>
    <w:p>
      <w:pPr>
        <w:pStyle w:val="Normal"/>
        <w:widowControl w:val="false"/>
        <w:spacing w:before="120" w:after="120"/>
        <w:ind w:firstLine="567" w:right="0"/>
        <w:jc w:val="both"/>
        <w:rPr>
          <w:sz w:val="28"/>
          <w:szCs w:val="28"/>
        </w:rPr>
      </w:pPr>
      <w:r>
        <w:rPr>
          <w:sz w:val="28"/>
          <w:szCs w:val="28"/>
        </w:rPr>
        <w:t>a) Tiếp tục làm thủ tục hải quan cho lô hàng;</w:t>
      </w:r>
    </w:p>
    <w:p>
      <w:pPr>
        <w:pStyle w:val="Normal"/>
        <w:widowControl w:val="false"/>
        <w:spacing w:before="120" w:after="120"/>
        <w:ind w:firstLine="567" w:right="0"/>
        <w:jc w:val="both"/>
        <w:rPr/>
      </w:pPr>
      <w:r>
        <w:rPr>
          <w:sz w:val="28"/>
          <w:szCs w:val="28"/>
        </w:rPr>
        <w:t xml:space="preserve">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các chi phí phát sinh khác cho cơ quan hải quan và cơ quan, tổ chức, cá nhân khác có liên quan theo quy định của pháp luật về hải quan; </w:t>
      </w:r>
    </w:p>
    <w:p>
      <w:pPr>
        <w:pStyle w:val="Normal"/>
        <w:widowControl w:val="false"/>
        <w:spacing w:before="120" w:after="120"/>
        <w:ind w:firstLine="567" w:right="0"/>
        <w:jc w:val="both"/>
        <w:rPr/>
      </w:pPr>
      <w:r>
        <w:rPr>
          <w:sz w:val="28"/>
          <w:szCs w:val="28"/>
        </w:rPr>
        <w:t>c) Hoàn trả cho người yêu cầu tạm dừng làm thủ tục hải quan khoản tiền bảo đảm còn lại sau khi đã thực hiện xong nghĩa vụ bồi thường và thanh toán các chi phí quy định tại điểm b khoản này.</w:t>
      </w:r>
    </w:p>
    <w:p>
      <w:pPr>
        <w:pStyle w:val="Normal"/>
        <w:widowControl w:val="false"/>
        <w:spacing w:lineRule="exact" w:line="340" w:before="100" w:after="0"/>
        <w:ind w:firstLine="567" w:right="0"/>
        <w:jc w:val="both"/>
        <w:rPr/>
      </w:pPr>
      <w:r>
        <w:rPr>
          <w:sz w:val="28"/>
          <w:szCs w:val="28"/>
        </w:rPr>
        <w:t>4.</w:t>
      </w:r>
      <w:r>
        <w:rPr>
          <w:rStyle w:val="FootnoteCharacters"/>
          <w:rStyle w:val="FootnoteReference"/>
          <w:sz w:val="28"/>
          <w:szCs w:val="28"/>
        </w:rPr>
        <w:footnoteReference w:id="226"/>
      </w:r>
      <w:r>
        <w:rPr>
          <w:sz w:val="28"/>
          <w:szCs w:val="28"/>
        </w:rPr>
        <w:t xml:space="preserve"> Trong trường hợp cơ quan hải quan chủ động tạm dừng làm thủ tục hải quan, cơ quan hải quan phải thông báo ngay cho chủ thể quyền sở hữu trí tuệ nếu có thông tin liên hệ và cho người nhập khẩu hoặc người xuất khẩu về việc tạm dừng. </w:t>
      </w:r>
    </w:p>
    <w:p>
      <w:pPr>
        <w:pStyle w:val="Normal"/>
        <w:widowControl w:val="false"/>
        <w:spacing w:before="120" w:after="120"/>
        <w:ind w:firstLine="567" w:right="0"/>
        <w:jc w:val="both"/>
        <w:rPr/>
      </w:pPr>
      <w:r>
        <w:rPr>
          <w:sz w:val="28"/>
          <w:szCs w:val="28"/>
        </w:rPr>
        <w:t>Trong thời hạn mười ngày làm việc, kể từ ngày thông báo, nếu chủ thể quyền sở hữu trí tuệ không khởi kiện dân sự và cơ quan hải quan không quyết định thụ lý vụ việc theo thủ tục xử lý vi phạm hành chính thì cơ quan hải quan có trách nhiệm tiếp tục làm thủ tục hải quan cho lô hàng.</w:t>
      </w:r>
    </w:p>
    <w:p>
      <w:pPr>
        <w:pStyle w:val="Normal"/>
        <w:widowControl w:val="false"/>
        <w:spacing w:before="120" w:after="120"/>
        <w:ind w:firstLine="567" w:right="0"/>
        <w:jc w:val="both"/>
        <w:rPr/>
      </w:pPr>
      <w:r>
        <w:rPr>
          <w:b/>
          <w:bCs/>
          <w:sz w:val="28"/>
          <w:szCs w:val="28"/>
        </w:rPr>
        <w:t xml:space="preserve">Điều 219. </w:t>
      </w:r>
      <w:r>
        <w:rPr>
          <w:b/>
          <w:bCs/>
          <w:iCs/>
          <w:sz w:val="28"/>
          <w:szCs w:val="28"/>
        </w:rPr>
        <w:t>Kiểm tra, giám sát để phát hiện hàng hoá có dấu hiệu xâm phạm quyền sở hữu trí tuệ</w:t>
      </w:r>
    </w:p>
    <w:p>
      <w:pPr>
        <w:pStyle w:val="Normal"/>
        <w:widowControl w:val="false"/>
        <w:spacing w:before="120" w:after="120"/>
        <w:ind w:firstLine="567" w:right="0"/>
        <w:jc w:val="both"/>
        <w:rPr/>
      </w:pPr>
      <w:r>
        <w:rPr>
          <w:sz w:val="28"/>
          <w:szCs w:val="28"/>
        </w:rPr>
        <w:t>Trong trường hợp chủ thể quyền sở hữu trí tuệ có đề nghị kiểm tra, giám sát để phát hiện hàng hoá có dấu hiệu xâm phạm quyền sở hữu trí tuệ thì khi phát hiện lô hàng có dấu hiệu xâm phạm quyền sở hữu trí tuệ, cơ quan hải quan phải thông báo ngay cho người đó. Trong thời hạn ba ngày làm việc kể từ ngày được thông báo, nếu người đề nghị không yêu cầu tạm dừng làm thủ tục hải quan đối với lô hàng bị phát hiện và cơ quan hải quan không quyết định xem xét việc áp dụng biện pháp xử lý hành chính quy định tại Điều 214</w:t>
      </w:r>
      <w:r>
        <w:rPr>
          <w:rStyle w:val="FootnoteCharacters"/>
          <w:rStyle w:val="FootnoteReference"/>
          <w:sz w:val="28"/>
          <w:szCs w:val="28"/>
        </w:rPr>
        <w:footnoteReference w:id="227"/>
      </w:r>
      <w:r>
        <w:rPr>
          <w:sz w:val="28"/>
          <w:szCs w:val="28"/>
        </w:rPr>
        <w:t xml:space="preserve"> của Luật này thì cơ quan hải quan có trách nhiệm tiếp tục làm thủ tục hải quan cho lô hàng. </w:t>
      </w:r>
    </w:p>
    <w:p>
      <w:pPr>
        <w:pStyle w:val="Normal"/>
        <w:widowControl w:val="false"/>
        <w:spacing w:before="80" w:after="0"/>
        <w:jc w:val="center"/>
        <w:rPr>
          <w:b/>
          <w:bCs/>
          <w:sz w:val="28"/>
          <w:szCs w:val="26"/>
        </w:rPr>
      </w:pPr>
      <w:r>
        <w:rPr>
          <w:b/>
          <w:bCs/>
          <w:sz w:val="28"/>
          <w:szCs w:val="26"/>
        </w:rPr>
      </w:r>
    </w:p>
    <w:p>
      <w:pPr>
        <w:pStyle w:val="Normal"/>
        <w:widowControl w:val="false"/>
        <w:spacing w:before="80" w:after="0"/>
        <w:jc w:val="center"/>
        <w:rPr>
          <w:bCs/>
          <w:sz w:val="28"/>
          <w:szCs w:val="26"/>
        </w:rPr>
      </w:pPr>
      <w:r>
        <w:rPr>
          <w:b/>
          <w:bCs/>
          <w:sz w:val="28"/>
          <w:szCs w:val="26"/>
        </w:rPr>
        <w:t xml:space="preserve">Phần </w:t>
      </w:r>
      <w:ins w:id="16" w:author="Admin" w:date="2023-01-19T22:36:00Z">
        <w:r>
          <w:rPr>
            <w:b/>
            <w:bCs/>
            <w:sz w:val="28"/>
            <w:szCs w:val="26"/>
          </w:rPr>
          <w:t>thứ sáu</w:t>
        </w:r>
      </w:ins>
      <w:del w:id="17" w:author="Admin" w:date="2023-01-19T22:36:00Z">
        <w:r>
          <w:rPr>
            <w:b/>
            <w:bCs/>
            <w:sz w:val="28"/>
            <w:szCs w:val="26"/>
          </w:rPr>
          <w:delText>VI</w:delText>
        </w:r>
      </w:del>
    </w:p>
    <w:p>
      <w:pPr>
        <w:pStyle w:val="Normal"/>
        <w:widowControl w:val="false"/>
        <w:spacing w:before="80" w:after="0"/>
        <w:jc w:val="center"/>
        <w:rPr>
          <w:bCs/>
        </w:rPr>
      </w:pPr>
      <w:r>
        <w:rPr>
          <w:b/>
          <w:bCs/>
          <w:sz w:val="28"/>
          <w:szCs w:val="28"/>
        </w:rPr>
        <w:t>ĐIỀU KHOẢN THI HÀNH</w:t>
      </w:r>
      <w:r>
        <w:rPr>
          <w:rStyle w:val="FootnoteCharacters"/>
          <w:rStyle w:val="FootnoteReference"/>
          <w:bCs/>
        </w:rPr>
        <w:footnoteReference w:id="228"/>
      </w:r>
    </w:p>
    <w:p>
      <w:pPr>
        <w:pStyle w:val="Normal"/>
        <w:widowControl w:val="false"/>
        <w:spacing w:before="80" w:after="0"/>
        <w:ind w:firstLine="544" w:right="0"/>
        <w:jc w:val="both"/>
        <w:rPr>
          <w:b/>
          <w:bCs/>
          <w:sz w:val="28"/>
          <w:szCs w:val="28"/>
        </w:rPr>
      </w:pPr>
      <w:r>
        <w:rPr>
          <w:b/>
          <w:bCs/>
          <w:sz w:val="28"/>
          <w:szCs w:val="28"/>
        </w:rPr>
        <w:t>Điều 220. Điều khoản chuyển tiếp</w:t>
      </w:r>
      <w:r>
        <w:rPr>
          <w:rStyle w:val="FootnoteCharacters"/>
          <w:rStyle w:val="FootnoteReference"/>
          <w:bCs/>
        </w:rPr>
        <w:footnoteReference w:id="229"/>
      </w:r>
    </w:p>
    <w:p>
      <w:pPr>
        <w:pStyle w:val="Normal"/>
        <w:widowControl w:val="false"/>
        <w:spacing w:before="80" w:after="0"/>
        <w:ind w:firstLine="545" w:right="0"/>
        <w:jc w:val="both"/>
        <w:rPr/>
      </w:pPr>
      <w:r>
        <w:rPr>
          <w:spacing w:val="-4"/>
          <w:sz w:val="28"/>
          <w:szCs w:val="28"/>
        </w:rPr>
        <w:t>1. Quyền tác giả, quyền liên quan được bảo hộ theo quy định của các văn bản pháp luật có hiệu lực trước ngày Luật này có hiệu lực, nếu còn thời hạn bảo hộ vào ngày Luật này có hiệu lực thì được tiếp tục bảo hộ theo quy định của Luật này.</w:t>
      </w:r>
    </w:p>
    <w:p>
      <w:pPr>
        <w:pStyle w:val="Normal"/>
        <w:widowControl w:val="false"/>
        <w:spacing w:before="80" w:after="0"/>
        <w:ind w:firstLine="545" w:right="0"/>
        <w:jc w:val="both"/>
        <w:rPr/>
      </w:pPr>
      <w:r>
        <w:rPr>
          <w:sz w:val="28"/>
          <w:szCs w:val="28"/>
        </w:rPr>
        <w:t>2. Đơn đăng ký quyền tác giả, quyền liên quan, sáng chế, giải pháp hữu ích, kiểu dáng công nghiệp, nhãn hiệu hàng hoá, tên gọi xuất xứ hàng hoá, thiết kế bố trí, giống cây trồng đã được nộp cho cơ quan có thẩm quyền trước ngày Luật này có hiệu lực được tiếp tục xử lý theo quy định của các văn bản pháp luật có hiệu lực tại thời điểm nộp đơn.</w:t>
      </w:r>
    </w:p>
    <w:p>
      <w:pPr>
        <w:pStyle w:val="BodyTextIndent"/>
        <w:widowControl w:val="false"/>
        <w:spacing w:before="80" w:after="0"/>
        <w:ind w:firstLine="545" w:left="0" w:right="0"/>
        <w:jc w:val="both"/>
        <w:rPr/>
      </w:pPr>
      <w:r>
        <w:rPr/>
        <w:t xml:space="preserve">3. Mọi quyền và nghĩa vụ theo văn bằng bảo hộ được cấp theo quy định của pháp luật có hiệu lực trước ngày Luật này có hiệu lực và các thủ tục duy trì, gia hạn, sửa đổi, chấm dứt, hủy bỏ hiệu lực, chuyển giao quyền sử dụng, chuyển nhượng quyền sở hữu, giải quyết tranh chấp liên quan đến văn bằng bảo hộ đó được áp dụng theo quy định của Luật này, trừ căn cứ huỷ bỏ hiệu lực văn bằng bảo hộ thì áp dụng quy định pháp luật có hiệu lực đối với việc xét cấp văn bằng bảo hộ đó. </w:t>
      </w:r>
      <w:r>
        <w:rPr>
          <w:bCs/>
          <w:iCs/>
        </w:rPr>
        <w:t>Quy định này cũng được áp dụng đối với Quyết định đăng bạ tên gọi xuất xứ hàng hóa ban hành theo quy định pháp luật có hiệu lực trước ngày Luật này có hiệu lực; cơ quan quản lý nhà nước về quyền sở hữu công nghiệp thực hiện thủ tục cấp Giấy chứng nhận đăng ký chỉ dẫn địa lý đối với các tên gọi xuất xứ hàng hóa.</w:t>
      </w:r>
    </w:p>
    <w:p>
      <w:pPr>
        <w:pStyle w:val="Normal"/>
        <w:widowControl w:val="false"/>
        <w:spacing w:before="80" w:after="0"/>
        <w:ind w:firstLine="545" w:right="0"/>
        <w:jc w:val="both"/>
        <w:rPr/>
      </w:pPr>
      <w:r>
        <w:rPr>
          <w:sz w:val="28"/>
          <w:szCs w:val="28"/>
        </w:rPr>
        <w:t>4. Bí mật kinh doanh và tên thương mại đã tồn tại và được bảo hộ theo Nghị định số 54/2000/NĐ-CP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pPr>
        <w:pStyle w:val="Normal"/>
        <w:widowControl w:val="false"/>
        <w:spacing w:before="80" w:after="0"/>
        <w:ind w:firstLine="560" w:right="0"/>
        <w:jc w:val="both"/>
        <w:rPr/>
      </w:pPr>
      <w:r>
        <w:rPr>
          <w:sz w:val="28"/>
          <w:szCs w:val="28"/>
        </w:rPr>
        <w:t>5. Kể từ ngày Luật này có hiệu lực, chỉ dẫn địa lý, kể cả chỉ dẫn địa lý được bảo hộ theo Nghị định quy định tại khoản 4 Điều này chỉ được bảo hộ sau khi đã được đăng ký theo quy định của Luật này.</w:t>
      </w:r>
    </w:p>
    <w:p>
      <w:pPr>
        <w:pStyle w:val="Normal"/>
        <w:widowControl w:val="false"/>
        <w:spacing w:before="80" w:after="0"/>
        <w:ind w:firstLine="560" w:right="0"/>
        <w:jc w:val="both"/>
        <w:rPr/>
      </w:pPr>
      <w:r>
        <w:rPr>
          <w:b/>
          <w:bCs/>
          <w:sz w:val="28"/>
          <w:szCs w:val="28"/>
        </w:rPr>
        <w:t xml:space="preserve">Điều 221. </w:t>
      </w:r>
      <w:r>
        <w:rPr>
          <w:b/>
          <w:bCs/>
          <w:iCs/>
          <w:sz w:val="28"/>
          <w:szCs w:val="28"/>
        </w:rPr>
        <w:t>Hiệu lực thi hành</w:t>
      </w:r>
    </w:p>
    <w:p>
      <w:pPr>
        <w:pStyle w:val="Normal"/>
        <w:widowControl w:val="false"/>
        <w:spacing w:before="80" w:after="0"/>
        <w:ind w:firstLine="560" w:right="0"/>
        <w:jc w:val="both"/>
        <w:rPr>
          <w:sz w:val="28"/>
          <w:szCs w:val="28"/>
        </w:rPr>
      </w:pPr>
      <w:r>
        <w:rPr>
          <w:sz w:val="28"/>
          <w:szCs w:val="28"/>
        </w:rPr>
        <w:t>Luật này có hiệu lực thi hành từ ngày 01 tháng 7 năm 2006.</w:t>
      </w:r>
    </w:p>
    <w:p>
      <w:pPr>
        <w:pStyle w:val="Normal"/>
        <w:widowControl w:val="false"/>
        <w:spacing w:before="80" w:after="0"/>
        <w:ind w:firstLine="560" w:right="0"/>
        <w:rPr/>
      </w:pPr>
      <w:r>
        <w:rPr>
          <w:b/>
          <w:bCs/>
          <w:sz w:val="28"/>
          <w:szCs w:val="28"/>
        </w:rPr>
        <w:t xml:space="preserve">Điều 222. </w:t>
      </w:r>
      <w:r>
        <w:rPr>
          <w:b/>
          <w:bCs/>
          <w:iCs/>
          <w:sz w:val="28"/>
          <w:szCs w:val="28"/>
        </w:rPr>
        <w:t>Hướng dẫn thi hành</w:t>
      </w:r>
    </w:p>
    <w:p>
      <w:pPr>
        <w:pStyle w:val="Normal"/>
        <w:widowControl w:val="false"/>
        <w:pBdr>
          <w:bottom w:val="single" w:sz="6" w:space="1" w:color="000000"/>
        </w:pBdr>
        <w:spacing w:before="80" w:after="0"/>
        <w:ind w:firstLine="560" w:right="0"/>
        <w:jc w:val="both"/>
        <w:rPr/>
      </w:pPr>
      <w:r>
        <w:rPr/>
        <w:t>Chính phủ, Toà án nhân dân tối cao quy định chi tiết và hướng dẫn thi hành Luật này.</w:t>
      </w:r>
    </w:p>
    <w:tbl>
      <w:tblPr>
        <w:tblW w:w="9215" w:type="dxa"/>
        <w:jc w:val="left"/>
        <w:tblInd w:w="0" w:type="dxa"/>
        <w:tblLayout w:type="fixed"/>
        <w:tblCellMar>
          <w:top w:w="0" w:type="dxa"/>
          <w:left w:w="108" w:type="dxa"/>
          <w:bottom w:w="0" w:type="dxa"/>
          <w:right w:w="108" w:type="dxa"/>
        </w:tblCellMar>
      </w:tblPr>
      <w:tblGrid>
        <w:gridCol w:w="4448"/>
        <w:gridCol w:w="4767"/>
      </w:tblGrid>
      <w:tr>
        <w:trPr/>
        <w:tc>
          <w:tcPr>
            <w:tcW w:w="4448" w:type="dxa"/>
            <w:tcBorders/>
          </w:tcPr>
          <w:p>
            <w:pPr>
              <w:pStyle w:val="Normal"/>
              <w:spacing w:before="240" w:after="0"/>
              <w:ind w:right="125"/>
              <w:jc w:val="center"/>
              <w:rPr>
                <w:b/>
                <w:bCs/>
              </w:rPr>
            </w:pPr>
            <w:r>
              <w:rPr>
                <w:b/>
                <w:bCs/>
                <w:sz w:val="26"/>
                <w:szCs w:val="26"/>
              </w:rPr>
              <w:t>VĂN PHÒNG QUỐC HỘI</w:t>
            </w:r>
          </w:p>
          <w:p>
            <w:pPr>
              <w:pStyle w:val="Normal"/>
              <w:tabs>
                <w:tab w:val="clear" w:pos="720"/>
                <w:tab w:val="left" w:pos="3080" w:leader="none"/>
              </w:tabs>
              <w:ind w:firstLine="560" w:right="125"/>
              <w:jc w:val="center"/>
              <w:rPr>
                <w:b/>
                <w:bCs/>
              </w:rPr>
            </w:pPr>
            <w:r>
              <w:rPr>
                <w:b/>
                <w:bCs/>
              </w:rPr>
              <mc:AlternateContent>
                <mc:Choice Requires="wps">
                  <w:drawing>
                    <wp:anchor behindDoc="0" distT="0" distB="0" distL="114935" distR="114935" simplePos="0" locked="0" layoutInCell="1" allowOverlap="1" relativeHeight="2">
                      <wp:simplePos x="0" y="0"/>
                      <wp:positionH relativeFrom="column">
                        <wp:posOffset>731520</wp:posOffset>
                      </wp:positionH>
                      <wp:positionV relativeFrom="paragraph">
                        <wp:posOffset>60325</wp:posOffset>
                      </wp:positionV>
                      <wp:extent cx="1066800" cy="0"/>
                      <wp:effectExtent l="0" t="5080" r="0" b="5080"/>
                      <wp:wrapNone/>
                      <wp:docPr id="1" name=""/>
                      <a:graphic xmlns:a="http://schemas.openxmlformats.org/drawingml/2006/main">
                        <a:graphicData uri="http://schemas.microsoft.com/office/word/2010/wordprocessingShape">
                          <wps:wsp>
                            <wps:cNvSpPr/>
                            <wps:spPr>
                              <a:xfrm>
                                <a:off x="0" y="0"/>
                                <a:ext cx="1066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4.75pt" to="141.55pt,4.75pt" stroked="t" o:allowincell="t" style="position:absolute">
                      <v:stroke color="black" weight="9360" joinstyle="miter" endcap="flat"/>
                      <v:fill o:detectmouseclick="t" on="false"/>
                      <w10:wrap type="none"/>
                    </v:line>
                  </w:pict>
                </mc:Fallback>
              </mc:AlternateContent>
            </w:r>
          </w:p>
          <w:p>
            <w:pPr>
              <w:pStyle w:val="Normal"/>
              <w:tabs>
                <w:tab w:val="clear" w:pos="720"/>
                <w:tab w:val="left" w:pos="3080" w:leader="none"/>
              </w:tabs>
              <w:ind w:firstLine="560" w:right="125"/>
              <w:jc w:val="center"/>
              <w:rPr>
                <w:b/>
                <w:bCs/>
                <w:sz w:val="6"/>
              </w:rPr>
            </w:pPr>
            <w:r>
              <w:rPr>
                <w:b/>
                <w:bCs/>
                <w:sz w:val="6"/>
              </w:rPr>
            </w:r>
          </w:p>
          <w:p>
            <w:pPr>
              <w:pStyle w:val="Normal"/>
              <w:ind w:right="125"/>
              <w:jc w:val="center"/>
              <w:rPr/>
            </w:pPr>
            <w:r>
              <w:rPr>
                <w:bCs/>
                <w:sz w:val="26"/>
                <w:szCs w:val="26"/>
              </w:rPr>
              <w:t>Số: 11/VBHN-VPQH</w:t>
            </w:r>
          </w:p>
          <w:p>
            <w:pPr>
              <w:pStyle w:val="Normal"/>
              <w:ind w:firstLine="560" w:right="0"/>
              <w:rPr>
                <w:bCs/>
                <w:i/>
                <w:i/>
                <w:sz w:val="26"/>
                <w:szCs w:val="26"/>
              </w:rPr>
            </w:pPr>
            <w:r>
              <w:rPr>
                <w:bCs/>
                <w:i/>
                <w:sz w:val="26"/>
                <w:szCs w:val="26"/>
              </w:rPr>
            </w:r>
          </w:p>
          <w:p>
            <w:pPr>
              <w:pStyle w:val="Normal"/>
              <w:tabs>
                <w:tab w:val="clear" w:pos="720"/>
                <w:tab w:val="left" w:pos="2800" w:leader="none"/>
              </w:tabs>
              <w:ind w:right="1432"/>
              <w:rPr>
                <w:b/>
                <w:bCs/>
                <w:i/>
                <w:i/>
              </w:rPr>
            </w:pPr>
            <w:r>
              <w:rPr>
                <w:b/>
                <w:bCs/>
                <w:i/>
              </w:rPr>
              <w:t>Nơi nhận:</w:t>
            </w:r>
          </w:p>
          <w:p>
            <w:pPr>
              <w:pStyle w:val="Normal"/>
              <w:ind w:right="971"/>
              <w:jc w:val="both"/>
              <w:rPr>
                <w:bCs/>
                <w:sz w:val="22"/>
                <w:szCs w:val="22"/>
              </w:rPr>
            </w:pPr>
            <w:r>
              <w:rPr>
                <w:bCs/>
                <w:sz w:val="22"/>
                <w:szCs w:val="22"/>
              </w:rPr>
              <w:t xml:space="preserve">- Văn phòng Chính phủ (để đăng Công báo); </w:t>
            </w:r>
          </w:p>
          <w:p>
            <w:pPr>
              <w:pStyle w:val="Normal"/>
              <w:ind w:right="1152"/>
              <w:jc w:val="both"/>
              <w:rPr/>
            </w:pPr>
            <w:r>
              <w:rPr>
                <w:bCs/>
                <w:sz w:val="22"/>
                <w:szCs w:val="22"/>
              </w:rPr>
              <w:t>- Truyền hình Quốc hội Việt Nam, VPQH (để đăng trên trang thông tin điện tử của Quốc hội);</w:t>
            </w:r>
          </w:p>
          <w:p>
            <w:pPr>
              <w:pStyle w:val="Normal"/>
              <w:ind w:right="1152"/>
              <w:jc w:val="both"/>
              <w:rPr>
                <w:bCs/>
                <w:sz w:val="22"/>
                <w:szCs w:val="22"/>
              </w:rPr>
            </w:pPr>
            <w:r>
              <w:rPr>
                <w:bCs/>
                <w:sz w:val="22"/>
                <w:szCs w:val="22"/>
              </w:rPr>
              <w:t>- Trung tâm Tin học;</w:t>
            </w:r>
          </w:p>
          <w:p>
            <w:pPr>
              <w:pStyle w:val="Normal"/>
              <w:ind w:right="1152"/>
              <w:jc w:val="both"/>
              <w:rPr>
                <w:b/>
                <w:bCs/>
              </w:rPr>
            </w:pPr>
            <w:r>
              <w:rPr>
                <w:bCs/>
                <w:sz w:val="22"/>
                <w:szCs w:val="22"/>
              </w:rPr>
              <w:t>- Lưu: HC, TH.</w:t>
            </w:r>
          </w:p>
          <w:p>
            <w:pPr>
              <w:pStyle w:val="Normal"/>
              <w:rPr>
                <w:sz w:val="22"/>
                <w:szCs w:val="22"/>
              </w:rPr>
            </w:pPr>
            <w:r>
              <w:rPr>
                <w:bCs/>
                <w:sz w:val="22"/>
                <w:szCs w:val="22"/>
              </w:rPr>
              <w:t>e-PAS: 54963.</w:t>
            </w:r>
          </w:p>
        </w:tc>
        <w:tc>
          <w:tcPr>
            <w:tcW w:w="4767" w:type="dxa"/>
            <w:tcBorders/>
          </w:tcPr>
          <w:p>
            <w:pPr>
              <w:pStyle w:val="Normal"/>
              <w:tabs>
                <w:tab w:val="clear" w:pos="720"/>
                <w:tab w:val="left" w:pos="6150" w:leader="none"/>
              </w:tabs>
              <w:overflowPunct w:val="false"/>
              <w:snapToGrid w:val="false"/>
              <w:ind w:right="179"/>
              <w:jc w:val="center"/>
              <w:textAlignment w:val="baseline"/>
              <w:rPr>
                <w:b/>
                <w:bCs/>
                <w:sz w:val="26"/>
                <w:szCs w:val="26"/>
              </w:rPr>
            </w:pPr>
            <w:r>
              <w:rPr>
                <w:b/>
                <w:bCs/>
                <w:sz w:val="26"/>
                <w:szCs w:val="26"/>
              </w:rPr>
            </w:r>
          </w:p>
          <w:p>
            <w:pPr>
              <w:pStyle w:val="Normal"/>
              <w:tabs>
                <w:tab w:val="clear" w:pos="720"/>
                <w:tab w:val="left" w:pos="6150" w:leader="none"/>
              </w:tabs>
              <w:overflowPunct w:val="false"/>
              <w:jc w:val="center"/>
              <w:textAlignment w:val="baseline"/>
              <w:rPr>
                <w:b/>
                <w:bCs/>
                <w:sz w:val="28"/>
                <w:szCs w:val="28"/>
              </w:rPr>
            </w:pPr>
            <w:r>
              <w:rPr>
                <w:b/>
                <w:bCs/>
                <w:sz w:val="28"/>
                <w:szCs w:val="28"/>
              </w:rPr>
              <w:t>XÁC THỰC VĂN BẢN HỢP NHẤT</w:t>
            </w:r>
          </w:p>
          <w:p>
            <w:pPr>
              <w:pStyle w:val="Normal"/>
              <w:tabs>
                <w:tab w:val="clear" w:pos="720"/>
                <w:tab w:val="left" w:pos="6150" w:leader="none"/>
              </w:tabs>
              <w:overflowPunct w:val="false"/>
              <w:ind w:firstLine="560" w:left="-108" w:right="179"/>
              <w:jc w:val="center"/>
              <w:textAlignment w:val="baseline"/>
              <w:rPr>
                <w:b/>
                <w:bCs/>
                <w:sz w:val="28"/>
                <w:szCs w:val="28"/>
              </w:rPr>
            </w:pPr>
            <w:r>
              <w:rPr>
                <w:b/>
                <w:bCs/>
                <w:sz w:val="28"/>
                <w:szCs w:val="28"/>
              </w:rPr>
            </w:r>
          </w:p>
          <w:p>
            <w:pPr>
              <w:pStyle w:val="Normal"/>
              <w:tabs>
                <w:tab w:val="clear" w:pos="720"/>
                <w:tab w:val="left" w:pos="6150" w:leader="none"/>
              </w:tabs>
              <w:overflowPunct w:val="false"/>
              <w:ind w:firstLine="560" w:left="-108" w:right="179"/>
              <w:jc w:val="center"/>
              <w:textAlignment w:val="baseline"/>
              <w:rPr>
                <w:b/>
                <w:bCs/>
                <w:sz w:val="14"/>
              </w:rPr>
            </w:pPr>
            <w:r>
              <w:rPr>
                <w:b/>
                <w:bCs/>
                <w:sz w:val="14"/>
              </w:rPr>
            </w:r>
          </w:p>
          <w:p>
            <w:pPr>
              <w:pStyle w:val="Normal"/>
              <w:tabs>
                <w:tab w:val="clear" w:pos="720"/>
                <w:tab w:val="left" w:pos="6150" w:leader="none"/>
              </w:tabs>
              <w:overflowPunct w:val="false"/>
              <w:ind w:firstLine="140" w:left="-108" w:right="179"/>
              <w:jc w:val="center"/>
              <w:textAlignment w:val="baseline"/>
              <w:rPr>
                <w:bCs/>
                <w:i/>
                <w:i/>
                <w:sz w:val="28"/>
                <w:szCs w:val="28"/>
              </w:rPr>
            </w:pPr>
            <w:r>
              <w:rPr>
                <w:bCs/>
                <w:i/>
                <w:sz w:val="28"/>
                <w:szCs w:val="28"/>
              </w:rPr>
              <w:t>Hà Nội, ngày 08 tháng 7 năm 2022</w:t>
            </w:r>
          </w:p>
          <w:p>
            <w:pPr>
              <w:pStyle w:val="Normal"/>
              <w:tabs>
                <w:tab w:val="clear" w:pos="720"/>
                <w:tab w:val="left" w:pos="6150" w:leader="none"/>
              </w:tabs>
              <w:overflowPunct w:val="false"/>
              <w:spacing w:before="120" w:after="0"/>
              <w:ind w:firstLine="561" w:left="-108" w:right="181"/>
              <w:jc w:val="center"/>
              <w:textAlignment w:val="baseline"/>
              <w:rPr>
                <w:b/>
                <w:bCs/>
                <w:sz w:val="26"/>
                <w:szCs w:val="26"/>
              </w:rPr>
            </w:pPr>
            <w:r>
              <w:rPr>
                <w:b/>
                <w:bCs/>
                <w:sz w:val="26"/>
                <w:szCs w:val="26"/>
              </w:rPr>
              <w:t>CHỦ NHIỆM</w:t>
            </w:r>
          </w:p>
          <w:p>
            <w:pPr>
              <w:pStyle w:val="Normal"/>
              <w:tabs>
                <w:tab w:val="clear" w:pos="720"/>
                <w:tab w:val="left" w:pos="6150" w:leader="none"/>
              </w:tabs>
              <w:overflowPunct w:val="false"/>
              <w:ind w:firstLine="560" w:left="-108" w:right="179"/>
              <w:jc w:val="center"/>
              <w:textAlignment w:val="baseline"/>
              <w:rPr>
                <w:b/>
                <w:bCs/>
                <w:sz w:val="26"/>
                <w:szCs w:val="26"/>
              </w:rPr>
            </w:pPr>
            <w:r>
              <w:rPr>
                <w:b/>
                <w:bCs/>
                <w:sz w:val="26"/>
                <w:szCs w:val="26"/>
              </w:rPr>
            </w:r>
          </w:p>
          <w:p>
            <w:pPr>
              <w:pStyle w:val="Normal"/>
              <w:tabs>
                <w:tab w:val="clear" w:pos="720"/>
                <w:tab w:val="left" w:pos="6150" w:leader="none"/>
              </w:tabs>
              <w:overflowPunct w:val="false"/>
              <w:ind w:firstLine="560" w:left="-108" w:right="179"/>
              <w:jc w:val="center"/>
              <w:textAlignment w:val="baseline"/>
              <w:rPr>
                <w:b/>
                <w:bCs/>
              </w:rPr>
            </w:pPr>
            <w:r>
              <w:rPr>
                <w:b/>
                <w:bCs/>
              </w:rPr>
              <w:t xml:space="preserve"> </w:t>
            </w:r>
          </w:p>
          <w:p>
            <w:pPr>
              <w:pStyle w:val="Normal"/>
              <w:tabs>
                <w:tab w:val="clear" w:pos="720"/>
                <w:tab w:val="left" w:pos="6150" w:leader="none"/>
              </w:tabs>
              <w:overflowPunct w:val="false"/>
              <w:ind w:firstLine="560" w:left="-108" w:right="179"/>
              <w:jc w:val="center"/>
              <w:textAlignment w:val="baseline"/>
              <w:rPr>
                <w:b/>
                <w:bCs/>
              </w:rPr>
            </w:pPr>
            <w:r>
              <w:rPr>
                <w:b/>
                <w:bCs/>
              </w:rPr>
            </w:r>
          </w:p>
          <w:p>
            <w:pPr>
              <w:pStyle w:val="Normal"/>
              <w:tabs>
                <w:tab w:val="clear" w:pos="720"/>
                <w:tab w:val="left" w:pos="6150" w:leader="none"/>
              </w:tabs>
              <w:overflowPunct w:val="false"/>
              <w:ind w:firstLine="560" w:left="-108" w:right="179"/>
              <w:jc w:val="center"/>
              <w:textAlignment w:val="baseline"/>
              <w:rPr>
                <w:b/>
                <w:bCs/>
              </w:rPr>
            </w:pPr>
            <w:r>
              <w:rPr>
                <w:b/>
                <w:bCs/>
              </w:rPr>
            </w:r>
          </w:p>
          <w:p>
            <w:pPr>
              <w:pStyle w:val="Normal"/>
              <w:tabs>
                <w:tab w:val="clear" w:pos="720"/>
                <w:tab w:val="left" w:pos="6150" w:leader="none"/>
              </w:tabs>
              <w:overflowPunct w:val="false"/>
              <w:ind w:firstLine="560" w:left="-108" w:right="179"/>
              <w:jc w:val="center"/>
              <w:textAlignment w:val="baseline"/>
              <w:rPr>
                <w:b/>
                <w:bCs/>
              </w:rPr>
            </w:pPr>
            <w:r>
              <w:rPr>
                <w:b/>
                <w:bCs/>
              </w:rPr>
            </w:r>
          </w:p>
          <w:p>
            <w:pPr>
              <w:pStyle w:val="Normal"/>
              <w:tabs>
                <w:tab w:val="clear" w:pos="720"/>
                <w:tab w:val="left" w:pos="6150" w:leader="none"/>
              </w:tabs>
              <w:overflowPunct w:val="false"/>
              <w:ind w:firstLine="560" w:left="-108" w:right="179"/>
              <w:jc w:val="center"/>
              <w:textAlignment w:val="baseline"/>
              <w:rPr>
                <w:b/>
                <w:bCs/>
              </w:rPr>
            </w:pPr>
            <w:r>
              <w:rPr>
                <w:b/>
                <w:bCs/>
              </w:rPr>
            </w:r>
          </w:p>
          <w:p>
            <w:pPr>
              <w:pStyle w:val="Normal"/>
              <w:tabs>
                <w:tab w:val="clear" w:pos="720"/>
                <w:tab w:val="left" w:pos="6150" w:leader="none"/>
              </w:tabs>
              <w:overflowPunct w:val="false"/>
              <w:ind w:firstLine="560" w:left="-108" w:right="0"/>
              <w:jc w:val="center"/>
              <w:textAlignment w:val="baseline"/>
              <w:rPr>
                <w:b/>
                <w:bCs/>
                <w:sz w:val="28"/>
                <w:szCs w:val="28"/>
              </w:rPr>
            </w:pPr>
            <w:r>
              <w:rPr>
                <w:b/>
                <w:bCs/>
                <w:sz w:val="28"/>
                <w:szCs w:val="28"/>
              </w:rPr>
              <w:t>Bùi Văn Cường</w:t>
            </w:r>
          </w:p>
        </w:tc>
      </w:tr>
    </w:tbl>
    <w:p>
      <w:pPr>
        <w:pStyle w:val="Normal"/>
        <w:ind w:firstLine="560" w:right="0"/>
        <w:rPr/>
      </w:pPr>
      <w:r>
        <w:rPr/>
      </w:r>
    </w:p>
    <w:sectPr>
      <w:headerReference w:type="default" r:id="rId2"/>
      <w:headerReference w:type="first" r:id="rId3"/>
      <w:footnotePr>
        <w:numFmt w:val="decimal"/>
      </w:footnotePr>
      <w:type w:val="nextPage"/>
      <w:pgSz w:w="11906" w:h="16838"/>
      <w:pgMar w:left="1701" w:right="1134" w:gutter="0" w:header="510" w:top="1134"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Tahoma">
    <w:charset w:val="00"/>
    <w:family w:val="swiss"/>
    <w:pitch w:val="variable"/>
  </w:font>
  <w:font w:name="Times New Roman Bold">
    <w:altName w:val="Times New Roman"/>
    <w:charset w:val="00"/>
    <w:family w:val="roman"/>
    <w:pitch w:val="default"/>
  </w:font>
  <w:font w:name="Times New Roman Italic">
    <w:charset w:val="00"/>
    <w:family w:val="roman"/>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ind w:firstLine="567" w:right="0"/>
        <w:jc w:val="both"/>
        <w:rPr/>
      </w:pPr>
      <w:r>
        <w:rPr>
          <w:rStyle w:val="FootnoteCharacters"/>
        </w:rPr>
        <w:footnoteRef/>
      </w:r>
      <w:r>
        <w:rPr>
          <w:sz w:val="24"/>
          <w:szCs w:val="24"/>
        </w:rPr>
        <w:t xml:space="preserve"> </w:t>
      </w:r>
      <w:r>
        <w:rPr>
          <w:sz w:val="24"/>
          <w:szCs w:val="24"/>
        </w:rPr>
        <w:t>Luật số 36/2009/QH12 sửa đổi, bổ sung một số điều của Luật Sở hữu trí tuệ có căn cứ ban hành như sau:</w:t>
      </w:r>
    </w:p>
    <w:p>
      <w:pPr>
        <w:pStyle w:val="Normal"/>
        <w:ind w:firstLine="567" w:right="0"/>
        <w:jc w:val="both"/>
        <w:rPr/>
      </w:pPr>
      <w:r>
        <w:rPr/>
        <w:t>“</w:t>
      </w:r>
      <w:r>
        <w:rPr>
          <w:i/>
          <w:lang w:val="nl-NL"/>
        </w:rPr>
        <w:t>Căn cứ Hiến pháp nước Cộng hòa xã hội chủ nghĩa Việt Nam năm 1992 đã được sửa đổi, bổ sung một số điều</w:t>
      </w:r>
      <w:r>
        <w:rPr>
          <w:b/>
          <w:i/>
          <w:lang w:val="nl-NL"/>
        </w:rPr>
        <w:t xml:space="preserve"> </w:t>
      </w:r>
      <w:r>
        <w:rPr>
          <w:i/>
          <w:lang w:val="nl-NL"/>
        </w:rPr>
        <w:t xml:space="preserve">theo Nghị quyết số 51/2001/QH10; </w:t>
      </w:r>
    </w:p>
    <w:p>
      <w:pPr>
        <w:pStyle w:val="Normal"/>
        <w:ind w:firstLine="567" w:right="0"/>
        <w:jc w:val="both"/>
        <w:rPr/>
      </w:pPr>
      <w:r>
        <w:rPr>
          <w:i/>
          <w:lang w:val="nl-NL"/>
        </w:rPr>
        <w:t>Quốc hội ban hành Luật sửa đổi, bổ sung một số điều của Luật Sở hữu trí tuệ số 50/2005/QH11.</w:t>
      </w:r>
      <w:r>
        <w:rPr/>
        <w:t>”.</w:t>
      </w:r>
    </w:p>
    <w:p>
      <w:pPr>
        <w:pStyle w:val="Normal"/>
        <w:ind w:firstLine="567" w:right="0"/>
        <w:jc w:val="both"/>
        <w:rPr/>
      </w:pPr>
      <w:r>
        <w:rPr/>
        <w:t>Luật số 42/2019/QH14 sửa đổi, bổ sung một số điều của Luật Kinh doanh bảo hiểm, Luật Sở hữu trí tuệ có căn cứ ban hành như sau:</w:t>
      </w:r>
    </w:p>
    <w:p>
      <w:pPr>
        <w:pStyle w:val="Normal"/>
        <w:widowControl w:val="false"/>
        <w:ind w:firstLine="567" w:right="0"/>
        <w:jc w:val="both"/>
        <w:rPr/>
      </w:pPr>
      <w:r>
        <w:rPr/>
        <w:t>“</w:t>
      </w:r>
      <w:r>
        <w:rPr>
          <w:i/>
          <w:iCs/>
        </w:rPr>
        <w:t>Căn cứ Hiến pháp nước Cộng hòa xã hội chủ nghĩa Việt Nam;</w:t>
      </w:r>
    </w:p>
    <w:p>
      <w:pPr>
        <w:pStyle w:val="Normal"/>
        <w:ind w:firstLine="567" w:right="0"/>
        <w:jc w:val="both"/>
        <w:rPr>
          <w:iCs/>
        </w:rPr>
      </w:pPr>
      <w:r>
        <w:rPr>
          <w:i/>
          <w:iCs/>
        </w:rPr>
        <w:t>Quốc hội ban hành Luật sửa đổi, bổ sung một số điều của Luật Kinh doanh bảo hiểm số 24/2000/QH10 đã được sửa đổi, bổ sung một số điều theo Luật số 61/2010/QH12 và Luật Sở hữu trí tuệ số 50/2005/QH11 đã được sửa đổi, bổ sung một số điều theo Luật số 36/2009/QH12.</w:t>
      </w:r>
      <w:r>
        <w:rPr>
          <w:iCs/>
        </w:rPr>
        <w:t>”.</w:t>
      </w:r>
    </w:p>
    <w:p>
      <w:pPr>
        <w:pStyle w:val="Normal"/>
        <w:ind w:firstLine="567" w:right="0"/>
        <w:jc w:val="both"/>
        <w:rPr/>
      </w:pPr>
      <w:r>
        <w:rPr/>
        <w:t>Luật số 07/2022/QH15 sửa đổi, bổ sung một số điều của Luật Sở hữu trí tuệ có căn cứ ban hành như sau:</w:t>
      </w:r>
    </w:p>
    <w:p>
      <w:pPr>
        <w:pStyle w:val="Normal"/>
        <w:keepNext w:val="true"/>
        <w:widowControl w:val="false"/>
        <w:ind w:firstLine="567" w:right="0"/>
        <w:jc w:val="both"/>
        <w:rPr/>
      </w:pPr>
      <w:r>
        <w:rPr/>
        <w:t>“</w:t>
      </w:r>
      <w:r>
        <w:rPr>
          <w:i/>
          <w:iCs/>
        </w:rPr>
        <w:t>Căn cứ Hiến pháp nước Cộng hòa xã hội chủ nghĩa Việt Nam;</w:t>
      </w:r>
    </w:p>
    <w:p>
      <w:pPr>
        <w:pStyle w:val="Normal"/>
        <w:widowControl w:val="false"/>
        <w:ind w:firstLine="567" w:right="0"/>
        <w:jc w:val="both"/>
        <w:rPr/>
      </w:pPr>
      <w:r>
        <w:rPr>
          <w:i/>
          <w:iCs/>
          <w:spacing w:val="-2"/>
        </w:rPr>
        <w:t>Quốc hội ban hành Luật sửa đổi, bổ sung một số điều của Luật Sở hữu trí tuệ số 50/2005/QH11 đã được sửa đổi, bổ sung một số điều theo Luật số 36/2009/QH12 và Luật số 42/2019/QH14.</w:t>
      </w:r>
      <w:r>
        <w:rPr>
          <w:iCs/>
          <w:spacing w:val="-2"/>
        </w:rPr>
        <w:t>”.</w:t>
      </w:r>
    </w:p>
  </w:footnote>
  <w:footnote w:id="3">
    <w:p>
      <w:pPr>
        <w:pStyle w:val="FootnoteText"/>
        <w:ind w:firstLine="567" w:right="0"/>
        <w:jc w:val="both"/>
        <w:rPr/>
      </w:pPr>
      <w:r>
        <w:rPr>
          <w:rStyle w:val="FootnoteCharacters"/>
        </w:rPr>
        <w:footnoteRef/>
      </w:r>
      <w:r>
        <w:rPr>
          <w:sz w:val="24"/>
          <w:szCs w:val="24"/>
        </w:rPr>
        <w:t xml:space="preserve"> </w:t>
      </w:r>
      <w:r>
        <w:rPr>
          <w:sz w:val="24"/>
          <w:szCs w:val="24"/>
        </w:rPr>
        <w:t xml:space="preserve">Điều này được sửa đổi, bổ sung theo quy định tại khoản 1 Điều 1 của Luật số 36/2009/QH12 sửa đổi, bổ sung một số điều của Luật Sở hữu trí tuệ, có hiệu lực kể từ ngày 01 tháng 01 năm 2010. </w:t>
      </w:r>
    </w:p>
  </w:footnote>
  <w:footnote w:id="4">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2 Điều 1 của Luật số 36/2009/QH12 sửa đổi, bổ sung một số điều của Luật Sở hữu trí tuệ, có hiệu lực kể từ ngày 01 tháng 01 năm 2010.</w:t>
      </w:r>
    </w:p>
  </w:footnote>
  <w:footnote w:id="5">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6">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7">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8">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a khoản 1 Điều 1 của Luật số 07/2022/QH15 sửa đổi, bổ sung một số điều của Luật Sở hữu trí tuệ, có hiệu lực kể từ ngày 01 tháng 01 năm 2023.</w:t>
      </w:r>
    </w:p>
  </w:footnote>
  <w:footnote w:id="9">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a khoản 1 Điều 1 của Luật số 07/2022/QH15 sửa đổi, bổ sung một số điều của Luật Sở hữu trí tuệ, có hiệu lực kể từ ngày 01 tháng 01 năm 2023.</w:t>
      </w:r>
    </w:p>
  </w:footnote>
  <w:footnote w:id="10">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a khoản 1 Điều 1 của Luật số 07/2022/QH15 sửa đổi, bổ sung một số điều của Luật Sở hữu trí tuệ, có hiệu lực kể từ ngày 01 tháng 01 năm 2023.</w:t>
      </w:r>
    </w:p>
  </w:footnote>
  <w:footnote w:id="11">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a khoản 1 Điều 1 của Luật số 07/2022/QH15 sửa đổi, bổ sung một số điều của Luật Sở hữu trí tuệ, có hiệu lực kể từ ngày 01 tháng 01 năm 2023.</w:t>
      </w:r>
    </w:p>
  </w:footnote>
  <w:footnote w:id="12">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13">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a khoản 1 Điều 1 của Luật số 07/2022/QH15 sửa đổi, bổ sung một số điều của Luật Sở hữu trí tuệ, có hiệu lực kể từ ngày 01 tháng 01 năm 2023.</w:t>
      </w:r>
    </w:p>
  </w:footnote>
  <w:footnote w:id="14">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b khoản 1 Điều 1 của Luật số 07/2022/QH15 sửa đổi, bổ sung một số điều của Luật Sở hữu trí tuệ, có hiệu lực kể từ ngày 01 tháng 01 năm 2023.</w:t>
      </w:r>
    </w:p>
  </w:footnote>
  <w:footnote w:id="15">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b khoản 1 Điều 1 của Luật số 07/2022/QH15 sửa đổi, bổ sung một số điều của Luật Sở hữu trí tuệ, có hiệu lực kể từ ngày 01 tháng 01 năm 2023.</w:t>
      </w:r>
    </w:p>
  </w:footnote>
  <w:footnote w:id="16">
    <w:p>
      <w:pPr>
        <w:pStyle w:val="FootnoteText"/>
        <w:ind w:firstLine="567" w:right="0"/>
        <w:jc w:val="both"/>
        <w:rPr/>
      </w:pPr>
      <w:r>
        <w:rPr>
          <w:rStyle w:val="FootnoteCharacters"/>
        </w:rPr>
        <w:footnoteRef/>
      </w:r>
      <w:r>
        <w:rPr>
          <w:spacing w:val="2"/>
          <w:sz w:val="24"/>
          <w:szCs w:val="24"/>
        </w:rPr>
        <w:t xml:space="preserve"> </w:t>
      </w:r>
      <w:r>
        <w:rPr>
          <w:spacing w:val="2"/>
          <w:sz w:val="24"/>
          <w:szCs w:val="24"/>
        </w:rPr>
        <w:t>Khoản này được bãi bỏ theo quy định tại khoản 83 Điều 1 của Luật số 07/2022/QH15 sửa đổi, bổ sung một số điều của Luật Sở hữu trí tuệ, có hiệu lực kể từ ngày 01 tháng 01 năm 2023.</w:t>
      </w:r>
    </w:p>
  </w:footnote>
  <w:footnote w:id="17">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c khoản 1 Điều 1 của Luật số 07/2022/QH15 sửa đổi, bổ sung một số điều của Luật Sở hữu trí tuệ, có hiệu lực kể từ ngày 01 tháng 01 năm 2023.</w:t>
      </w:r>
    </w:p>
  </w:footnote>
  <w:footnote w:id="18">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d khoản 1 Điều 1 của Luật số 07/2022/QH15 sửa đổi, bổ sung một số điều của Luật Sở hữu trí tuệ, có hiệu lực kể từ ngày 01 tháng 01 năm 2023.</w:t>
      </w:r>
    </w:p>
  </w:footnote>
  <w:footnote w:id="19">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d khoản 1 Điều 1 của Luật số 07/2022/QH15 sửa đổi, bổ sung một số điều của Luật Sở hữu trí tuệ, có hiệu lực kể từ ngày 01 tháng 01 năm 2023.</w:t>
      </w:r>
    </w:p>
  </w:footnote>
  <w:footnote w:id="20">
    <w:p>
      <w:pPr>
        <w:pStyle w:val="FootnoteText"/>
        <w:ind w:firstLine="567" w:right="0"/>
        <w:jc w:val="both"/>
        <w:rPr/>
      </w:pPr>
      <w:r>
        <w:rPr>
          <w:rStyle w:val="FootnoteCharacters"/>
        </w:rPr>
        <w:footnoteRef/>
      </w:r>
      <w:r>
        <w:rPr>
          <w:spacing w:val="2"/>
          <w:sz w:val="24"/>
          <w:szCs w:val="24"/>
        </w:rPr>
        <w:t xml:space="preserve"> </w:t>
      </w:r>
      <w:r>
        <w:rPr>
          <w:spacing w:val="2"/>
          <w:sz w:val="24"/>
          <w:szCs w:val="24"/>
        </w:rPr>
        <w:t>Điều này được bãi bỏ theo quy định tại khoản 83 Điều 1 của Luật số 07/2022/QH15 sửa đổi, bổ sung một số điều của Luật Sở hữu trí tuệ, có hiệu lực kể từ ngày 01 tháng 01 năm 2023.</w:t>
      </w:r>
    </w:p>
  </w:footnote>
  <w:footnote w:id="21">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khoản 1 Điều 2 của Luật số 42/2019/QH14 sửa đổi, bổ sung một số điều của Luật Kinh doanh bảo hiểm, Luật Sở hữu trí tuệ, có hiệu lực kể từ ngày 01 tháng 11 năm 2019.</w:t>
      </w:r>
    </w:p>
  </w:footnote>
  <w:footnote w:id="22">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3 Điều 1 của Luật số 36/2009/QH12 sửa đổi, bổ sung một số điều của Luật Sở hữu trí tuệ, có hiệu lực kể từ ngày 01 tháng 01 năm 2010.</w:t>
      </w:r>
    </w:p>
  </w:footnote>
  <w:footnote w:id="23">
    <w:p>
      <w:pPr>
        <w:pStyle w:val="Normal"/>
        <w:ind w:firstLine="567" w:right="0"/>
        <w:jc w:val="both"/>
        <w:rPr/>
      </w:pPr>
      <w:r>
        <w:rPr>
          <w:rStyle w:val="FootnoteCharacters"/>
        </w:rPr>
        <w:footnoteRef/>
      </w:r>
      <w:r>
        <w:rPr/>
        <w:t xml:space="preserve"> </w:t>
      </w:r>
      <w:r>
        <w:rPr/>
        <w:t>Khoản này được sửa đổi, bổ sung theo quy định tại khoản 2 Điều 1 của Luật số 07/2022/QH15 sửa đổi, bổ sung một số điều của Luật Sở hữu trí tuệ, có hiệu lực kể từ ngày 01 tháng 01 năm 2023.</w:t>
      </w:r>
    </w:p>
  </w:footnote>
  <w:footnote w:id="24">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4 Điều 1 của Luật số 36/2009/QH12 sửa đổi, bổ sung một số điều của Luật Sở hữu trí tuệ, có hiệu lực kể từ ngày 01 tháng 01 năm 2010.</w:t>
      </w:r>
    </w:p>
  </w:footnote>
  <w:footnote w:id="25">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3 Điều 1 của Luật số 07/2022/QH15 sửa đổi, bổ sung một số điều của Luật Sở hữu trí tuệ, có hiệu lực kể từ ngày 01 tháng 01 năm 2023.</w:t>
      </w:r>
    </w:p>
  </w:footnote>
  <w:footnote w:id="26">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3 Điều 1 của Luật số 07/2022/QH15 sửa đổi, bổ sung một số điều của Luật Sở hữu trí tuệ, có hiệu lực kể từ ngày 01 tháng 01 năm 2023.</w:t>
      </w:r>
    </w:p>
  </w:footnote>
  <w:footnote w:id="27">
    <w:p>
      <w:pPr>
        <w:pStyle w:val="FootnoteText"/>
        <w:ind w:firstLine="567" w:right="0"/>
        <w:jc w:val="both"/>
        <w:rPr/>
      </w:pPr>
      <w:r>
        <w:rPr>
          <w:rStyle w:val="FootnoteCharacters"/>
        </w:rPr>
        <w:footnoteRef/>
      </w:r>
      <w:r>
        <w:rPr>
          <w:sz w:val="24"/>
          <w:szCs w:val="24"/>
        </w:rPr>
        <w:t xml:space="preserve"> </w:t>
      </w:r>
      <w:r>
        <w:rPr>
          <w:sz w:val="24"/>
          <w:szCs w:val="24"/>
        </w:rPr>
        <w:t>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28">
    <w:p>
      <w:pPr>
        <w:pStyle w:val="FootnoteText"/>
        <w:ind w:firstLine="567" w:right="0"/>
        <w:jc w:val="both"/>
        <w:rPr/>
      </w:pPr>
      <w:r>
        <w:rPr>
          <w:rStyle w:val="FootnoteCharacters"/>
        </w:rPr>
        <w:footnoteRef/>
      </w:r>
      <w:r>
        <w:rPr>
          <w:sz w:val="24"/>
          <w:szCs w:val="24"/>
        </w:rPr>
        <w:t xml:space="preserve"> </w:t>
      </w:r>
      <w:r>
        <w:rPr>
          <w:sz w:val="24"/>
          <w:szCs w:val="24"/>
        </w:rPr>
        <w:t>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29">
    <w:p>
      <w:pPr>
        <w:pStyle w:val="FootnoteText"/>
        <w:ind w:firstLine="567" w:right="0"/>
        <w:jc w:val="both"/>
        <w:rPr/>
      </w:pPr>
      <w:r>
        <w:rPr>
          <w:rStyle w:val="FootnoteCharacters"/>
        </w:rPr>
        <w:footnoteRef/>
      </w:r>
      <w:r>
        <w:rPr>
          <w:sz w:val="24"/>
          <w:szCs w:val="24"/>
        </w:rPr>
        <w:t xml:space="preserve"> </w:t>
      </w:r>
      <w:r>
        <w:rPr>
          <w:sz w:val="24"/>
          <w:szCs w:val="24"/>
        </w:rPr>
        <w:t>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30">
    <w:p>
      <w:pPr>
        <w:pStyle w:val="FootnoteText"/>
        <w:ind w:firstLine="567" w:right="0"/>
        <w:jc w:val="both"/>
        <w:rPr/>
      </w:pPr>
      <w:r>
        <w:rPr>
          <w:rStyle w:val="FootnoteCharacters"/>
        </w:rPr>
        <w:footnoteRef/>
      </w:r>
      <w:r>
        <w:rPr>
          <w:sz w:val="24"/>
          <w:szCs w:val="24"/>
        </w:rPr>
        <w:t xml:space="preserve"> </w:t>
      </w:r>
      <w:r>
        <w:rPr>
          <w:sz w:val="24"/>
          <w:szCs w:val="24"/>
        </w:rPr>
        <w:t>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31">
    <w:p>
      <w:pPr>
        <w:pStyle w:val="Normal"/>
        <w:ind w:firstLine="567" w:right="0"/>
        <w:jc w:val="both"/>
        <w:rPr/>
      </w:pPr>
      <w:r>
        <w:rPr>
          <w:rStyle w:val="FootnoteCharacters"/>
        </w:rPr>
        <w:footnoteRef/>
      </w:r>
      <w:r>
        <w:rPr>
          <w:spacing w:val="2"/>
        </w:rPr>
        <w:t xml:space="preserve"> </w:t>
      </w:r>
      <w:r>
        <w:rPr>
          <w:spacing w:val="2"/>
        </w:rPr>
        <w:t>Điều này được bổ sung theo quy định tại khoản 4 Điều 1 của Luật số 07/2022/QH15 sửa đổi, bổ sung một số điều của Luật Sở hữu trí tuệ, có hiệu lực kể từ ngày 01 tháng 01 năm 2023.</w:t>
      </w:r>
    </w:p>
  </w:footnote>
  <w:footnote w:id="32">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5 Điều 1 của Luật số 36/2009/QH12 sửa đổi, bổ sung một số điều của Luật Sở hữu trí tuệ, có hiệu lực kể từ ngày 01 tháng 01 năm 2010.</w:t>
      </w:r>
    </w:p>
  </w:footnote>
  <w:footnote w:id="33">
    <w:p>
      <w:pPr>
        <w:pStyle w:val="FootnoteText"/>
        <w:ind w:firstLine="567" w:right="0"/>
        <w:jc w:val="both"/>
        <w:rPr/>
      </w:pPr>
      <w:r>
        <w:rPr>
          <w:rStyle w:val="FootnoteCharacters"/>
        </w:rPr>
        <w:footnoteRef/>
      </w:r>
      <w:r>
        <w:rPr>
          <w:sz w:val="24"/>
          <w:szCs w:val="24"/>
        </w:rPr>
        <w:t xml:space="preserve"> </w:t>
      </w:r>
      <w:r>
        <w:rPr>
          <w:sz w:val="24"/>
          <w:szCs w:val="24"/>
        </w:rPr>
        <w:t>Cụm từ “tác phẩm tạo hình” được thay thế bằng cụm từ “tác phẩm mỹ thuật” theo quy định tại điểm a khoản 82 Điều 1 của Luật số 07/2022/QH15 sửa đổi, bổ sung một số điều của Luật Sở hữu trí tuệ, có hiệu lực kể từ ngày 01 tháng 01 năm 2023.</w:t>
      </w:r>
    </w:p>
  </w:footnote>
  <w:footnote w:id="34">
    <w:p>
      <w:pPr>
        <w:pStyle w:val="FootnoteText"/>
        <w:ind w:firstLine="567" w:right="0"/>
        <w:jc w:val="both"/>
        <w:rPr/>
      </w:pPr>
      <w:r>
        <w:rPr>
          <w:rStyle w:val="FootnoteCharacters"/>
        </w:rPr>
        <w:footnoteRef/>
      </w:r>
      <w:r>
        <w:rPr>
          <w:sz w:val="24"/>
          <w:szCs w:val="24"/>
        </w:rPr>
        <w:t xml:space="preserve"> </w:t>
      </w:r>
      <w:r>
        <w:rPr>
          <w:sz w:val="24"/>
          <w:szCs w:val="24"/>
        </w:rPr>
        <w:t>Cụm từ “cuộc biểu diễn” được thay thế bằng cụm từ “quyền liên quan” theo quy định tại điểm b khoản 82 Điều 1 của Luật số 07/2022/QH15 sửa đổi, bổ sung một số điều của Luật Sở hữu trí tuệ, có hiệu lực kể từ ngày 01 tháng 01 năm 2023.</w:t>
      </w:r>
    </w:p>
  </w:footnote>
  <w:footnote w:id="35">
    <w:p>
      <w:pPr>
        <w:pStyle w:val="FootnoteText"/>
        <w:ind w:firstLine="567" w:right="0"/>
        <w:jc w:val="both"/>
        <w:rPr/>
      </w:pPr>
      <w:r>
        <w:rPr>
          <w:rStyle w:val="FootnoteCharacters"/>
        </w:rPr>
        <w:footnoteRef/>
      </w:r>
      <w:r>
        <w:rPr>
          <w:sz w:val="24"/>
          <w:szCs w:val="24"/>
        </w:rPr>
        <w:t xml:space="preserve"> </w:t>
      </w:r>
      <w:r>
        <w:rPr>
          <w:sz w:val="24"/>
          <w:szCs w:val="24"/>
        </w:rPr>
        <w:t>Cụm từ “khoản 1” được bãi bỏ theo quy định tại điểm b khoản 82 Điều 1 của Luật số 07/2022/QH15 sửa đổi, bổ sung một số điều của Luật Sở hữu trí tuệ, có hiệu lực kể từ ngày 01 tháng 01 năm 2023.</w:t>
      </w:r>
    </w:p>
  </w:footnote>
  <w:footnote w:id="36">
    <w:p>
      <w:pPr>
        <w:pStyle w:val="Normal"/>
        <w:ind w:firstLine="567" w:right="0"/>
        <w:jc w:val="both"/>
        <w:rPr/>
      </w:pPr>
      <w:r>
        <w:rPr>
          <w:rStyle w:val="FootnoteCharacters"/>
        </w:rPr>
        <w:footnoteRef/>
      </w:r>
      <w:r>
        <w:rPr/>
        <w:t xml:space="preserve"> </w:t>
      </w:r>
      <w:r>
        <w:rPr/>
        <w:t>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37">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38">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39">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6 Điều 1 của Luật số 07/2022/QH15 sửa đổi, bổ sung một số điều của Luật Sở hữu trí tuệ, có hiệu lực kể từ ngày 01 tháng 01 năm 2023.</w:t>
      </w:r>
    </w:p>
  </w:footnote>
  <w:footnote w:id="40">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lần thứ nhất theo quy định tại khoản 6 Điều 1 của Luật số 36/2009/QH12 sửa đổi, bổ sung một số điều của Luật Sở hữu trí tuệ, có hiệu lực kể từ ngày 01 tháng 01 năm 2010.</w:t>
      </w:r>
    </w:p>
    <w:p>
      <w:pPr>
        <w:pStyle w:val="FootnoteText"/>
        <w:ind w:firstLine="567" w:right="0"/>
        <w:jc w:val="both"/>
        <w:rPr/>
      </w:pPr>
      <w:r>
        <w:rPr>
          <w:sz w:val="24"/>
          <w:szCs w:val="24"/>
        </w:rPr>
        <w:t>Điều này được sửa đổi, bổ sung lần thứ hai theo quy định tại khoản 7 Điều 1 của Luật số 07/2022/QH15 sửa đổi, bổ sung một số điều của Luật Sở hữu trí tuệ, có hiệu lực kể từ ngày 01 tháng 01 năm 2023.</w:t>
      </w:r>
    </w:p>
  </w:footnote>
  <w:footnote w:id="41">
    <w:p>
      <w:pPr>
        <w:pStyle w:val="FootnoteText"/>
        <w:ind w:firstLine="567" w:right="0"/>
        <w:jc w:val="both"/>
        <w:rPr/>
      </w:pPr>
      <w:r>
        <w:rPr>
          <w:rStyle w:val="FootnoteCharacters"/>
        </w:rPr>
        <w:footnoteRef/>
      </w:r>
      <w:r>
        <w:rPr>
          <w:spacing w:val="2"/>
          <w:sz w:val="24"/>
          <w:szCs w:val="24"/>
        </w:rPr>
        <w:t xml:space="preserve"> </w:t>
      </w:r>
      <w:r>
        <w:rPr>
          <w:spacing w:val="2"/>
          <w:sz w:val="24"/>
          <w:szCs w:val="24"/>
        </w:rPr>
        <w:t>Điều này được bổ sung theo quy định tại khoản 7 Điều 1 của Luật số 07/2022/QH15 sửa đổi, bổ sung một số điều của Luật Sở hữu trí tuệ, có hiệu lực kể từ ngày 01 tháng 01 năm 2023.</w:t>
      </w:r>
    </w:p>
  </w:footnote>
  <w:footnote w:id="42">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7 Điều 1 của Luật số 07/2022/QH15 sửa đổi, bổ sung một số điều của Luật Sở hữu trí tuệ, có hiệu lực kể từ ngày 01 tháng 01 năm 2023.</w:t>
      </w:r>
    </w:p>
  </w:footnote>
  <w:footnote w:id="43">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8 Điều 1 của Luật số 36/2009/QH12 sửa đổi, bổ sung một số điều của Luật Sở hữu trí tuệ, có hiệu lực kể từ ngày 01 tháng 01 năm 2010.</w:t>
      </w:r>
    </w:p>
  </w:footnote>
  <w:footnote w:id="44">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8 Điều 1 của Luật số 07/2022/QH15 sửa đổi, bổ sung một số điều của Luật Sở hữu trí tuệ, có hiệu lực kể từ ngày 01 tháng 01 năm 2023.</w:t>
      </w:r>
    </w:p>
  </w:footnote>
  <w:footnote w:id="45">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9 Điều 1 của Luật số 07/2022/QH15 sửa đổi, bổ sung một số điều của Luật Sở hữu trí tuệ, có hiệu lực kể từ ngày 01 tháng 01 năm 2023.</w:t>
      </w:r>
    </w:p>
  </w:footnote>
  <w:footnote w:id="46">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lần thứ nhất theo quy định tại khoản 9 Điều 1 của Luật số 36/2009/QH12 sửa đổi, bổ sung một số điều của Luật Sở hữu trí tuệ, có hiệu lực kể từ ngày 01 tháng 01 năm 2010.</w:t>
      </w:r>
    </w:p>
    <w:p>
      <w:pPr>
        <w:pStyle w:val="FootnoteText"/>
        <w:ind w:firstLine="567" w:right="0"/>
        <w:jc w:val="both"/>
        <w:rPr/>
      </w:pPr>
      <w:r>
        <w:rPr>
          <w:sz w:val="24"/>
          <w:szCs w:val="24"/>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p>
  </w:footnote>
  <w:footnote w:id="47">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9 Điều 1 của Luật số 07/2022/QH15 sửa đổi, bổ sung một số điều của Luật Sở hữu trí tuệ, có hiệu lực kể từ ngày 01 tháng 01 năm 2023.</w:t>
      </w:r>
    </w:p>
  </w:footnote>
  <w:footnote w:id="48">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9 Điều 1 của Luật số 07/2022/QH15 sửa đổi, bổ sung một số điều của Luật Sở hữu trí tuệ, có hiệu lực kể từ ngày 01 tháng 01 năm 2023.</w:t>
      </w:r>
    </w:p>
  </w:footnote>
  <w:footnote w:id="49">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lần thứ nhất theo quy định tại khoản 10 Điều 1 của Luật số 36/2009/QH12 sửa đổi, bổ sung một số điều của Luật Sở hữu trí tuệ, có hiệu lực kể từ ngày 01 tháng 01 năm 2010.</w:t>
      </w:r>
    </w:p>
    <w:p>
      <w:pPr>
        <w:pStyle w:val="FootnoteText"/>
        <w:ind w:firstLine="567" w:right="0"/>
        <w:jc w:val="both"/>
        <w:rPr/>
      </w:pPr>
      <w:r>
        <w:rPr>
          <w:sz w:val="24"/>
          <w:szCs w:val="24"/>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p>
  </w:footnote>
  <w:footnote w:id="50">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10 Điều 1 của Luật số 07/2022/QH15 sửa đổi, bổ sung một số điều của Luật Sở hữu trí tuệ, có hiệu lực kể từ ngày 01 tháng 01 năm 2023.</w:t>
      </w:r>
    </w:p>
  </w:footnote>
  <w:footnote w:id="51">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11 Điều 1 của Luật số 07/2022/QH15 sửa đổi, bổ sung một số điều của Luật Sở hữu trí tuệ, có hiệu lực kể từ ngày 01 tháng 01 năm 2023.</w:t>
      </w:r>
    </w:p>
  </w:footnote>
  <w:footnote w:id="52">
    <w:p>
      <w:pPr>
        <w:pStyle w:val="FootnoteText"/>
        <w:ind w:firstLine="567" w:right="0"/>
        <w:jc w:val="both"/>
        <w:rPr>
          <w:sz w:val="24"/>
          <w:szCs w:val="24"/>
        </w:rPr>
      </w:pPr>
      <w:r>
        <w:rPr>
          <w:rStyle w:val="FootnoteCharacters"/>
        </w:rPr>
        <w:footnoteRef/>
      </w:r>
      <w:r>
        <w:rPr>
          <w:sz w:val="24"/>
          <w:szCs w:val="24"/>
        </w:rPr>
        <w:t xml:space="preserve"> </w:t>
      </w:r>
      <w:r>
        <w:rPr>
          <w:sz w:val="24"/>
          <w:szCs w:val="24"/>
        </w:rPr>
        <w:t>Điều này được sửa đổi, bổ sung lần thứ nhất theo quy định tại khoản 11 Điều 1 của Luật số 36/2009/QH12 sửa đổi, bổ sung một số điều của Luật Sở hữu trí tuệ, có hiệu lực kể từ ngày 01 tháng 01 năm 2010.</w:t>
      </w:r>
    </w:p>
    <w:p>
      <w:pPr>
        <w:pStyle w:val="FootnoteText"/>
        <w:ind w:firstLine="567" w:right="0"/>
        <w:jc w:val="both"/>
        <w:rPr/>
      </w:pPr>
      <w:r>
        <w:rPr>
          <w:sz w:val="24"/>
          <w:szCs w:val="24"/>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p>
  </w:footnote>
  <w:footnote w:id="53">
    <w:p>
      <w:pPr>
        <w:pStyle w:val="FootnoteText"/>
        <w:ind w:firstLine="567" w:right="0"/>
        <w:jc w:val="both"/>
        <w:rPr>
          <w:sz w:val="24"/>
          <w:szCs w:val="24"/>
        </w:rPr>
      </w:pPr>
      <w:r>
        <w:rPr>
          <w:rStyle w:val="FootnoteCharacters"/>
        </w:rPr>
        <w:footnoteRef/>
      </w:r>
      <w:r>
        <w:rPr>
          <w:sz w:val="24"/>
          <w:szCs w:val="24"/>
        </w:rPr>
        <w:t xml:space="preserve"> </w:t>
      </w:r>
      <w:r>
        <w:rPr>
          <w:sz w:val="24"/>
          <w:szCs w:val="24"/>
        </w:rPr>
        <w:t>Điều này được sửa đổi, bổ sung lần thứ nhất theo quy định tại khoản 12 Điều 1 của Luật số 36/2009/QH12 sửa đổi, bổ sung một số điều của Luật Sở hữu trí tuệ, có hiệu lực kể từ ngày 01 tháng 01 năm 2010.</w:t>
      </w:r>
    </w:p>
    <w:p>
      <w:pPr>
        <w:pStyle w:val="FootnoteText"/>
        <w:ind w:firstLine="567" w:right="0"/>
        <w:jc w:val="both"/>
        <w:rPr/>
      </w:pPr>
      <w:r>
        <w:rPr>
          <w:sz w:val="24"/>
          <w:szCs w:val="24"/>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p>
  </w:footnote>
  <w:footnote w:id="54">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12 Điều 1 của Luật số 07/2022/QH15 sửa đổi, bổ sung một số điều của Luật Sở hữu trí tuệ, có hiệu lực kể từ ngày 01 tháng 01 năm 2023.</w:t>
      </w:r>
    </w:p>
  </w:footnote>
  <w:footnote w:id="55">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12 Điều 1 của Luật số 07/2022/QH15 sửa đổi, bổ sung một số điều của Luật Sở hữu trí tuệ, có hiệu lực kể từ ngày 01 tháng 01 năm 2023.</w:t>
      </w:r>
    </w:p>
  </w:footnote>
  <w:footnote w:id="56">
    <w:p>
      <w:pPr>
        <w:pStyle w:val="FootnoteText"/>
        <w:ind w:firstLine="567" w:right="0"/>
        <w:jc w:val="both"/>
        <w:rPr/>
      </w:pPr>
      <w:r>
        <w:rPr>
          <w:rStyle w:val="FootnoteCharacters"/>
        </w:rPr>
        <w:footnoteRef/>
      </w:r>
      <w:r>
        <w:rPr>
          <w:spacing w:val="2"/>
          <w:sz w:val="24"/>
          <w:szCs w:val="24"/>
        </w:rPr>
        <w:t xml:space="preserve"> </w:t>
      </w:r>
      <w:r>
        <w:rPr>
          <w:spacing w:val="2"/>
          <w:sz w:val="24"/>
          <w:szCs w:val="24"/>
        </w:rPr>
        <w:t>Điều này được bổ sung theo quy định tại khoản 12 Điều 1 của Luật số 07/2022/QH15 sửa đổi, bổ sung một số điều của Luật Sở hữu trí tuệ, có hiệu lực kể từ ngày 01 tháng 01 năm 2023.</w:t>
      </w:r>
    </w:p>
  </w:footnote>
  <w:footnote w:id="57">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13 Điều 1 của Luật số 07/2022/QH15 sửa đổi, bổ sung một số điều của Luật Sở hữu trí tuệ, có hiệu lực kể từ ngày 01 tháng 01 năm 2023.</w:t>
      </w:r>
    </w:p>
  </w:footnote>
  <w:footnote w:id="58">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13 Điều 1 của Luật số 07/2022/QH15 sửa đổi, bổ sung một số điều của Luật Sở hữu trí tuệ, có hiệu lực kể từ ngày 01 tháng 01 năm 2023.</w:t>
      </w:r>
    </w:p>
  </w:footnote>
  <w:footnote w:id="59">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14 Điều 1 của Luật số 07/2022/QH15 sửa đổi, bổ sung một số điều của Luật Sở hữu trí tuệ, có hiệu lực kể từ ngày 01 tháng 01 năm 2023.</w:t>
      </w:r>
    </w:p>
  </w:footnote>
  <w:footnote w:id="60">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14 Điều 1 của Luật số 07/2022/QH15 sửa đổi, bổ sung một số điều của Luật Sở hữu trí tuệ, có hiệu lực kể từ ngày 01 tháng 01 năm 2023.</w:t>
      </w:r>
    </w:p>
  </w:footnote>
  <w:footnote w:id="61">
    <w:p>
      <w:pPr>
        <w:pStyle w:val="FootnoteText"/>
        <w:ind w:firstLine="567" w:right="0"/>
        <w:jc w:val="both"/>
        <w:rPr/>
      </w:pPr>
      <w:r>
        <w:rPr>
          <w:rStyle w:val="FootnoteCharacters"/>
        </w:rPr>
        <w:footnoteRef/>
      </w:r>
      <w:r>
        <w:rPr>
          <w:spacing w:val="2"/>
          <w:sz w:val="24"/>
          <w:szCs w:val="24"/>
        </w:rPr>
        <w:t xml:space="preserve"> </w:t>
      </w:r>
      <w:r>
        <w:rPr>
          <w:spacing w:val="2"/>
          <w:sz w:val="24"/>
          <w:szCs w:val="24"/>
        </w:rPr>
        <w:t>Khoản này được bãi bỏ theo quy định tại khoản 83 Điều 1 của Luật số 07/2022/QH15 sửa đổi, bổ sung một số điều của Luật Sở hữu trí tuệ, có hiệu lực kể từ ngày 01 tháng 01 năm 2023.</w:t>
      </w:r>
    </w:p>
  </w:footnote>
  <w:footnote w:id="62">
    <w:p>
      <w:pPr>
        <w:pStyle w:val="FootnoteText"/>
        <w:ind w:firstLine="567" w:right="0"/>
        <w:jc w:val="both"/>
        <w:rPr/>
      </w:pPr>
      <w:r>
        <w:rPr>
          <w:rStyle w:val="FootnoteCharacters"/>
        </w:rPr>
        <w:footnoteRef/>
      </w:r>
      <w:r>
        <w:rPr>
          <w:sz w:val="24"/>
          <w:szCs w:val="24"/>
        </w:rPr>
        <w:t xml:space="preserve"> </w:t>
      </w:r>
      <w:r>
        <w:rPr>
          <w:sz w:val="24"/>
          <w:szCs w:val="24"/>
        </w:rPr>
        <w:t>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63">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15 Điều 1 của Luật số 07/2022/QH15 sửa đổi, bổ sung một số điều của Luật Sở hữu trí tuệ, có hiệu lực kể từ ngày 01 tháng 01 năm 2023.</w:t>
      </w:r>
    </w:p>
  </w:footnote>
  <w:footnote w:id="64">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16 Điều 1 của Luật số 07/2022/QH15 sửa đổi, bổ sung một số điều của Luật Sở hữu trí tuệ, có hiệu lực kể từ ngày 01 tháng 01 năm 2023.</w:t>
      </w:r>
    </w:p>
  </w:footnote>
  <w:footnote w:id="65">
    <w:p>
      <w:pPr>
        <w:pStyle w:val="Normal"/>
        <w:ind w:firstLine="567" w:right="0"/>
        <w:jc w:val="both"/>
        <w:rPr/>
      </w:pPr>
      <w:r>
        <w:rPr>
          <w:rStyle w:val="FootnoteCharacters"/>
        </w:rPr>
        <w:footnoteRef/>
      </w:r>
      <w:r>
        <w:rPr/>
        <w:t xml:space="preserve"> </w:t>
      </w:r>
      <w:r>
        <w:rPr/>
        <w:t xml:space="preserve">Tên Chương này được sửa đổi, bổ sung theo quy định tại khoản 17 Điều 1 của Luật số 07/2022/QH15 sửa đổi, bổ sung một số điều của Luật Sở hữu trí tuệ, có hiệu lực kể từ ngày 01 tháng 01 năm 2023. </w:t>
      </w:r>
    </w:p>
  </w:footnote>
  <w:footnote w:id="66">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18 Điều 1 của Luật số 07/2022/QH15 sửa đổi, bổ sung một số điều của Luật Sở hữu trí tuệ, có hiệu lực kể từ ngày 01 tháng 01 năm 2023.</w:t>
      </w:r>
    </w:p>
  </w:footnote>
  <w:footnote w:id="67">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19 Điều 1 của Luật số 07/2022/QH15 sửa đổi, bổ sung một số điều của Luật Sở hữu trí tuệ, có hiệu lực kể từ ngày 01 tháng 01 năm 2023.</w:t>
      </w:r>
    </w:p>
  </w:footnote>
  <w:footnote w:id="68">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2 Điều 2 của Luật số 42/2019/QH14 sửa đổi, bổ sung một số điều của Luật Kinh doanh bảo hiểm, Luật Sở hữu trí tuệ, có hiệu lực kể từ ngày 01 tháng 11 năm 2019.</w:t>
      </w:r>
    </w:p>
  </w:footnote>
  <w:footnote w:id="69">
    <w:p>
      <w:pPr>
        <w:pStyle w:val="FootnoteText"/>
        <w:ind w:firstLine="567" w:right="0"/>
        <w:jc w:val="both"/>
        <w:rPr/>
      </w:pPr>
      <w:r>
        <w:rPr>
          <w:rStyle w:val="FootnoteCharacters"/>
        </w:rPr>
        <w:footnoteRef/>
      </w:r>
      <w:r>
        <w:rPr>
          <w:sz w:val="24"/>
          <w:szCs w:val="24"/>
        </w:rPr>
        <w:t xml:space="preserve"> </w:t>
      </w:r>
      <w:r>
        <w:rPr>
          <w:sz w:val="24"/>
          <w:szCs w:val="24"/>
        </w:rPr>
        <w:t>Cụm từ “Điều 86” được thay thế bằng cụm từ “Điều 86, Điều 86a” theo quy định tại điểm c khoản 82 Điều 1 của Luật số 07/2022/QH15 sửa đổi, bổ sung một số điều của Luật Sở hữu trí tuệ, có hiệu lực kể từ ngày 01 tháng 01 năm 2023.</w:t>
      </w:r>
    </w:p>
  </w:footnote>
  <w:footnote w:id="70">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2 Điều 2 của Luật số 42/2019/QH14 sửa đổi, bổ sung một số điều của Luật Kinh doanh bảo hiểm, Luật Sở hữu trí tuệ, có hiệu lực kể từ ngày 01 tháng 11 năm 2019.</w:t>
      </w:r>
    </w:p>
  </w:footnote>
  <w:footnote w:id="71">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3 Điều 2 của Luật số 42/2019/QH14 sửa đổi, bổ sung một số điều của Luật Kinh doanh bảo hiểm, Luật Sở hữu trí tuệ, có hiệu lực kể từ ngày 01 tháng 11 năm 2019.</w:t>
      </w:r>
    </w:p>
  </w:footnote>
  <w:footnote w:id="72">
    <w:p>
      <w:pPr>
        <w:pStyle w:val="FootnoteText"/>
        <w:ind w:firstLine="567" w:right="0"/>
        <w:jc w:val="both"/>
        <w:rPr/>
      </w:pPr>
      <w:r>
        <w:rPr>
          <w:rStyle w:val="FootnoteCharacters"/>
        </w:rPr>
        <w:footnoteRef/>
      </w:r>
      <w:r>
        <w:rPr>
          <w:sz w:val="24"/>
          <w:szCs w:val="24"/>
        </w:rPr>
        <w:t xml:space="preserve"> </w:t>
      </w:r>
      <w:r>
        <w:rPr>
          <w:sz w:val="24"/>
          <w:szCs w:val="24"/>
        </w:rPr>
        <w:t>Cụm từ “Điều 86” được thay thế bằng cụm từ “Điều 86, Điều 86a” theo quy định tại điểm c khoản 82 Điều 1 của Luật số 07/2022/QH15 sửa đổi, bổ sung một số điều của Luật Sở hữu trí tuệ, có hiệu lực kể từ ngày 01 tháng 01 năm 2023.</w:t>
      </w:r>
    </w:p>
  </w:footnote>
  <w:footnote w:id="73">
    <w:p>
      <w:pPr>
        <w:pStyle w:val="FootnoteText"/>
        <w:ind w:firstLine="567" w:right="0"/>
        <w:jc w:val="both"/>
        <w:rPr/>
      </w:pPr>
      <w:r>
        <w:rPr>
          <w:rStyle w:val="FootnoteCharacters"/>
        </w:rPr>
        <w:footnoteRef/>
      </w:r>
      <w:r>
        <w:rPr>
          <w:sz w:val="24"/>
          <w:szCs w:val="24"/>
        </w:rPr>
        <w:t xml:space="preserve"> </w:t>
      </w:r>
      <w:r>
        <w:rPr>
          <w:sz w:val="24"/>
          <w:szCs w:val="24"/>
        </w:rPr>
        <w:t>Cụm từ “Điều 86” được thay thế bằng cụm từ “Điều 86, Điều 86a” theo quy định tại điểm c khoản 82 Điều 1 của Luật số 07/2022/QH15 sửa đổi, bổ sung một số điều của Luật Sở hữu trí tuệ, có hiệu lực kể từ ngày 01 tháng 01 năm 2023.</w:t>
      </w:r>
    </w:p>
  </w:footnote>
  <w:footnote w:id="74">
    <w:p>
      <w:pPr>
        <w:pStyle w:val="FootnoteText"/>
        <w:ind w:firstLine="567" w:right="0"/>
        <w:jc w:val="both"/>
        <w:rPr/>
      </w:pPr>
      <w:r>
        <w:rPr>
          <w:rStyle w:val="FootnoteCharacters"/>
        </w:rPr>
        <w:footnoteRef/>
      </w:r>
      <w:r>
        <w:rPr>
          <w:sz w:val="24"/>
          <w:szCs w:val="24"/>
        </w:rPr>
        <w:t xml:space="preserve"> </w:t>
      </w:r>
      <w:r>
        <w:rPr>
          <w:sz w:val="24"/>
          <w:szCs w:val="24"/>
        </w:rPr>
        <w:t>Cụm từ “Điều 86” được thay thế bằng cụm từ “Điều 86, Điều 86a” theo quy định tại điểm c khoản 82 Điều 1 của Luật số 07/2022/QH15 sửa đổi, bổ sung một số điều của Luật Sở hữu trí tuệ, có hiệu lực kể từ ngày 01 tháng 01 năm 2023.</w:t>
      </w:r>
    </w:p>
  </w:footnote>
  <w:footnote w:id="75">
    <w:p>
      <w:pPr>
        <w:pStyle w:val="FootnoteText"/>
        <w:ind w:firstLine="567" w:right="0"/>
        <w:jc w:val="both"/>
        <w:rPr/>
      </w:pPr>
      <w:r>
        <w:rPr>
          <w:rStyle w:val="FootnoteCharacters"/>
        </w:rPr>
        <w:footnoteRef/>
      </w:r>
      <w:r>
        <w:rPr>
          <w:sz w:val="24"/>
          <w:szCs w:val="24"/>
        </w:rPr>
        <w:t xml:space="preserve"> </w:t>
      </w:r>
      <w:r>
        <w:rPr>
          <w:sz w:val="24"/>
          <w:szCs w:val="24"/>
        </w:rPr>
        <w:t>Cụm từ “Điều 86” được thay thế bằng cụm từ “Điều 86, Điều 86a” theo quy định tại điểm c khoản 82 Điều 1 của Luật số 07/2022/QH15 sửa đổi, bổ sung một số điều của Luật Sở hữu trí tuệ, có hiệu lực kể từ ngày 01 tháng 01 năm 2023.</w:t>
      </w:r>
    </w:p>
  </w:footnote>
  <w:footnote w:id="76">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20 Điều 1 của Luật số 07/2022/QH15 sửa đổi, bổ sung một số điều của Luật Sở hữu trí tuệ, có hiệu lực kể từ ngày 01 tháng 01 năm 2023.</w:t>
      </w:r>
    </w:p>
  </w:footnote>
  <w:footnote w:id="77">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21 Điều 1 của Luật số 07/2022/QH15 sửa đổi, bổ sung một số điều của Luật Sở hữu trí tuệ, có hiệu lực kể từ ngày 01 tháng 01 năm 2023.</w:t>
      </w:r>
    </w:p>
  </w:footnote>
  <w:footnote w:id="78">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b khoản 21 Điều 1 của Luật số 07/2022/QH15 sửa đổi, bổ sung một số điều của Luật Sở hữu trí tuệ, có hiệu lực kể từ ngày 01 tháng 01 năm 2023.</w:t>
      </w:r>
    </w:p>
  </w:footnote>
  <w:footnote w:id="79">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b khoản 21 Điều 1 của Luật số 07/2022/QH15 sửa đổi, bổ sung một số điều của Luật Sở hữu trí tuệ, có hiệu lực kể từ ngày 01 tháng 01 năm 2023.</w:t>
      </w:r>
    </w:p>
  </w:footnote>
  <w:footnote w:id="80">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a khoản 22 Điều 1 của Luật số 07/2022/QH15 sửa đổi, bổ sung một số điều của Luật Sở hữu trí tuệ, có hiệu lực kể từ ngày 01 tháng 01 năm 2023.</w:t>
      </w:r>
    </w:p>
  </w:footnote>
  <w:footnote w:id="81">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a khoản 22 Điều 1 của Luật số 07/2022/QH15 sửa đổi, bổ sung một số điều của Luật Sở hữu trí tuệ, có hiệu lực kể từ ngày 01 tháng 01 năm 2023.</w:t>
      </w:r>
    </w:p>
  </w:footnote>
  <w:footnote w:id="82">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a khoản 22 Điều 1 của Luật số 07/2022/QH15 sửa đổi, bổ sung một số điều của Luật Sở hữu trí tuệ, có hiệu lực kể từ ngày 01 tháng 01 năm 2023.</w:t>
      </w:r>
    </w:p>
  </w:footnote>
  <w:footnote w:id="83">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b khoản 22 Điều 1 của Luật số 07/2022/QH15 sửa đổi, bổ sung một số điều của Luật Sở hữu trí tuệ, có hiệu lực kể từ ngày 01 tháng 01 năm 2023.</w:t>
      </w:r>
    </w:p>
  </w:footnote>
  <w:footnote w:id="84">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b khoản 22 Điều 1 của Luật số 07/2022/QH15 sửa đổi, bổ sung một số điều của Luật Sở hữu trí tuệ, có hiệu lực kể từ ngày 01 tháng 01 năm 2023.</w:t>
      </w:r>
    </w:p>
  </w:footnote>
  <w:footnote w:id="85">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c khoản 22 Điều 1 của Luật số 07/2022/QH15 sửa đổi, bổ sung một số điều của Luật Sở hữu trí tuệ, có hiệu lực kể từ ngày 01 tháng 01 năm 2023.</w:t>
      </w:r>
    </w:p>
  </w:footnote>
  <w:footnote w:id="86">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c khoản 22 Điều 1 của Luật số 07/2022/QH15 sửa đổi, bổ sung một số điều của Luật Sở hữu trí tuệ, có hiệu lực kể từ ngày 01 tháng 01 năm 2023.</w:t>
      </w:r>
    </w:p>
  </w:footnote>
  <w:footnote w:id="87">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d khoản 22 Điều 1 của Luật số 07/2022/QH15 sửa đổi, bổ sung một số điều của Luật Sở hữu trí tuệ, có hiệu lực kể từ ngày 01 tháng 01 năm 2023.</w:t>
      </w:r>
    </w:p>
  </w:footnote>
  <w:footnote w:id="88">
    <w:p>
      <w:pPr>
        <w:pStyle w:val="FootnoteText"/>
        <w:ind w:firstLine="567" w:right="0"/>
        <w:jc w:val="both"/>
        <w:rPr/>
      </w:pPr>
      <w:r>
        <w:rPr>
          <w:rStyle w:val="FootnoteCharacters"/>
        </w:rPr>
        <w:footnoteRef/>
      </w:r>
      <w:r>
        <w:rPr>
          <w:sz w:val="24"/>
          <w:szCs w:val="24"/>
        </w:rPr>
        <w:t xml:space="preserve"> </w:t>
      </w:r>
      <w:r>
        <w:rPr>
          <w:sz w:val="24"/>
          <w:szCs w:val="24"/>
        </w:rPr>
        <w:t>Điểm này được bổ sung theo quy định tại điểm d khoản 22 Điều 1 của Luật số 07/2022/QH15 sửa đổi, bổ sung một số điều của Luật Sở hữu trí tuệ, có hiệu lực kể từ ngày 01 tháng 01 năm 2023.</w:t>
      </w:r>
    </w:p>
  </w:footnote>
  <w:footnote w:id="89">
    <w:p>
      <w:pPr>
        <w:pStyle w:val="FootnoteText"/>
        <w:ind w:firstLine="567" w:right="0"/>
        <w:jc w:val="both"/>
        <w:rPr/>
      </w:pPr>
      <w:r>
        <w:rPr>
          <w:rStyle w:val="FootnoteCharacters"/>
        </w:rPr>
        <w:footnoteRef/>
      </w:r>
      <w:r>
        <w:rPr>
          <w:sz w:val="24"/>
          <w:szCs w:val="24"/>
        </w:rPr>
        <w:t xml:space="preserve"> </w:t>
      </w:r>
      <w:r>
        <w:rPr>
          <w:sz w:val="24"/>
          <w:szCs w:val="24"/>
        </w:rPr>
        <w:t>Điểm này được bổ sung theo quy định tại điểm d khoản 22 Điều 1 của Luật số 07/2022/QH15 sửa đổi, bổ sung một số điều của Luật Sở hữu trí tuệ, có hiệu lực kể từ ngày 01 tháng 01 năm 2023.</w:t>
      </w:r>
    </w:p>
  </w:footnote>
  <w:footnote w:id="90">
    <w:p>
      <w:pPr>
        <w:pStyle w:val="FootnoteText"/>
        <w:ind w:firstLine="567" w:right="0"/>
        <w:jc w:val="both"/>
        <w:rPr/>
      </w:pPr>
      <w:r>
        <w:rPr>
          <w:rStyle w:val="FootnoteCharacters"/>
        </w:rPr>
        <w:footnoteRef/>
      </w:r>
      <w:r>
        <w:rPr>
          <w:sz w:val="24"/>
          <w:szCs w:val="24"/>
        </w:rPr>
        <w:t xml:space="preserve"> </w:t>
      </w:r>
      <w:r>
        <w:rPr>
          <w:sz w:val="24"/>
          <w:szCs w:val="24"/>
        </w:rPr>
        <w:t>Đoạn mở đầu này được sửa đổi, bổ sung theo quy định tại khoản 23 Điều 1 của Luật số 07/2022/QH15 sửa đổi, bổ sung một số điều của Luật Sở hữu trí tuệ, có hiệu lực kể từ ngày 01 tháng 01 năm 2023.</w:t>
      </w:r>
    </w:p>
  </w:footnote>
  <w:footnote w:id="91">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24 Điều 1 của Luật số 07/2022/QH15 sửa đổi, bổ sung một số điều của Luật Sở hữu trí tuệ, có hiệu lực kể từ ngày 01 tháng 01 năm 2023.</w:t>
      </w:r>
    </w:p>
  </w:footnote>
  <w:footnote w:id="92">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4 Điều 2 của Luật số 42/2019/QH14 sửa đổi, bổ sung một số điều của Luật Kinh doanh bảo hiểm, Luật Sở hữu trí tuệ, có hiệu lực kể từ ngày 01 tháng 11 năm 2019.</w:t>
      </w:r>
    </w:p>
  </w:footnote>
  <w:footnote w:id="93">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b khoản 4 Điều 2 của Luật số 42/2019/QH14 sửa đổi, bổ sung một số điều của Luật Kinh doanh bảo hiểm, Luật Sở hữu trí tuệ, có hiệu lực kể từ ngày 01 tháng 11 năm 2019.</w:t>
      </w:r>
    </w:p>
  </w:footnote>
  <w:footnote w:id="94">
    <w:p>
      <w:pPr>
        <w:pStyle w:val="Normal"/>
        <w:ind w:firstLine="567" w:right="0"/>
        <w:jc w:val="both"/>
        <w:rPr/>
      </w:pPr>
      <w:r>
        <w:rPr>
          <w:rStyle w:val="FootnoteCharacters"/>
        </w:rPr>
        <w:footnoteRef/>
      </w:r>
      <w:r>
        <w:rPr/>
        <w:t xml:space="preserve"> </w:t>
      </w:r>
      <w:r>
        <w:rPr/>
        <w:t>Điều này được sửa đổi, bổ sung theo quy định tại khoản 25 Điều 1 của Luật số 07/2022/QH15 sửa đổi, bổ sung một số điều của Luật Sở hữu trí tuệ, có hiệu lực kể từ ngày 01 tháng 01 năm 2023.</w:t>
      </w:r>
    </w:p>
  </w:footnote>
  <w:footnote w:id="95">
    <w:p>
      <w:pPr>
        <w:pStyle w:val="FootnoteText"/>
        <w:ind w:firstLine="567" w:right="0"/>
        <w:jc w:val="both"/>
        <w:rPr/>
      </w:pPr>
      <w:r>
        <w:rPr>
          <w:rStyle w:val="FootnoteCharacters"/>
        </w:rPr>
        <w:footnoteRef/>
      </w:r>
      <w:r>
        <w:rPr>
          <w:spacing w:val="2"/>
          <w:sz w:val="24"/>
          <w:szCs w:val="24"/>
        </w:rPr>
        <w:t xml:space="preserve"> </w:t>
      </w:r>
      <w:r>
        <w:rPr>
          <w:spacing w:val="2"/>
          <w:sz w:val="24"/>
          <w:szCs w:val="24"/>
        </w:rPr>
        <w:t>Điều này được bổ sung theo quy định tại khoản 25 Điều 1 của Luật số 07/2022/QH15 sửa đổi, bổ sung một số điều của Luật Sở hữu trí tuệ, có hiệu lực kể từ ngày 01 tháng 01 năm 2023.</w:t>
      </w:r>
    </w:p>
  </w:footnote>
  <w:footnote w:id="96">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13 Điều 1 của Luật số 36/2009/QH12 sửa đổi, bổ sung một số điều của Luật Sở hữu trí tuệ, có hiệu lực kể từ ngày 01 tháng 01 năm 2010.</w:t>
      </w:r>
    </w:p>
  </w:footnote>
  <w:footnote w:id="97">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26 Điều 1 của Luật số 07/2022/QH15 sửa đổi, bổ sung một số điều của Luật Sở hữu trí tuệ, có hiệu lực kể từ ngày 01 tháng 01 năm 2023.</w:t>
      </w:r>
    </w:p>
  </w:footnote>
  <w:footnote w:id="98">
    <w:p>
      <w:pPr>
        <w:pStyle w:val="Normal"/>
        <w:widowControl w:val="false"/>
        <w:ind w:firstLine="567" w:right="0"/>
        <w:jc w:val="both"/>
        <w:rPr/>
      </w:pPr>
      <w:r>
        <w:rPr>
          <w:rStyle w:val="FootnoteCharacters"/>
        </w:rPr>
        <w:footnoteRef/>
      </w:r>
      <w:r>
        <w:rPr/>
        <w:t xml:space="preserve"> </w:t>
      </w:r>
      <w:r>
        <w:rPr/>
        <w:t>Khoản này được bổ sung theo quy định tại khoản 5 Điều 2 của Luật số 42/2019/QH14 sửa đổi, bổ sung một số điều của Luật Kinh doanh bảo hiểm, Luật Sở hữu trí tuệ, có hiệu lực kể từ ngày 01 tháng 11 năm 2019.</w:t>
      </w:r>
    </w:p>
  </w:footnote>
  <w:footnote w:id="99">
    <w:p>
      <w:pPr>
        <w:pStyle w:val="Normal"/>
        <w:ind w:firstLine="567" w:right="0"/>
        <w:jc w:val="both"/>
        <w:rPr/>
      </w:pPr>
      <w:r>
        <w:rPr>
          <w:rStyle w:val="FootnoteCharacters"/>
        </w:rPr>
        <w:footnoteRef/>
      </w:r>
      <w:r>
        <w:rPr>
          <w:spacing w:val="2"/>
        </w:rPr>
        <w:t xml:space="preserve"> </w:t>
      </w:r>
      <w:r>
        <w:rPr>
          <w:spacing w:val="2"/>
        </w:rPr>
        <w:t>Điều này được bổ sung theo quy định tại khoản 27 Điều 1 của Luật số 07/2022/QH15 sửa đổi, bổ sung một số điều của Luật Sở hữu trí tuệ, có hiệu lực kể từ ngày 01 tháng 01 năm 2023.</w:t>
      </w:r>
    </w:p>
  </w:footnote>
  <w:footnote w:id="100">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14 Điều 1 của Luật số 36/2009/QH12 sửa đổi, bổ sung một số điều của Luật Sở hữu trí tuệ, có hiệu lực kể từ ngày 01 tháng 01 năm 2010.</w:t>
      </w:r>
    </w:p>
  </w:footnote>
  <w:footnote w:id="101">
    <w:p>
      <w:pPr>
        <w:pStyle w:val="Normal"/>
        <w:ind w:firstLine="567" w:right="0"/>
        <w:jc w:val="both"/>
        <w:rPr/>
      </w:pPr>
      <w:r>
        <w:rPr>
          <w:rStyle w:val="FootnoteCharacters"/>
        </w:rPr>
        <w:footnoteRef/>
      </w:r>
      <w:r>
        <w:rPr/>
        <w:t xml:space="preserve"> </w:t>
      </w:r>
      <w:r>
        <w:rPr/>
        <w:t>Khoản này được sửa đổi, bổ sung theo quy định tại khoản 28 Điều 1 của Luật số 07/2022/QH15 sửa đổi, bổ sung một số điều của Luật Sở hữu trí tuệ, có hiệu lực kể từ ngày 01 tháng 01 năm 2023.</w:t>
      </w:r>
    </w:p>
  </w:footnote>
  <w:footnote w:id="102">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29 Điều 1 của Luật số 07/2022/QH15 sửa đổi, bổ sung một số điều của Luật Sở hữu trí tuệ, có hiệu lực kể từ ngày 01 tháng 01 năm 2023.</w:t>
      </w:r>
    </w:p>
  </w:footnote>
  <w:footnote w:id="103">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29 Điều 1 của Luật số 07/2022/QH15 sửa đổi, bổ sung một số điều của Luật Sở hữu trí tuệ, có hiệu lực kể từ ngày 01 tháng 01 năm 2023.</w:t>
      </w:r>
    </w:p>
  </w:footnote>
  <w:footnote w:id="104">
    <w:p>
      <w:pPr>
        <w:pStyle w:val="FootnoteText"/>
        <w:ind w:firstLine="567" w:right="0"/>
        <w:jc w:val="both"/>
        <w:rPr/>
      </w:pPr>
      <w:r>
        <w:rPr>
          <w:rStyle w:val="FootnoteCharacters"/>
        </w:rPr>
        <w:footnoteRef/>
      </w:r>
      <w:r>
        <w:rPr>
          <w:sz w:val="24"/>
          <w:szCs w:val="24"/>
        </w:rPr>
        <w:t xml:space="preserve"> </w:t>
      </w:r>
      <w:r>
        <w:rPr>
          <w:sz w:val="24"/>
          <w:szCs w:val="24"/>
        </w:rPr>
        <w:t>Cụm từ “lệ phí duy trì hiệu lực” được thay thế bằng cụm từ “phí, lệ phí để duy trì hiệu lực” theo quy định tại điểm d khoản 82 Điều 1 của Luật số 07/2022/QH15 sửa đổi, bổ sung một số điều của Luật Sở hữu trí tuệ, có hiệu lực kể từ ngày 01 tháng 01 năm 2023.</w:t>
      </w:r>
    </w:p>
  </w:footnote>
  <w:footnote w:id="105">
    <w:p>
      <w:pPr>
        <w:pStyle w:val="FootnoteText"/>
        <w:ind w:firstLine="567" w:right="0"/>
        <w:jc w:val="both"/>
        <w:rPr/>
      </w:pPr>
      <w:r>
        <w:rPr>
          <w:rStyle w:val="FootnoteCharacters"/>
        </w:rPr>
        <w:footnoteRef/>
      </w:r>
      <w:r>
        <w:rPr>
          <w:sz w:val="24"/>
          <w:szCs w:val="24"/>
        </w:rPr>
        <w:t xml:space="preserve"> </w:t>
      </w:r>
      <w:r>
        <w:rPr>
          <w:sz w:val="24"/>
          <w:szCs w:val="24"/>
        </w:rPr>
        <w:t>Cụm từ “lệ phí gia hạn hiệu lực” được thay thế bằng cụm từ “phí, lệ phí để gia hạn hiệu lực” theo quy định tại điểm đ khoản 82 Điều 1 của Luật số 07/2022/QH15 sửa đổi, bổ sung một số điều của Luật Sở hữu trí tuệ, có hiệu lực kể từ ngày 01 tháng 01 năm 2023.</w:t>
      </w:r>
    </w:p>
  </w:footnote>
  <w:footnote w:id="106">
    <w:p>
      <w:pPr>
        <w:pStyle w:val="FootnoteText"/>
        <w:ind w:firstLine="567" w:right="0"/>
        <w:jc w:val="both"/>
        <w:rPr/>
      </w:pPr>
      <w:r>
        <w:rPr>
          <w:rStyle w:val="FootnoteCharacters"/>
        </w:rPr>
        <w:footnoteRef/>
      </w:r>
      <w:r>
        <w:rPr>
          <w:sz w:val="24"/>
          <w:szCs w:val="24"/>
        </w:rPr>
        <w:t xml:space="preserve"> </w:t>
      </w:r>
      <w:r>
        <w:rPr>
          <w:sz w:val="24"/>
          <w:szCs w:val="24"/>
        </w:rPr>
        <w:t>Từ “lệ phí” được thay thế bằng cụm từ “phí, lệ phí” theo quy định tại điểm e khoản 82 Điều 1 của Luật số 07/2022/QH15 sửa đổi, bổ sung một số điều của Luật Sở hữu trí tuệ, có hiệu lực kể từ ngày 01 tháng 01 năm 2023.</w:t>
      </w:r>
    </w:p>
  </w:footnote>
  <w:footnote w:id="107">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30 Điều 1 của Luật số 07/2022/QH15 sửa đổi, bổ sung một số điều của Luật Sở hữu trí tuệ, có hiệu lực kể từ ngày 01 tháng 01 năm 2023.</w:t>
      </w:r>
    </w:p>
  </w:footnote>
  <w:footnote w:id="108">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30 Điều 1 của Luật số 07/2022/QH15 sửa đổi, bổ sung một số điều của Luật Sở hữu trí tuệ, có hiệu lực kể từ ngày 01 tháng 01 năm 2023.</w:t>
      </w:r>
    </w:p>
  </w:footnote>
  <w:footnote w:id="109">
    <w:p>
      <w:pPr>
        <w:pStyle w:val="FootnoteText"/>
        <w:ind w:firstLine="567" w:right="0"/>
        <w:jc w:val="both"/>
        <w:rPr/>
      </w:pPr>
      <w:r>
        <w:rPr>
          <w:rStyle w:val="FootnoteCharacters"/>
        </w:rPr>
        <w:footnoteRef/>
      </w:r>
      <w:r>
        <w:rPr>
          <w:sz w:val="24"/>
          <w:szCs w:val="24"/>
        </w:rPr>
        <w:t xml:space="preserve"> </w:t>
      </w:r>
      <w:r>
        <w:rPr>
          <w:sz w:val="24"/>
          <w:szCs w:val="24"/>
        </w:rPr>
        <w:t xml:space="preserve">Khoản này được sửa đổi, bổ sung theo quy định tại khoản 31 Điều 1 của Luật số 07/2022/QH15 sửa đổi, bổ sung một số điều của Luật Sở hữu trí tuệ, có hiệu lực kể từ ngày 01 tháng 01 năm 2023. </w:t>
      </w:r>
    </w:p>
  </w:footnote>
  <w:footnote w:id="110">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31 Điều 1 của Luật số 07/2022/QH15 sửa đổi, bổ sung một số điều của Luật Sở hữu trí tuệ, có hiệu lực kể từ ngày 01 tháng 01 năm 2023.</w:t>
      </w:r>
    </w:p>
  </w:footnote>
  <w:footnote w:id="111">
    <w:p>
      <w:pPr>
        <w:pStyle w:val="FootnoteText"/>
        <w:ind w:firstLine="567" w:right="0"/>
        <w:jc w:val="both"/>
        <w:rPr/>
      </w:pPr>
      <w:r>
        <w:rPr>
          <w:rStyle w:val="FootnoteCharacters"/>
        </w:rPr>
        <w:footnoteRef/>
      </w:r>
      <w:r>
        <w:rPr>
          <w:sz w:val="24"/>
          <w:szCs w:val="24"/>
        </w:rPr>
        <w:t xml:space="preserve"> </w:t>
      </w:r>
      <w:r>
        <w:rPr>
          <w:sz w:val="24"/>
          <w:szCs w:val="24"/>
        </w:rPr>
        <w:t>Điểm này được bổ sung theo quy định tại khoản 32 Điều 1 của Luật số 07/2022/QH15 sửa đổi, bổ sung một số điều của Luật Sở hữu trí tuệ, có hiệu lực kể từ ngày 01 tháng 01 năm 2023.</w:t>
      </w:r>
    </w:p>
  </w:footnote>
  <w:footnote w:id="112">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33 Điều 1 của Luật số 07/2022/QH15 sửa đổi, bổ sung một số điều của Luật Sở hữu trí tuệ, có hiệu lực kể từ ngày 01 tháng 01 năm 2023.</w:t>
      </w:r>
    </w:p>
  </w:footnote>
  <w:footnote w:id="113">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34 Điều 1 của Luật số 07/2022/QH15 sửa đổi, bổ sung một số điều của Luật Sở hữu trí tuệ, có hiệu lực kể từ ngày 01 tháng 01 năm 2023.</w:t>
      </w:r>
    </w:p>
  </w:footnote>
  <w:footnote w:id="114">
    <w:p>
      <w:pPr>
        <w:pStyle w:val="FootnoteText"/>
        <w:ind w:firstLine="567" w:right="0"/>
        <w:jc w:val="both"/>
        <w:rPr/>
      </w:pPr>
      <w:r>
        <w:rPr>
          <w:rStyle w:val="FootnoteCharacters"/>
        </w:rPr>
        <w:footnoteRef/>
      </w:r>
      <w:r>
        <w:rPr>
          <w:sz w:val="24"/>
          <w:szCs w:val="24"/>
        </w:rPr>
        <w:t xml:space="preserve"> </w:t>
      </w:r>
      <w:r>
        <w:rPr>
          <w:sz w:val="24"/>
          <w:szCs w:val="24"/>
        </w:rPr>
        <w:t>Điểm này được bổ sung theo quy định tại khoản 35 Điều 1 của Luật số 07/2022/QH15 sửa đổi, bổ sung một số điều của Luật Sở hữu trí tuệ, có hiệu lực kể từ ngày 01 tháng 01 năm 2023.</w:t>
      </w:r>
    </w:p>
  </w:footnote>
  <w:footnote w:id="115">
    <w:p>
      <w:pPr>
        <w:pStyle w:val="FootnoteText"/>
        <w:ind w:firstLine="567" w:right="0"/>
        <w:jc w:val="both"/>
        <w:rPr/>
      </w:pPr>
      <w:r>
        <w:rPr>
          <w:rStyle w:val="FootnoteCharacters"/>
        </w:rPr>
        <w:footnoteRef/>
      </w:r>
      <w:r>
        <w:rPr>
          <w:sz w:val="24"/>
          <w:szCs w:val="24"/>
        </w:rPr>
        <w:t xml:space="preserve"> </w:t>
      </w:r>
      <w:r>
        <w:rPr>
          <w:sz w:val="24"/>
          <w:szCs w:val="24"/>
        </w:rPr>
        <w:t>Cụm từ “lệ phí nộp đơn” được thay thế bằng cụm từ “phí, lệ phí” theo quy định tại điểm g khoản 82 Điều 1 của Luật số 07/2022/QH15 sửa đổi, bổ sung một số điều của Luật Sở hữu trí tuệ, có hiệu lực kể từ ngày 01 tháng 01 năm 2023.</w:t>
      </w:r>
    </w:p>
  </w:footnote>
  <w:footnote w:id="116">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36 Điều 1 của Luật số 07/2022/QH15 sửa đổi, bổ sung một số điều của Luật Sở hữu trí tuệ, có hiệu lực kể từ ngày 01 tháng 01 năm 2023.</w:t>
      </w:r>
    </w:p>
  </w:footnote>
  <w:footnote w:id="117">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khoản 37 Điều 1 của Luật số 07/2022/QH15 sửa đổi, bổ sung một số điều của Luật Sở hữu trí tuệ, có hiệu lực kể từ ngày 01 tháng 01 năm 2023.</w:t>
      </w:r>
    </w:p>
  </w:footnote>
  <w:footnote w:id="118">
    <w:p>
      <w:pPr>
        <w:pStyle w:val="FootnoteText"/>
        <w:ind w:firstLine="567" w:right="0"/>
        <w:jc w:val="both"/>
        <w:rPr/>
      </w:pPr>
      <w:r>
        <w:rPr>
          <w:rStyle w:val="FootnoteCharacters"/>
        </w:rPr>
        <w:footnoteRef/>
      </w:r>
      <w:r>
        <w:rPr>
          <w:sz w:val="24"/>
          <w:szCs w:val="24"/>
        </w:rPr>
        <w:t xml:space="preserve"> </w:t>
      </w:r>
      <w:r>
        <w:rPr>
          <w:sz w:val="24"/>
          <w:szCs w:val="24"/>
        </w:rPr>
        <w:t>Điểm này được bổ sung theo quy định tại khoản 37 Điều 1 của Luật số 07/2022/QH15 sửa đổi, bổ sung một số điều của Luật Sở hữu trí tuệ, có hiệu lực kể từ ngày 01 tháng 01 năm 2023.</w:t>
      </w:r>
    </w:p>
  </w:footnote>
  <w:footnote w:id="119">
    <w:p>
      <w:pPr>
        <w:pStyle w:val="FootnoteText"/>
        <w:ind w:firstLine="567" w:right="0"/>
        <w:jc w:val="both"/>
        <w:rPr/>
      </w:pPr>
      <w:r>
        <w:rPr>
          <w:rStyle w:val="FootnoteCharacters"/>
        </w:rPr>
        <w:footnoteRef/>
      </w:r>
      <w:r>
        <w:rPr>
          <w:sz w:val="24"/>
          <w:szCs w:val="24"/>
        </w:rPr>
        <w:t xml:space="preserve"> </w:t>
      </w:r>
      <w:r>
        <w:rPr>
          <w:sz w:val="24"/>
          <w:szCs w:val="24"/>
        </w:rPr>
        <w:t>Tên Điều này được sửa đổi, bổ sung theo quy định tại điểm a khoản 38 Điều 1 của Luật số 07/2022/QH15 sửa đổi, bổ sung một số điều của Luật Sở hữu trí tuệ, có hiệu lực kể từ ngày 01 tháng 01 năm 2023.</w:t>
      </w:r>
    </w:p>
  </w:footnote>
  <w:footnote w:id="120">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b khoản 38 Điều 1 của Luật số 07/2022/QH15 sửa đổi, bổ sung một số điều của Luật Sở hữu trí tuệ, có hiệu lực kể từ ngày 01 tháng 01 năm 2023.</w:t>
      </w:r>
    </w:p>
  </w:footnote>
  <w:footnote w:id="121">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c khoản 38 Điều 1 của Luật số 07/2022/QH15 sửa đổi, bổ sung một số điều của Luật Sở hữu trí tuệ, có hiệu lực kể từ ngày 01 tháng 01 năm 2023.</w:t>
      </w:r>
    </w:p>
  </w:footnote>
  <w:footnote w:id="122">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39 Điều 1 của Luật số 07/2022/QH15 sửa đổi, bổ sung một số điều của Luật Sở hữu trí tuệ, có hiệu lực kể từ ngày 01 tháng 01 năm 2023.</w:t>
      </w:r>
    </w:p>
  </w:footnote>
  <w:footnote w:id="123">
    <w:p>
      <w:pPr>
        <w:pStyle w:val="FootnoteText"/>
        <w:ind w:firstLine="567" w:right="0"/>
        <w:jc w:val="both"/>
        <w:rPr/>
      </w:pPr>
      <w:r>
        <w:rPr>
          <w:rStyle w:val="FootnoteCharacters"/>
        </w:rPr>
        <w:footnoteRef/>
      </w:r>
      <w:r>
        <w:rPr>
          <w:sz w:val="24"/>
          <w:szCs w:val="24"/>
        </w:rPr>
        <w:t xml:space="preserve"> </w:t>
      </w:r>
      <w:r>
        <w:rPr>
          <w:sz w:val="24"/>
          <w:szCs w:val="24"/>
        </w:rPr>
        <w:t>Điều này được bổ sung theo quy định tại khoản 39 Điều 1 của Luật số 07/2022/QH15 sửa đổi, bổ sung một số điều của Luật Sở hữu trí tuệ, có hiệu lực kể từ ngày 01 tháng 01 năm 2023.</w:t>
      </w:r>
    </w:p>
  </w:footnote>
  <w:footnote w:id="124">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40 Điều 1 của Luật số 07/2022/QH15 sửa đổi, bổ sung một số điều của Luật Sở hữu trí tuệ, có hiệu lực kể từ ngày 01 tháng 01 năm 2023.</w:t>
      </w:r>
    </w:p>
  </w:footnote>
  <w:footnote w:id="125">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40 Điều 1 của Luật số 07/2022/QH15 sửa đổi, bổ sung một số điều của Luật Sở hữu trí tuệ, có hiệu lực kể từ ngày 01 tháng 01 năm 2023.</w:t>
      </w:r>
    </w:p>
  </w:footnote>
  <w:footnote w:id="126">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41 Điều 1 của Luật số 07/2022/QH15 sửa đổi, bổ sung một số điều của Luật Sở hữu trí tuệ, có hiệu lực kể từ ngày 01 tháng 01 năm 2023.</w:t>
      </w:r>
    </w:p>
  </w:footnote>
  <w:footnote w:id="127">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42 Điều 1 của Luật số 07/2022/QH15 sửa đổi, bổ sung một số điều của Luật Sở hữu trí tuệ, có hiệu lực kể từ ngày 01 tháng 01 năm 2023.</w:t>
      </w:r>
    </w:p>
  </w:footnote>
  <w:footnote w:id="128">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a khoản 42 Điều 1 của Luật số 07/2022/QH15 sửa đổi, bổ sung một số điều của Luật Sở hữu trí tuệ, có hiệu lực kể từ ngày 01 tháng 01 năm 2023.</w:t>
      </w:r>
    </w:p>
  </w:footnote>
  <w:footnote w:id="129">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b khoản 42 Điều 1 của Luật số 07/2022/QH15 sửa đổi, bổ sung một số điều của Luật Sở hữu trí tuệ, có hiệu lực kể từ ngày 01 tháng 01 năm 2023.</w:t>
      </w:r>
    </w:p>
  </w:footnote>
  <w:footnote w:id="130">
    <w:p>
      <w:pPr>
        <w:pStyle w:val="FootnoteText"/>
        <w:ind w:firstLine="567" w:right="0"/>
        <w:jc w:val="both"/>
        <w:rPr/>
      </w:pPr>
      <w:r>
        <w:rPr>
          <w:rStyle w:val="FootnoteCharacters"/>
        </w:rPr>
        <w:footnoteRef/>
      </w:r>
      <w:r>
        <w:rPr>
          <w:sz w:val="24"/>
          <w:szCs w:val="24"/>
        </w:rPr>
        <w:t xml:space="preserve"> </w:t>
      </w:r>
      <w:r>
        <w:rPr>
          <w:sz w:val="24"/>
          <w:szCs w:val="24"/>
        </w:rPr>
        <w:t>Khoản này được bãi bỏ theo quy định tại khoản 83 Điều 1 của Luật số 07/2022/QH15 sửa đổi, bổ sung một số điều của Luật Sở hữu trí tuệ, có hiệu lực kể từ ngày 01 tháng 01 năm 2023.</w:t>
      </w:r>
    </w:p>
  </w:footnote>
  <w:footnote w:id="131">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43 Điều 1 của Luật số 07/2022/QH15 sửa đổi, bổ sung một số điều của Luật Sở hữu trí tuệ, có hiệu lực kể từ ngày 01 tháng 01 năm 2023.</w:t>
      </w:r>
    </w:p>
  </w:footnote>
  <w:footnote w:id="132">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15 Điều 1 của Luật số 36/2009/QH12 sửa đổi, bổ sung một số điều của Luật Sở hữu trí tuệ, có hiệu lực kể từ ngày 01 tháng 01 năm 2010.</w:t>
      </w:r>
    </w:p>
  </w:footnote>
  <w:footnote w:id="133">
    <w:p>
      <w:pPr>
        <w:pStyle w:val="FootnoteText"/>
        <w:ind w:firstLine="567" w:right="0"/>
        <w:jc w:val="both"/>
        <w:rPr/>
      </w:pPr>
      <w:r>
        <w:rPr>
          <w:rStyle w:val="FootnoteCharacters"/>
        </w:rPr>
        <w:footnoteRef/>
      </w:r>
      <w:r>
        <w:rPr>
          <w:sz w:val="24"/>
          <w:szCs w:val="24"/>
        </w:rPr>
        <w:t xml:space="preserve"> </w:t>
      </w:r>
      <w:r>
        <w:rPr>
          <w:sz w:val="24"/>
          <w:szCs w:val="24"/>
        </w:rPr>
        <w:t>Điều này được bổ sung theo quy định tại khoản 44 Điều 1 của Luật số 07/2022/QH15 sửa đổi, bổ sung một số điều của Luật Sở hữu trí tuệ, có hiệu lực kể từ ngày 01 tháng 01 năm 2023.</w:t>
      </w:r>
    </w:p>
  </w:footnote>
  <w:footnote w:id="134">
    <w:p>
      <w:pPr>
        <w:pStyle w:val="FootnoteText"/>
        <w:ind w:firstLine="567" w:right="0"/>
        <w:jc w:val="both"/>
        <w:rPr/>
      </w:pPr>
      <w:r>
        <w:rPr>
          <w:rStyle w:val="FootnoteCharacters"/>
        </w:rPr>
        <w:footnoteRef/>
      </w:r>
      <w:r>
        <w:rPr>
          <w:sz w:val="24"/>
          <w:szCs w:val="24"/>
        </w:rPr>
        <w:t xml:space="preserve"> </w:t>
      </w:r>
      <w:r>
        <w:rPr>
          <w:sz w:val="24"/>
          <w:szCs w:val="24"/>
        </w:rPr>
        <w:t>Tên Mục này được sửa đổi, bổ sung theo quy định tại khoản 6 Điều 2 của Luật số 42/2019/QH14 sửa đổi, bổ sung một số điều của Luật Kinh doanh bảo hiểm, Luật Sở hữu trí tuệ, có hiệu lực kể từ ngày 01 tháng 11 năm 2019.</w:t>
      </w:r>
    </w:p>
  </w:footnote>
  <w:footnote w:id="135">
    <w:p>
      <w:pPr>
        <w:pStyle w:val="Normal"/>
        <w:widowControl w:val="false"/>
        <w:ind w:firstLine="567" w:right="0"/>
        <w:jc w:val="both"/>
        <w:rPr/>
      </w:pPr>
      <w:r>
        <w:rPr>
          <w:rStyle w:val="FootnoteCharacters"/>
        </w:rPr>
        <w:footnoteRef/>
      </w:r>
      <w:r>
        <w:rPr/>
        <w:t xml:space="preserve"> </w:t>
      </w:r>
      <w:r>
        <w:rPr/>
        <w:t>Điều này được bổ sung theo quy định tại khoản 7 Điều 2 của Luật số 42/2019/QH14 sửa đổi, bổ sung một số điều của Luật Kinh doanh bảo hiểm, Luật Sở hữu trí tuệ, có hiệu lực kể từ ngày 01 tháng 11 năm 2019.</w:t>
      </w:r>
    </w:p>
  </w:footnote>
  <w:footnote w:id="136">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45 Điều 1 của Luật số 07/2022/QH15 sửa đổi, bổ sung một số điều của Luật Sở hữu trí tuệ, có hiệu lực kể từ ngày 01 tháng 01 năm 2023.</w:t>
      </w:r>
    </w:p>
  </w:footnote>
  <w:footnote w:id="137">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b khoản 45 Điều 1 của Luật số 07/2022/QH15 sửa đổi, bổ sung một số điều của Luật Sở hữu trí tuệ, có hiệu lực kể từ ngày 01 tháng 01 năm 2023.</w:t>
      </w:r>
    </w:p>
  </w:footnote>
  <w:footnote w:id="138">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46 Điều 1 của Luật số 07/2022/QH15 sửa đổi, bổ sung một số điều của Luật Sở hữu trí tuệ, có hiệu lực kể từ ngày 01 tháng 01 năm 2023.</w:t>
      </w:r>
    </w:p>
  </w:footnote>
  <w:footnote w:id="139">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khoản 47 Điều 1 của Luật số 07/2022/QH15 sửa đổi, bổ sung một số điều của Luật Sở hữu trí tuệ, có hiệu lực kể từ ngày 01 tháng 01 năm 2023.</w:t>
      </w:r>
    </w:p>
  </w:footnote>
  <w:footnote w:id="140">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khoản 48 Điều 1 của Luật số 07/2022/QH15 sửa đổi, bổ sung một số điều của Luật Sở hữu trí tuệ, có hiệu lực kể từ ngày 01 tháng 01 năm 2023.</w:t>
      </w:r>
    </w:p>
  </w:footnote>
  <w:footnote w:id="141">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49 Điều 1 của Luật số 07/2022/QH15 sửa đổi, bổ sung một số điều của Luật Sở hữu trí tuệ, có hiệu lực kể từ ngày 01 tháng 01 năm 2023.</w:t>
      </w:r>
    </w:p>
  </w:footnote>
  <w:footnote w:id="142">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khoản 50 Điều 1 của Luật số 07/2022/QH15 sửa đổi, bổ sung một số điều của Luật Sở hữu trí tuệ, có hiệu lực kể từ ngày 01 tháng 01 năm 2023.</w:t>
      </w:r>
    </w:p>
  </w:footnote>
  <w:footnote w:id="143">
    <w:p>
      <w:pPr>
        <w:pStyle w:val="FootnoteText"/>
        <w:ind w:firstLine="567" w:right="0"/>
        <w:jc w:val="both"/>
        <w:rPr/>
      </w:pPr>
      <w:r>
        <w:rPr>
          <w:rStyle w:val="FootnoteCharacters"/>
        </w:rPr>
        <w:footnoteRef/>
      </w:r>
      <w:r>
        <w:rPr>
          <w:sz w:val="24"/>
          <w:szCs w:val="24"/>
        </w:rPr>
        <w:t xml:space="preserve"> </w:t>
      </w:r>
      <w:r>
        <w:rPr>
          <w:sz w:val="24"/>
          <w:szCs w:val="24"/>
        </w:rPr>
        <w:t>Điều này được bổ sung theo quy định tại khoản 51 Điều 1 của Luật số 07/2022/QH15 sửa đổi, bổ sung một số điều của Luật Sở hữu trí tuệ, có hiệu lực kể từ ngày 01 tháng 01 năm 2023.</w:t>
      </w:r>
    </w:p>
  </w:footnote>
  <w:footnote w:id="144">
    <w:p>
      <w:pPr>
        <w:pStyle w:val="FootnoteText"/>
        <w:ind w:firstLine="567" w:right="0"/>
        <w:jc w:val="both"/>
        <w:rPr/>
      </w:pPr>
      <w:r>
        <w:rPr>
          <w:rStyle w:val="FootnoteCharacters"/>
        </w:rPr>
        <w:footnoteRef/>
      </w:r>
      <w:r>
        <w:rPr>
          <w:sz w:val="24"/>
          <w:szCs w:val="24"/>
        </w:rPr>
        <w:t xml:space="preserve"> </w:t>
      </w:r>
      <w:r>
        <w:rPr>
          <w:sz w:val="24"/>
          <w:szCs w:val="24"/>
        </w:rPr>
        <w:t>Điều này được bổ sung theo quy định tại khoản 52 Điều 1 của Luật số 07/2022/QH15 sửa đổi, bổ sung một số điều của Luật Sở hữu trí tuệ, có hiệu lực kể từ ngày 01 tháng 01 năm 2023.</w:t>
      </w:r>
    </w:p>
  </w:footnote>
  <w:footnote w:id="145">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16 Điều 1 của Luật số 36/2009/QH12 sửa đổi, bổ sung một số điều của Luật Sở hữu trí tuệ, có hiệu lực kể từ ngày 01 tháng 01 năm 2010.</w:t>
      </w:r>
    </w:p>
  </w:footnote>
  <w:footnote w:id="146">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53 Điều 1 của Luật số 07/2022/QH15 sửa đổi, bổ sung một số điều của Luật Sở hữu trí tuệ, có hiệu lực kể từ ngày 01 tháng 01 năm 2023.</w:t>
      </w:r>
    </w:p>
  </w:footnote>
  <w:footnote w:id="147">
    <w:p>
      <w:pPr>
        <w:pStyle w:val="Normal"/>
        <w:widowControl w:val="false"/>
        <w:ind w:firstLine="567" w:right="0"/>
        <w:jc w:val="both"/>
        <w:rPr/>
      </w:pPr>
      <w:r>
        <w:rPr>
          <w:rStyle w:val="FootnoteCharacters"/>
        </w:rPr>
        <w:footnoteRef/>
      </w:r>
      <w:r>
        <w:rPr/>
        <w:t xml:space="preserve"> </w:t>
      </w:r>
      <w:r>
        <w:rPr/>
        <w:t>Khoản này được sửa đổi, bổ sung theo quy định tại khoản 8 Điều 2 của Luật số 42/2019/QH14 sửa đổi, bổ sung một số điều của Luật Kinh doanh bảo hiểm, Luật Sở hữu trí tuệ, có hiệu lực kể từ ngày 01 tháng 11 năm 2019.</w:t>
      </w:r>
    </w:p>
  </w:footnote>
  <w:footnote w:id="148">
    <w:p>
      <w:pPr>
        <w:pStyle w:val="FootnoteText"/>
        <w:ind w:firstLine="567" w:right="0"/>
        <w:jc w:val="both"/>
        <w:rPr/>
      </w:pPr>
      <w:r>
        <w:rPr>
          <w:rStyle w:val="FootnoteCharacters"/>
        </w:rPr>
        <w:footnoteRef/>
      </w:r>
      <w:r>
        <w:rPr>
          <w:sz w:val="24"/>
          <w:szCs w:val="24"/>
        </w:rPr>
        <w:t xml:space="preserve"> </w:t>
      </w:r>
      <w:r>
        <w:rPr>
          <w:sz w:val="24"/>
          <w:szCs w:val="24"/>
        </w:rPr>
        <w:t>Điều này được bổ sung theo quy định tại khoản 54 Điều 1 của Luật số 07/2022/QH15 sửa đổi, bổ sung một số điều của Luật Sở hữu trí tuệ, có hiệu lực kể từ ngày 01 tháng 01 năm 2023.</w:t>
      </w:r>
    </w:p>
  </w:footnote>
  <w:footnote w:id="149">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55 Điều 1 của Luật số 07/2022/QH15 sửa đổi, bổ sung một số điều của Luật Sở hữu trí tuệ, có hiệu lực kể từ ngày 01 tháng 01 năm 2023.</w:t>
      </w:r>
    </w:p>
  </w:footnote>
  <w:footnote w:id="150">
    <w:p>
      <w:pPr>
        <w:pStyle w:val="FootnoteText"/>
        <w:ind w:firstLine="567" w:right="0"/>
        <w:jc w:val="both"/>
        <w:rPr/>
      </w:pPr>
      <w:r>
        <w:rPr>
          <w:rStyle w:val="FootnoteCharacters"/>
        </w:rPr>
        <w:footnoteRef/>
      </w:r>
      <w:r>
        <w:rPr>
          <w:sz w:val="24"/>
          <w:szCs w:val="24"/>
        </w:rPr>
        <w:t xml:space="preserve"> </w:t>
      </w:r>
      <w:r>
        <w:rPr>
          <w:sz w:val="24"/>
          <w:szCs w:val="24"/>
        </w:rPr>
        <w:t>Điểm này được bổ sung theo quy định tại khoản 56 Điều 1 của Luật số 07/2022/QH15 sửa đổi, bổ sung một số điều của Luật Sở hữu trí tuệ, có hiệu lực kể từ ngày 01 tháng 01 năm 2023.</w:t>
      </w:r>
    </w:p>
  </w:footnote>
  <w:footnote w:id="151">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a khoản 57 Điều 1 của Luật số 07/2022/QH15 sửa đổi, bổ sung một số điều của Luật Sở hữu trí tuệ, có hiệu lực kể từ ngày 01 tháng 01 năm 2023.</w:t>
      </w:r>
    </w:p>
  </w:footnote>
  <w:footnote w:id="152">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b khoản 57 Điều 1 của Luật số 07/2022/QH15 sửa đổi, bổ sung một số điều của Luật Sở hữu trí tuệ, có hiệu lực kể từ ngày 01 tháng 01 năm 2023.</w:t>
      </w:r>
    </w:p>
  </w:footnote>
  <w:footnote w:id="153">
    <w:p>
      <w:pPr>
        <w:pStyle w:val="FootnoteText"/>
        <w:ind w:firstLine="567" w:right="0"/>
        <w:jc w:val="both"/>
        <w:rPr/>
      </w:pPr>
      <w:r>
        <w:rPr>
          <w:rStyle w:val="FootnoteCharacters"/>
        </w:rPr>
        <w:footnoteRef/>
      </w:r>
      <w:r>
        <w:rPr>
          <w:sz w:val="24"/>
          <w:szCs w:val="24"/>
        </w:rPr>
        <w:t xml:space="preserve"> </w:t>
      </w:r>
      <w:r>
        <w:rPr>
          <w:sz w:val="24"/>
          <w:szCs w:val="24"/>
        </w:rPr>
        <w:t>Điểm này được bổ sung theo quy định tại điểm b khoản 57 Điều 1 của Luật số 07/2022/QH15 sửa đổi, bổ sung một số điều của Luật Sở hữu trí tuệ, có hiệu lực kể từ ngày 01 tháng 01 năm 2023.</w:t>
      </w:r>
    </w:p>
  </w:footnote>
  <w:footnote w:id="154">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58 Điều 1 của Luật số 07/2022/QH15 sửa đổi, bổ sung một số điều của Luật Sở hữu trí tuệ, có hiệu lực kể từ ngày 01 tháng 01 năm 2023.</w:t>
      </w:r>
    </w:p>
  </w:footnote>
  <w:footnote w:id="155">
    <w:p>
      <w:pPr>
        <w:pStyle w:val="Normal"/>
        <w:widowControl w:val="false"/>
        <w:ind w:firstLine="567" w:right="0"/>
        <w:jc w:val="both"/>
        <w:rPr/>
      </w:pPr>
      <w:r>
        <w:rPr>
          <w:rStyle w:val="FootnoteCharacters"/>
        </w:rPr>
        <w:footnoteRef/>
      </w:r>
      <w:r>
        <w:rPr/>
        <w:t xml:space="preserve"> </w:t>
      </w:r>
      <w:r>
        <w:rPr/>
        <w:t>Điều này được sửa đổi, bổ sung theo quy định tại khoản 9 Điều 2 của Luật số 42/2019/QH14 sửa đổi, bổ sung một số điều của Luật Kinh doanh bảo hiểm, Luật Sở hữu trí tuệ, có hiệu lực kể từ ngày 01 tháng 11 năm 2019.</w:t>
      </w:r>
    </w:p>
  </w:footnote>
  <w:footnote w:id="156">
    <w:p>
      <w:pPr>
        <w:pStyle w:val="FootnoteText"/>
        <w:ind w:firstLine="567" w:right="0"/>
        <w:jc w:val="both"/>
        <w:rPr/>
      </w:pPr>
      <w:r>
        <w:rPr>
          <w:rStyle w:val="FootnoteCharacters"/>
        </w:rPr>
        <w:footnoteRef/>
      </w:r>
      <w:r>
        <w:rPr>
          <w:sz w:val="24"/>
          <w:szCs w:val="24"/>
        </w:rPr>
        <w:t xml:space="preserve"> </w:t>
      </w:r>
      <w:r>
        <w:rPr>
          <w:sz w:val="24"/>
          <w:szCs w:val="24"/>
        </w:rPr>
        <w:t>Cụm từ “bảo đảm thực thi” được thay thế bằng từ “bảo vệ” theo quy định tại điểm h khoản 82 Điều 1 của Luật số 07/2022/QH15 sửa đổi, bổ sung một số điều của Luật Sở hữu trí tuệ, có hiệu lực kể từ ngày 01 tháng 01 năm 2023.</w:t>
      </w:r>
    </w:p>
  </w:footnote>
  <w:footnote w:id="157">
    <w:p>
      <w:pPr>
        <w:pStyle w:val="FootnoteText"/>
        <w:ind w:firstLine="567" w:right="0"/>
        <w:jc w:val="both"/>
        <w:rPr/>
      </w:pPr>
      <w:r>
        <w:rPr>
          <w:rStyle w:val="FootnoteCharacters"/>
        </w:rPr>
        <w:footnoteRef/>
      </w:r>
      <w:r>
        <w:rPr>
          <w:sz w:val="24"/>
          <w:szCs w:val="24"/>
        </w:rPr>
        <w:t xml:space="preserve"> </w:t>
      </w:r>
      <w:r>
        <w:rPr>
          <w:sz w:val="24"/>
          <w:szCs w:val="24"/>
        </w:rPr>
        <w:t>Từ “thực thi” được thay thế bằng từ “bảo vệ” theo quy định tại điểm i khoản 82 Điều 1 của Luật số 07/2022/QH15 sửa đổi, bổ sung một số điều của Luật Sở hữu trí tuệ, có hiệu lực kể từ ngày 01 tháng 01 năm 2023.</w:t>
      </w:r>
    </w:p>
  </w:footnote>
  <w:footnote w:id="158">
    <w:p>
      <w:pPr>
        <w:pStyle w:val="FootnoteText"/>
        <w:ind w:firstLine="567" w:right="0"/>
        <w:jc w:val="both"/>
        <w:rPr/>
      </w:pPr>
      <w:r>
        <w:rPr>
          <w:rStyle w:val="FootnoteCharacters"/>
        </w:rPr>
        <w:footnoteRef/>
      </w:r>
      <w:r>
        <w:rPr>
          <w:sz w:val="24"/>
          <w:szCs w:val="24"/>
        </w:rPr>
        <w:t xml:space="preserve"> </w:t>
      </w:r>
      <w:r>
        <w:rPr>
          <w:sz w:val="24"/>
          <w:szCs w:val="24"/>
        </w:rPr>
        <w:t>Từ “thực thi” được thay thế bằng từ “bảo vệ” theo quy định tại điểm i khoản 82 Điều 1 của Luật số 07/2022/QH15 sửa đổi, bổ sung một số điều của Luật Sở hữu trí tuệ, có hiệu lực kể từ ngày 01 tháng 01 năm 2023.</w:t>
      </w:r>
    </w:p>
  </w:footnote>
  <w:footnote w:id="159">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59 Điều 1 của Luật số 07/2022/QH15 sửa đổi, bổ sung một số điều của Luật Sở hữu trí tuệ, có hiệu lực kể từ ngày 01 tháng 01 năm 2023.</w:t>
      </w:r>
    </w:p>
  </w:footnote>
  <w:footnote w:id="160">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lần thứ nhất theo quy định tại khoản 17 Điều 1 của Luật số 36/2009/QH12 sửa đổi, bổ sung một số điều của Luật Sở hữu trí tuệ, có hiệu lực kể từ ngày 01 tháng 01 năm 2010.</w:t>
      </w:r>
    </w:p>
    <w:p>
      <w:pPr>
        <w:pStyle w:val="FootnoteText"/>
        <w:ind w:firstLine="567" w:right="0"/>
        <w:jc w:val="both"/>
        <w:rPr/>
      </w:pPr>
      <w:r>
        <w:rPr>
          <w:sz w:val="24"/>
          <w:szCs w:val="24"/>
        </w:rPr>
        <w:t>Điều này được sửa đổi, bổ sung lần thứ hai theo quy định tại khoản 60 Điều 1 của Luật số 07/2022/QH15 sửa đổi, bổ sung một số điều của Luật Sở hữu trí tuệ, có hiệu lực kể từ ngày 01 tháng 01 năm 2023.</w:t>
      </w:r>
    </w:p>
  </w:footnote>
  <w:footnote w:id="161">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61 Điều 1 của Luật số 07/2022/QH15 sửa đổi, bổ sung một số điều của Luật Sở hữu trí tuệ, có hiệu lực kể từ ngày 01 tháng 01 năm 2023.</w:t>
      </w:r>
    </w:p>
  </w:footnote>
  <w:footnote w:id="162">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61 Điều 1 của Luật số 07/2022/QH15 sửa đổi, bổ sung một số điều của Luật Sở hữu trí tuệ, có hiệu lực kể từ ngày 01 tháng 01 năm 2023.</w:t>
      </w:r>
    </w:p>
  </w:footnote>
  <w:footnote w:id="163">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62 Điều 1 của Luật số 07/2022/QH15 sửa đổi, bổ sung một số điều của Luật Sở hữu trí tuệ, có hiệu lực kể từ ngày 01 tháng 01 năm 2023.</w:t>
      </w:r>
    </w:p>
  </w:footnote>
  <w:footnote w:id="164">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18 Điều 1 của Luật số 36/2009/QH12 sửa đổi, bổ sung một số điều của Luật Sở hữu trí tuệ, có hiệu lực kể từ ngày 01 tháng 01 năm 2010.</w:t>
      </w:r>
    </w:p>
  </w:footnote>
  <w:footnote w:id="165">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63 Điều 1 của Luật số 07/2022/QH15 sửa đổi, bổ sung một số điều của Luật Sở hữu trí tuệ, có hiệu lực kể từ ngày 01 tháng 01 năm 2023.</w:t>
      </w:r>
    </w:p>
  </w:footnote>
  <w:footnote w:id="166">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64 Điều 1 của Luật số 07/2022/QH15 sửa đổi, bổ sung một số điều của Luật Sở hữu trí tuệ, có hiệu lực kể từ ngày 01 tháng 01 năm 2023.</w:t>
      </w:r>
    </w:p>
  </w:footnote>
  <w:footnote w:id="167">
    <w:p>
      <w:pPr>
        <w:pStyle w:val="FootnoteText"/>
        <w:ind w:firstLine="567" w:right="0"/>
        <w:jc w:val="both"/>
        <w:rPr/>
      </w:pPr>
      <w:r>
        <w:rPr>
          <w:rStyle w:val="FootnoteCharacters"/>
        </w:rPr>
        <w:footnoteRef/>
      </w:r>
      <w:r>
        <w:rPr>
          <w:sz w:val="24"/>
          <w:szCs w:val="24"/>
        </w:rPr>
        <w:t xml:space="preserve"> </w:t>
      </w:r>
      <w:r>
        <w:rPr>
          <w:sz w:val="24"/>
          <w:szCs w:val="24"/>
        </w:rPr>
        <w:t>Từ “cây nho” được thay thế bằng cụm từ “cây leo thân gỗ” theo quy định tại điểm k khoản 82 Điều 1 của Luật số 07/2022/QH15 sửa đổi, bổ sung một số điều của Luật Sở hữu trí tuệ, có hiệu lực kể từ ngày 01 tháng 01 năm 2023.</w:t>
      </w:r>
    </w:p>
  </w:footnote>
  <w:footnote w:id="168">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19 Điều 1 của Luật số 36/2009/QH12 sửa đổi, bổ sung một số điều của Luật Sở hữu trí tuệ, có hiệu lực kể từ ngày 01 tháng 01 năm 2010.</w:t>
      </w:r>
    </w:p>
  </w:footnote>
  <w:footnote w:id="169">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20 Điều 1 của Luật số 36/2009/QH12 sửa đổi, bổ sung một số điều của Luật Sở hữu trí tuệ, có hiệu lực kể từ ngày 01 tháng 01 năm 2010.</w:t>
      </w:r>
    </w:p>
  </w:footnote>
  <w:footnote w:id="170">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65 Điều 1 của Luật số 07/2022/QH15 sửa đổi, bổ sung một số điều của Luật Sở hữu trí tuệ, có hiệu lực kể từ ngày 01 tháng 01 năm 2023.</w:t>
      </w:r>
    </w:p>
  </w:footnote>
  <w:footnote w:id="171">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b khoản 65 Điều 1 của Luật số 07/2022/QH15 sửa đổi, bổ sung một số điều của Luật Sở hữu trí tuệ, có hiệu lực kể từ ngày 01 tháng 01 năm 2023.</w:t>
      </w:r>
    </w:p>
  </w:footnote>
  <w:footnote w:id="172">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c khoản 65 Điều 1 của Luật số 07/2022/QH15 sửa đổi, bổ sung một số điều của Luật Sở hữu trí tuệ, có hiệu lực kể từ ngày 01 tháng 01 năm 2023.</w:t>
      </w:r>
    </w:p>
  </w:footnote>
  <w:footnote w:id="173">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d khoản 65 Điều 1 của Luật số 07/2022/QH15 sửa đổi, bổ sung một số điều của Luật Sở hữu trí tuệ, có hiệu lực kể từ ngày 01 tháng 01 năm 2023.</w:t>
      </w:r>
    </w:p>
  </w:footnote>
  <w:footnote w:id="174">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66 Điều 1 của Luật số 07/2022/QH15 sửa đổi, bổ sung một số điều của Luật Sở hữu trí tuệ, có hiệu lực kể từ ngày 01 tháng 01 năm 2023.</w:t>
      </w:r>
    </w:p>
  </w:footnote>
  <w:footnote w:id="175">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lần thứ nhất theo quy định tại khoản 21 Điều 1 của Luật số 36/2009/QH12 sửa đổi, bổ sung một số điều của Luật Sở hữu trí tuệ, có hiệu lực kể từ ngày 01 tháng 01 năm 2010.</w:t>
      </w:r>
    </w:p>
    <w:p>
      <w:pPr>
        <w:pStyle w:val="FootnoteText"/>
        <w:ind w:firstLine="567" w:right="0"/>
        <w:jc w:val="both"/>
        <w:rPr/>
      </w:pPr>
      <w:r>
        <w:rPr>
          <w:sz w:val="24"/>
          <w:szCs w:val="24"/>
        </w:rPr>
        <w:t>Điều này được sửa đổi, bổ sung lần thứ hai theo quy định tại khoản 66 Điều 1 của Luật số 07/2022/QH15 sửa đổi, bổ sung một số điều của Luật Sở hữu trí tuệ, có hiệu lực kể từ ngày 01 tháng 01 năm 2023.</w:t>
      </w:r>
    </w:p>
  </w:footnote>
  <w:footnote w:id="176">
    <w:p>
      <w:pPr>
        <w:pStyle w:val="FootnoteText"/>
        <w:ind w:firstLine="567" w:right="0"/>
        <w:jc w:val="both"/>
        <w:rPr/>
      </w:pPr>
      <w:r>
        <w:rPr>
          <w:rStyle w:val="FootnoteCharacters"/>
        </w:rPr>
        <w:footnoteRef/>
      </w:r>
      <w:r>
        <w:rPr>
          <w:sz w:val="24"/>
          <w:szCs w:val="24"/>
        </w:rPr>
        <w:t xml:space="preserve"> </w:t>
      </w:r>
      <w:r>
        <w:rPr>
          <w:sz w:val="24"/>
          <w:szCs w:val="24"/>
        </w:rPr>
        <w:t>Từ “cây nho” được thay thế bằng cụm từ “cây leo thân gỗ” theo quy định tại điểm k khoản 82 Điều 1 của Luật số 07/2022/QH15 sửa đổi, bổ sung một số điều của Luật Sở hữu trí tuệ, có hiệu lực kể từ ngày 01 tháng 01 năm 2023.</w:t>
      </w:r>
    </w:p>
  </w:footnote>
  <w:footnote w:id="177">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67 Điều 1 của Luật số 07/2022/QH15 sửa đổi, bổ sung một số điều của Luật Sở hữu trí tuệ, có hiệu lực kể từ ngày 01 tháng 01 năm 2023.</w:t>
      </w:r>
    </w:p>
  </w:footnote>
  <w:footnote w:id="178">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khoản 68 Điều 1 của Luật số 07/2022/QH15 sửa đổi, bổ sung một số điều của Luật Sở hữu trí tuệ, có hiệu lực kể từ ngày 01 tháng 01 năm 2023.</w:t>
      </w:r>
    </w:p>
  </w:footnote>
  <w:footnote w:id="179">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69 Điều 1 của Luật số 07/2022/QH15 sửa đổi, bổ sung một số điều của Luật Sở hữu trí tuệ, có hiệu lực kể từ ngày 01 tháng 01 năm 2023.</w:t>
      </w:r>
    </w:p>
  </w:footnote>
  <w:footnote w:id="180">
    <w:p>
      <w:pPr>
        <w:pStyle w:val="FootnoteText"/>
        <w:ind w:firstLine="567" w:right="0"/>
        <w:jc w:val="both"/>
        <w:rPr/>
      </w:pPr>
      <w:r>
        <w:rPr>
          <w:rStyle w:val="FootnoteCharacters"/>
        </w:rPr>
        <w:footnoteRef/>
      </w:r>
      <w:r>
        <w:rPr>
          <w:spacing w:val="2"/>
          <w:sz w:val="24"/>
          <w:szCs w:val="24"/>
        </w:rPr>
        <w:t xml:space="preserve"> </w:t>
      </w:r>
      <w:r>
        <w:rPr>
          <w:spacing w:val="2"/>
          <w:sz w:val="24"/>
          <w:szCs w:val="24"/>
        </w:rPr>
        <w:t>Điểm này được bãi bỏ theo quy định tại khoản 83 Điều 1 của Luật số 07/2022/QH15 sửa đổi, bổ sung một số điều của Luật Sở hữu trí tuệ, có hiệu lực kể từ ngày 01 tháng 01 năm 2023.</w:t>
      </w:r>
    </w:p>
  </w:footnote>
  <w:footnote w:id="181">
    <w:p>
      <w:pPr>
        <w:pStyle w:val="FootnoteText"/>
        <w:ind w:firstLine="567" w:right="0"/>
        <w:jc w:val="both"/>
        <w:rPr/>
      </w:pPr>
      <w:r>
        <w:rPr>
          <w:rStyle w:val="FootnoteCharacters"/>
        </w:rPr>
        <w:footnoteRef/>
      </w:r>
      <w:r>
        <w:rPr>
          <w:sz w:val="24"/>
          <w:szCs w:val="24"/>
        </w:rPr>
        <w:t xml:space="preserve"> </w:t>
      </w:r>
      <w:r>
        <w:rPr>
          <w:sz w:val="24"/>
          <w:szCs w:val="24"/>
        </w:rPr>
        <w:t>Cụm từ “điểm b và” được bãi bỏ theo quy định tại điểm l khoản 82 Điều 1 của Luật số 07/2022/QH15 sửa đổi, bổ sung một số điều của Luật Sở hữu trí tuệ, có hiệu lực kể từ ngày 01 tháng 01 năm 2023.</w:t>
      </w:r>
    </w:p>
  </w:footnote>
  <w:footnote w:id="182">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khoản 70 Điều 1 của Luật số 07/2022/QH15 sửa đổi, bổ sung một số điều của Luật Sở hữu trí tuệ, có hiệu lực kể từ ngày 01 tháng 01 năm 2023.</w:t>
      </w:r>
    </w:p>
  </w:footnote>
  <w:footnote w:id="183">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71 Điều 1 của Luật số 07/2022/QH15 sửa đổi, bổ sung một số điều của Luật Sở hữu trí tuệ, có hiệu lực kể từ ngày 01 tháng 01 năm 2023.</w:t>
      </w:r>
    </w:p>
  </w:footnote>
  <w:footnote w:id="184">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72 Điều 1 của Luật số 07/2022/QH15 sửa đổi, bổ sung một số điều của Luật Sở hữu trí tuệ, có hiệu lực kể từ ngày 01 tháng 01 năm 2023.</w:t>
      </w:r>
    </w:p>
  </w:footnote>
  <w:footnote w:id="185">
    <w:p>
      <w:pPr>
        <w:pStyle w:val="FootnoteText"/>
        <w:ind w:firstLine="567" w:right="0"/>
        <w:jc w:val="both"/>
        <w:rPr/>
      </w:pPr>
      <w:r>
        <w:rPr>
          <w:rStyle w:val="FootnoteCharacters"/>
        </w:rPr>
        <w:footnoteRef/>
      </w:r>
      <w:r>
        <w:rPr>
          <w:spacing w:val="-2"/>
          <w:sz w:val="24"/>
          <w:szCs w:val="24"/>
        </w:rPr>
        <w:t xml:space="preserve"> </w:t>
      </w:r>
      <w:r>
        <w:rPr>
          <w:spacing w:val="-2"/>
          <w:sz w:val="24"/>
          <w:szCs w:val="24"/>
        </w:rPr>
        <w:t>Cụm từ “điểm a khoản 1” được bãi bỏ theo quy định tại điểm m khoản 82 Điều 1 của Luật số 07/2022/QH15 sửa đổi, bổ sung một số điều của Luật Sở hữu trí tuệ, có hiệu lực kể từ ngày 01 tháng 01 năm 2023.</w:t>
      </w:r>
    </w:p>
  </w:footnote>
  <w:footnote w:id="186">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22 Điều 1 của Luật số 36/2009/QH12 sửa đổi, bổ sung một số điều của Luật Sở hữu trí tuệ, có hiệu lực kể từ ngày 01 tháng 01 năm 2010.</w:t>
      </w:r>
    </w:p>
  </w:footnote>
  <w:footnote w:id="187">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23 Điều 1 của Luật số 36/2009/QH12 sửa đổi, bổ sung một số điều của Luật Sở hữu trí tuệ, có hiệu lực kể từ ngày 01 tháng 01 năm 2010.</w:t>
      </w:r>
    </w:p>
  </w:footnote>
  <w:footnote w:id="188">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73 Điều 1 của Luật số 07/2022/QH15 sửa đổi, bổ sung một số điều của Luật Sở hữu trí tuệ, có hiệu lực kể từ ngày 01 tháng 01 năm 2023.</w:t>
      </w:r>
    </w:p>
  </w:footnote>
  <w:footnote w:id="189">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24 Điều 1 của Luật số 36/2009/QH12 sửa đổi, bổ sung một số điều của Luật Sở hữu trí tuệ, có hiệu lực kể từ ngày 01 tháng 01 năm 2010.</w:t>
      </w:r>
    </w:p>
  </w:footnote>
  <w:footnote w:id="190">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74 Điều 1 của Luật số 07/2022/QH15 sửa đổi, bổ sung một số điều của Luật Sở hữu trí tuệ, có hiệu lực kể từ ngày 01 tháng 01 năm 2023.</w:t>
      </w:r>
    </w:p>
  </w:footnote>
  <w:footnote w:id="191">
    <w:p>
      <w:pPr>
        <w:pStyle w:val="FootnoteText"/>
        <w:ind w:firstLine="567" w:right="0"/>
        <w:jc w:val="both"/>
        <w:rPr/>
      </w:pPr>
      <w:r>
        <w:rPr>
          <w:rStyle w:val="FootnoteCharacters"/>
        </w:rPr>
        <w:footnoteRef/>
      </w:r>
      <w:r>
        <w:rPr>
          <w:sz w:val="24"/>
          <w:szCs w:val="24"/>
        </w:rPr>
        <w:t xml:space="preserve"> </w:t>
      </w:r>
      <w:r>
        <w:rPr>
          <w:sz w:val="24"/>
          <w:szCs w:val="24"/>
        </w:rPr>
        <w:t>Điều này được bổ sung theo quy định tại khoản 74 Điều 1 của Luật số 07/2022/QH15 sửa đổi, bổ sung một số điều của Luật Sở hữu trí tuệ, có hiệu lực kể từ ngày 01 tháng 01 năm 2023.</w:t>
      </w:r>
    </w:p>
  </w:footnote>
  <w:footnote w:id="192">
    <w:p>
      <w:pPr>
        <w:pStyle w:val="FootnoteText"/>
        <w:ind w:firstLine="567" w:right="0"/>
        <w:jc w:val="both"/>
        <w:rPr/>
      </w:pPr>
      <w:r>
        <w:rPr>
          <w:rStyle w:val="FootnoteCharacters"/>
        </w:rPr>
        <w:footnoteRef/>
      </w:r>
      <w:r>
        <w:rPr>
          <w:sz w:val="24"/>
          <w:szCs w:val="24"/>
        </w:rPr>
        <w:t xml:space="preserve"> </w:t>
      </w:r>
      <w:r>
        <w:rPr>
          <w:sz w:val="24"/>
          <w:szCs w:val="24"/>
        </w:rPr>
        <w:t>Điều này được bổ sung theo quy định tại khoản 74 Điều 1 của Luật số 07/2022/QH15 sửa đổi, bổ sung một số điều của Luật Sở hữu trí tuệ, có hiệu lực kể từ ngày 01 tháng 01 năm 2023.</w:t>
      </w:r>
    </w:p>
  </w:footnote>
  <w:footnote w:id="193">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25 Điều 1 của Luật số 36/2009/QH12 sửa đổi, bổ sung một số điều của Luật Sở hữu trí tuệ, có hiệu lực kể từ ngày 01 tháng 01 năm 2010.</w:t>
      </w:r>
    </w:p>
  </w:footnote>
  <w:footnote w:id="194">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khoản 75 Điều 1 của Luật số 07/2022/QH15 sửa đổi, bổ sung một số điều của Luật Sở hữu trí tuệ, có hiệu lực kể từ ngày 01 tháng 01 năm 2023.</w:t>
      </w:r>
    </w:p>
  </w:footnote>
  <w:footnote w:id="195">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75 Điều 1 của Luật số 07/2022/QH15 sửa đổi, bổ sung một số điều của Luật Sở hữu trí tuệ, có hiệu lực kể từ ngày 01 tháng 01 năm 2023.</w:t>
      </w:r>
    </w:p>
  </w:footnote>
  <w:footnote w:id="196">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a khoản 76 Điều 1 của Luật số 07/2022/QH15 sửa đổi, bổ sung một số điều của Luật Sở hữu trí tuệ, có hiệu lực kể từ ngày 01 tháng 01 năm 2023.</w:t>
      </w:r>
    </w:p>
  </w:footnote>
  <w:footnote w:id="197">
    <w:p>
      <w:pPr>
        <w:pStyle w:val="FootnoteText"/>
        <w:ind w:firstLine="567" w:right="0"/>
        <w:jc w:val="both"/>
        <w:rPr/>
      </w:pPr>
      <w:r>
        <w:rPr>
          <w:rStyle w:val="FootnoteCharacters"/>
        </w:rPr>
        <w:footnoteRef/>
      </w:r>
      <w:r>
        <w:rPr>
          <w:sz w:val="24"/>
          <w:szCs w:val="24"/>
        </w:rPr>
        <w:t xml:space="preserve"> </w:t>
      </w:r>
      <w:r>
        <w:rPr>
          <w:sz w:val="24"/>
          <w:szCs w:val="24"/>
        </w:rPr>
        <w:t>Điểm này được sửa đổi, bổ sung theo quy định tại điểm a khoản 76 Điều 1 của Luật số 07/2022/QH15 sửa đổi, bổ sung một số điều của Luật Sở hữu trí tuệ, có hiệu lực kể từ ngày 01 tháng 01 năm 2023.</w:t>
      </w:r>
    </w:p>
  </w:footnote>
  <w:footnote w:id="198">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b khoản 76 Điều 1 của Luật số 07/2022/QH15 sửa đổi, bổ sung một số điều của Luật Sở hữu trí tuệ, có hiệu lực kể từ ngày 01 tháng 01 năm 2023.</w:t>
      </w:r>
    </w:p>
  </w:footnote>
  <w:footnote w:id="199">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b khoản 76 Điều 1 của Luật số 07/2022/QH15 sửa đổi, bổ sung một số điều của Luật Sở hữu trí tuệ, có hiệu lực kể từ ngày 01 tháng 01 năm 2023.</w:t>
      </w:r>
    </w:p>
  </w:footnote>
  <w:footnote w:id="200">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b khoản 76 Điều 1 của Luật số 07/2022/QH15 sửa đổi, bổ sung một số điều của Luật Sở hữu trí tuệ, có hiệu lực kể từ ngày 01 tháng 01 năm 2023.</w:t>
      </w:r>
    </w:p>
  </w:footnote>
  <w:footnote w:id="201">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10 Điều 2 của Luật số 42/2019/QH14 sửa đổi, bổ sung một số điều của Luật Kinh doanh bảo hiểm, Luật Sở hữu trí tuệ, có hiệu lực kể từ ngày 01 tháng 11 năm 2019.</w:t>
      </w:r>
    </w:p>
  </w:footnote>
  <w:footnote w:id="202">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10 Điều 2 của Luật số 42/2019/QH14 sửa đổi, bổ sung một số điều của Luật Kinh doanh bảo hiểm, Luật Sở hữu trí tuệ, có hiệu lực kể từ ngày 01 tháng 11 năm 2019.</w:t>
      </w:r>
    </w:p>
  </w:footnote>
  <w:footnote w:id="203">
    <w:p>
      <w:pPr>
        <w:pStyle w:val="FootnoteText"/>
        <w:ind w:firstLine="567" w:right="0"/>
        <w:jc w:val="both"/>
        <w:rPr/>
      </w:pPr>
      <w:r>
        <w:rPr>
          <w:rStyle w:val="FootnoteCharacters"/>
        </w:rPr>
        <w:footnoteRef/>
      </w:r>
      <w:r>
        <w:rPr>
          <w:sz w:val="24"/>
          <w:szCs w:val="24"/>
        </w:rPr>
        <w:t xml:space="preserve"> </w:t>
      </w:r>
      <w:r>
        <w:rPr>
          <w:sz w:val="24"/>
          <w:szCs w:val="24"/>
        </w:rPr>
        <w:t>Điều này được bổ sung theo quy định tại khoản 77 Điều 1 của Luật số 07/2022/QH15 sửa đổi, bổ sung một số điều của Luật Sở hữu trí tuệ, có hiệu lực kể từ ngày 01 tháng 01 năm 2023.</w:t>
      </w:r>
    </w:p>
  </w:footnote>
  <w:footnote w:id="204">
    <w:p>
      <w:pPr>
        <w:pStyle w:val="FootnoteText"/>
        <w:ind w:firstLine="567" w:right="0"/>
        <w:jc w:val="both"/>
        <w:rPr/>
      </w:pPr>
      <w:r>
        <w:rPr>
          <w:rStyle w:val="FootnoteCharacters"/>
        </w:rPr>
        <w:footnoteRef/>
      </w:r>
      <w:r>
        <w:rPr>
          <w:sz w:val="24"/>
          <w:szCs w:val="24"/>
        </w:rPr>
        <w:t xml:space="preserve"> </w:t>
      </w:r>
      <w:r>
        <w:rPr>
          <w:sz w:val="24"/>
          <w:szCs w:val="24"/>
        </w:rPr>
        <w:t>Điều này được bổ sung theo quy định tại khoản 77 Điều 1 của Luật số 07/2022/QH15 sửa đổi, bổ sung một số điều của Luật Sở hữu trí tuệ, có hiệu lực kể từ ngày 01 tháng 01 năm 2023.</w:t>
      </w:r>
    </w:p>
  </w:footnote>
  <w:footnote w:id="205">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26 Điều 1 của Luật số 36/2009/QH12 sửa đổi, bổ sung một số điều của Luật Sở hữu trí tuệ, có hiệu lực kể từ ngày 01 tháng 01 năm 2010.</w:t>
      </w:r>
    </w:p>
  </w:footnote>
  <w:footnote w:id="206">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78 Điều 1 của Luật số 07/2022/QH15 sửa đổi, bổ sung một số điều của Luật Sở hữu trí tuệ, có hiệu lực kể từ ngày 01 tháng 01 năm 2023.</w:t>
      </w:r>
    </w:p>
  </w:footnote>
  <w:footnote w:id="207">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a khoản 78 Điều 1 của Luật số 07/2022/QH15 sửa đổi, bổ sung một số điều của Luật Sở hữu trí tuệ, có hiệu lực kể từ ngày 01 tháng 01 năm 2023.</w:t>
      </w:r>
    </w:p>
  </w:footnote>
  <w:footnote w:id="208">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78 Điều 1 của Luật số 07/2022/QH15 sửa đổi, bổ sung một số điều của Luật Sở hữu trí tuệ, có hiệu lực kể từ ngày 01 tháng 01 năm 2023.</w:t>
      </w:r>
    </w:p>
  </w:footnote>
  <w:footnote w:id="209">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a khoản 78 Điều 1 của Luật số 07/2022/QH15 sửa đổi, bổ sung một số điều của Luật Sở hữu trí tuệ, có hiệu lực kể từ ngày 01 tháng 01 năm 2023.</w:t>
      </w:r>
    </w:p>
  </w:footnote>
  <w:footnote w:id="210">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b khoản 78 Điều 1 của Luật số 07/2022/QH15 sửa đổi, bổ sung một số điều của Luật Sở hữu trí tuệ, có hiệu lực kể từ ngày 01 tháng 01 năm 2023.</w:t>
      </w:r>
    </w:p>
  </w:footnote>
  <w:footnote w:id="211">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b khoản 78 Điều 1 của Luật số 07/2022/QH15 sửa đổi, bổ sung một số điều của Luật Sở hữu trí tuệ, có hiệu lực kể từ ngày 01 tháng 01 năm 2023.</w:t>
      </w:r>
    </w:p>
  </w:footnote>
  <w:footnote w:id="212">
    <w:p>
      <w:pPr>
        <w:pStyle w:val="FootnoteText"/>
        <w:ind w:firstLine="567" w:right="0"/>
        <w:jc w:val="both"/>
        <w:rPr/>
      </w:pPr>
      <w:r>
        <w:rPr>
          <w:rStyle w:val="FootnoteCharacters"/>
        </w:rPr>
        <w:footnoteRef/>
      </w:r>
      <w:r>
        <w:rPr>
          <w:sz w:val="24"/>
          <w:szCs w:val="24"/>
        </w:rPr>
        <w:t xml:space="preserve"> </w:t>
      </w:r>
      <w:r>
        <w:rPr>
          <w:sz w:val="24"/>
          <w:szCs w:val="24"/>
        </w:rPr>
        <w:t>Cụm từ “tại Điều 79” được bãi bỏ theo quy định tại điểm n khoản 82 Điều 1 của Luật số 07/2022/QH15 sửa đổi, bổ sung một số điều của Luật Sở hữu trí tuệ, có hiệu lực kể từ ngày 01 tháng 01 năm 2023.</w:t>
      </w:r>
    </w:p>
  </w:footnote>
  <w:footnote w:id="213">
    <w:p>
      <w:pPr>
        <w:pStyle w:val="Normal"/>
        <w:ind w:firstLine="567" w:right="0"/>
        <w:jc w:val="both"/>
        <w:rPr/>
      </w:pPr>
      <w:r>
        <w:rPr>
          <w:rStyle w:val="FootnoteCharacters"/>
        </w:rPr>
        <w:footnoteRef/>
      </w:r>
      <w:r>
        <w:rPr/>
        <w:t xml:space="preserve"> </w:t>
      </w:r>
      <w:r>
        <w:rPr/>
        <w:t>Khoản này được sửa đổi, bổ sung theo quy định tại khoản 11 Điều 2 của Luật số 42/2019/QH14 sửa đổi, bổ sung một số điều của Luật Kinh doanh bảo hiểm, Luật Sở hữu trí tuệ, có hiệu lực kể từ ngày 01 tháng 11 năm 2019.</w:t>
      </w:r>
    </w:p>
  </w:footnote>
  <w:footnote w:id="214">
    <w:p>
      <w:pPr>
        <w:pStyle w:val="FootnoteText"/>
        <w:ind w:firstLine="567" w:right="0"/>
        <w:jc w:val="both"/>
        <w:rPr/>
      </w:pPr>
      <w:r>
        <w:rPr>
          <w:rStyle w:val="FootnoteCharacters"/>
        </w:rPr>
        <w:footnoteRef/>
      </w:r>
      <w:r>
        <w:rPr>
          <w:sz w:val="24"/>
          <w:szCs w:val="24"/>
        </w:rPr>
        <w:t xml:space="preserve"> </w:t>
      </w:r>
      <w:r>
        <w:rPr>
          <w:sz w:val="24"/>
          <w:szCs w:val="24"/>
        </w:rPr>
        <w:t>Cụm từ “tại khoản 1 Điều 122” được bãi bỏ theo quy định tại điểm o khoản 82 Điều 1 của Luật số 07/2022/QH15 sửa đổi, bổ sung một số điều của Luật Sở hữu trí tuệ, có hiệu lực kể từ ngày 01 tháng 01 năm 2023.</w:t>
      </w:r>
    </w:p>
  </w:footnote>
  <w:footnote w:id="215">
    <w:p>
      <w:pPr>
        <w:pStyle w:val="FootnoteText"/>
        <w:ind w:firstLine="567" w:right="0"/>
        <w:jc w:val="both"/>
        <w:rPr/>
      </w:pPr>
      <w:r>
        <w:rPr>
          <w:rStyle w:val="FootnoteCharacters"/>
        </w:rPr>
        <w:footnoteRef/>
      </w:r>
      <w:r>
        <w:rPr>
          <w:sz w:val="24"/>
          <w:szCs w:val="24"/>
        </w:rPr>
        <w:t xml:space="preserve"> </w:t>
      </w:r>
      <w:r>
        <w:rPr>
          <w:sz w:val="24"/>
          <w:szCs w:val="24"/>
        </w:rPr>
        <w:t>Cụm từ “tại Chương VIII, Phần thứ nhất” được bãi bỏ theo quy định tại điểm p khoản 82 Điều 1 của Luật số 07/2022/QH15 sửa đổi, bổ sung một số điều của Luật Sở hữu trí tuệ, có hiệu lực kể từ ngày 01 tháng 01 năm 2023.</w:t>
      </w:r>
    </w:p>
  </w:footnote>
  <w:footnote w:id="216">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27 Điều 1 của Luật số 36/2009/QH12 sửa đổi, bổ sung một số điều của Luật Sở hữu trí tuệ, có hiệu lực kể từ ngày 01 tháng 01 năm 2010.</w:t>
      </w:r>
    </w:p>
  </w:footnote>
  <w:footnote w:id="217">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79 Điều 1 của Luật số 07/2022/QH15 sửa đổi, bổ sung một số điều của Luật Sở hữu trí tuệ, có hiệu lực kể từ ngày 01 tháng 01 năm 2023.</w:t>
      </w:r>
    </w:p>
  </w:footnote>
  <w:footnote w:id="218">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79 Điều 1 của Luật số 07/2022/QH15 sửa đổi, bổ sung một số điều của Luật Sở hữu trí tuệ, có hiệu lực kể từ ngày 01 tháng 01 năm 2023.</w:t>
      </w:r>
    </w:p>
  </w:footnote>
  <w:footnote w:id="219">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lần thứ nhất theo quy định tại khoản 28 Điều 1 của Luật số 36/2009/QH12 sửa đổi, bổ sung một số điều của Luật Sở hữu trí tuệ, có hiệu lực kể từ ngày 01 tháng 01 năm 2010.</w:t>
      </w:r>
    </w:p>
    <w:p>
      <w:pPr>
        <w:pStyle w:val="FootnoteText"/>
        <w:ind w:firstLine="567" w:right="0"/>
        <w:jc w:val="both"/>
        <w:rPr/>
      </w:pPr>
      <w:r>
        <w:rPr>
          <w:sz w:val="24"/>
          <w:szCs w:val="24"/>
        </w:rPr>
        <w:t>Điều này được sửa đổi, bổ sung lần thứ hai theo quy định tại khoản 79 Điều 1 của Luật số 07/2022/QH15 sửa đổi, bổ sung một số điều của Luật Sở hữu trí tuệ, có hiệu lực kể từ ngày 01 tháng 01 năm 2023.</w:t>
      </w:r>
    </w:p>
  </w:footnote>
  <w:footnote w:id="220">
    <w:p>
      <w:pPr>
        <w:pStyle w:val="FootnoteText"/>
        <w:ind w:firstLine="567" w:right="0"/>
        <w:jc w:val="both"/>
        <w:rPr/>
      </w:pPr>
      <w:r>
        <w:rPr>
          <w:rStyle w:val="FootnoteCharacters"/>
        </w:rPr>
        <w:footnoteRef/>
      </w:r>
      <w:r>
        <w:rPr>
          <w:spacing w:val="2"/>
          <w:sz w:val="24"/>
          <w:szCs w:val="24"/>
        </w:rPr>
        <w:t xml:space="preserve"> </w:t>
      </w:r>
      <w:r>
        <w:rPr>
          <w:spacing w:val="2"/>
          <w:sz w:val="24"/>
          <w:szCs w:val="24"/>
        </w:rPr>
        <w:t>Điều này được bãi bỏ theo quy định tại khoản 83 Điều 1 của Luật số 07/2022/QH15 sửa đổi, bổ sung một số điều của Luật Sở hữu trí tuệ, có hiệu lực kể từ ngày 01 tháng 01 năm 2023.</w:t>
      </w:r>
    </w:p>
  </w:footnote>
  <w:footnote w:id="221">
    <w:p>
      <w:pPr>
        <w:pStyle w:val="FootnoteText"/>
        <w:ind w:firstLine="567"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80 Điều 1 của Luật số 07/2022/QH15 sửa đổi, bổ sung một số điều của Luật Sở hữu trí tuệ, có hiệu lực kể từ ngày 01 tháng 01 năm 2023.</w:t>
      </w:r>
    </w:p>
  </w:footnote>
  <w:footnote w:id="222">
    <w:p>
      <w:pPr>
        <w:pStyle w:val="FootnoteText"/>
        <w:ind w:firstLine="567" w:right="0"/>
        <w:jc w:val="both"/>
        <w:rPr/>
      </w:pPr>
      <w:r>
        <w:rPr>
          <w:rStyle w:val="FootnoteCharacters"/>
        </w:rPr>
        <w:footnoteRef/>
      </w:r>
      <w:r>
        <w:rPr>
          <w:sz w:val="24"/>
          <w:szCs w:val="24"/>
        </w:rPr>
        <w:t xml:space="preserve"> </w:t>
      </w:r>
      <w:r>
        <w:rPr>
          <w:sz w:val="24"/>
          <w:szCs w:val="24"/>
        </w:rPr>
        <w:t>Cụm từ “và Điều 215” được bãi bỏ theo quy định tại điểm q khoản 82 Điều 1 của Luật số 07/2022/QH15 sửa đổi, bổ sung một số điều của Luật Sở hữu trí tuệ, có hiệu lực kể từ ngày 01 tháng 01 năm 2023.</w:t>
      </w:r>
    </w:p>
  </w:footnote>
  <w:footnote w:id="223">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điểm b khoản 80 Điều 1 của Luật số 07/2022/QH15 sửa đổi, bổ sung một số điều của Luật Sở hữu trí tuệ, có hiệu lực kể từ ngày 01 tháng 01 năm 2023.</w:t>
      </w:r>
    </w:p>
  </w:footnote>
  <w:footnote w:id="224">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29 Điều 1 của Luật số 36/2009/QH12 sửa đổi, bổ sung một số điều của Luật Sở hữu trí tuệ, có hiệu lực kể từ ngày 01 tháng 01 năm 2010.</w:t>
      </w:r>
    </w:p>
  </w:footnote>
  <w:footnote w:id="225">
    <w:p>
      <w:pPr>
        <w:pStyle w:val="Normal"/>
        <w:ind w:firstLine="567" w:right="0"/>
        <w:jc w:val="both"/>
        <w:rPr/>
      </w:pPr>
      <w:r>
        <w:rPr>
          <w:rStyle w:val="FootnoteCharacters"/>
        </w:rPr>
        <w:footnoteRef/>
      </w:r>
      <w:r>
        <w:rPr/>
        <w:t xml:space="preserve"> </w:t>
      </w:r>
      <w:r>
        <w:rPr/>
        <w:t>Khoản này được sửa đổi, bổ sung theo quy định tại khoản 12 Điều 2 của Luật số 42/2019/QH14 sửa đổi, bổ sung một số điều của Luật Kinh doanh bảo hiểm, Luật Sở hữu trí tuệ, có hiệu lực kể từ ngày 01 tháng 11 năm 2019.</w:t>
      </w:r>
    </w:p>
  </w:footnote>
  <w:footnote w:id="226">
    <w:p>
      <w:pPr>
        <w:pStyle w:val="FootnoteText"/>
        <w:ind w:firstLine="567" w:right="0"/>
        <w:jc w:val="both"/>
        <w:rPr/>
      </w:pPr>
      <w:r>
        <w:rPr>
          <w:rStyle w:val="FootnoteCharacters"/>
        </w:rPr>
        <w:footnoteRef/>
      </w:r>
      <w:r>
        <w:rPr>
          <w:sz w:val="24"/>
          <w:szCs w:val="24"/>
        </w:rPr>
        <w:t xml:space="preserve"> </w:t>
      </w:r>
      <w:r>
        <w:rPr>
          <w:sz w:val="24"/>
          <w:szCs w:val="24"/>
        </w:rPr>
        <w:t>Khoản này được bổ sung theo quy định tại khoản 81 Điều 1 của Luật số 07/2022/QH15 sửa đổi, bổ sung một số điều của Luật Sở hữu trí tuệ, có hiệu lực kể từ ngày 01 tháng 01 năm 2023.</w:t>
      </w:r>
    </w:p>
  </w:footnote>
  <w:footnote w:id="227">
    <w:p>
      <w:pPr>
        <w:pStyle w:val="FootnoteText"/>
        <w:ind w:firstLine="567" w:right="0"/>
        <w:jc w:val="both"/>
        <w:rPr/>
      </w:pPr>
      <w:r>
        <w:rPr>
          <w:rStyle w:val="FootnoteCharacters"/>
        </w:rPr>
        <w:footnoteRef/>
      </w:r>
      <w:r>
        <w:rPr>
          <w:sz w:val="24"/>
          <w:szCs w:val="24"/>
        </w:rPr>
        <w:t xml:space="preserve"> </w:t>
      </w:r>
      <w:r>
        <w:rPr>
          <w:sz w:val="24"/>
          <w:szCs w:val="24"/>
        </w:rPr>
        <w:t>Cụm từ “và Điều 215” được bãi bỏ theo quy định tại điểm q khoản 82 Điều 1 của Luật số 07/2022/QH15 sửa đổi, bổ sung một số điều của Luật Sở hữu trí tuệ, có hiệu lực kể từ ngày 01 tháng 01 năm 2023.</w:t>
      </w:r>
    </w:p>
  </w:footnote>
  <w:footnote w:id="228">
    <w:p>
      <w:pPr>
        <w:pStyle w:val="FootnoteText"/>
        <w:ind w:firstLine="567" w:right="0"/>
        <w:jc w:val="both"/>
        <w:rPr/>
      </w:pPr>
      <w:r>
        <w:rPr>
          <w:rStyle w:val="FootnoteCharacters"/>
        </w:rPr>
        <w:footnoteRef/>
      </w:r>
      <w:r>
        <w:rPr>
          <w:sz w:val="24"/>
          <w:szCs w:val="24"/>
        </w:rPr>
        <w:t xml:space="preserve"> </w:t>
      </w:r>
      <w:r>
        <w:rPr>
          <w:sz w:val="24"/>
          <w:szCs w:val="24"/>
        </w:rPr>
        <w:t xml:space="preserve">Điều 3 của Luật số 36/2009/QH12 sửa đổi, bổ sung một số điều của Luật Sở hữu trí tuệ, có hiệu lực kể từ ngày 01 tháng 01 năm 2010 quy định như sau: </w:t>
      </w:r>
    </w:p>
    <w:p>
      <w:pPr>
        <w:pStyle w:val="Normal"/>
        <w:ind w:firstLine="567" w:right="0"/>
        <w:jc w:val="both"/>
        <w:rPr>
          <w:b/>
          <w:i/>
          <w:i/>
          <w:lang w:val="nl-NL"/>
        </w:rPr>
      </w:pPr>
      <w:r>
        <w:rPr>
          <w:lang w:val="nl-NL"/>
        </w:rPr>
        <w:t>“</w:t>
      </w:r>
      <w:r>
        <w:rPr>
          <w:b/>
          <w:i/>
          <w:lang w:val="nl-NL"/>
        </w:rPr>
        <w:t>Điều 3</w:t>
      </w:r>
    </w:p>
    <w:p>
      <w:pPr>
        <w:pStyle w:val="Normal"/>
        <w:ind w:firstLine="567" w:right="0"/>
        <w:jc w:val="both"/>
        <w:rPr>
          <w:i/>
          <w:i/>
          <w:lang w:val="nl-NL"/>
        </w:rPr>
      </w:pPr>
      <w:r>
        <w:rPr>
          <w:bCs/>
          <w:i/>
          <w:lang w:val="nl-NL"/>
        </w:rPr>
        <w:t xml:space="preserve">1. </w:t>
      </w:r>
      <w:r>
        <w:rPr>
          <w:i/>
          <w:lang w:val="nl-NL"/>
        </w:rPr>
        <w:t>Luật này có hiệu lực thi hành từ ngày 01 tháng 01 năm 2010.</w:t>
      </w:r>
    </w:p>
    <w:p>
      <w:pPr>
        <w:pStyle w:val="Normal"/>
        <w:ind w:firstLine="567" w:right="0"/>
        <w:jc w:val="both"/>
        <w:rPr>
          <w:spacing w:val="-6"/>
          <w:lang w:val="nb-NO"/>
        </w:rPr>
      </w:pPr>
      <w:r>
        <w:rPr>
          <w:i/>
          <w:spacing w:val="-6"/>
          <w:lang w:val="nb-NO"/>
        </w:rPr>
        <w:t>2. Chính phủ quy định chi tiết và hướng dẫn thi hành các điều, khoản được giao trong Luật; hướng dẫn những nội dung cần thiết khác của Luật này để đáp ứng yêu cầu quản lý nhà nước.</w:t>
      </w:r>
      <w:r>
        <w:rPr>
          <w:spacing w:val="-6"/>
          <w:lang w:val="nb-NO"/>
        </w:rPr>
        <w:t>”.</w:t>
      </w:r>
    </w:p>
    <w:p>
      <w:pPr>
        <w:pStyle w:val="Normal"/>
        <w:ind w:firstLine="567" w:right="0"/>
        <w:jc w:val="both"/>
        <w:rPr/>
      </w:pPr>
      <w:r>
        <w:rPr/>
        <w:t>Điều 3 và Điều 4 của Luật số 42/2019/QH14 sửa đổi, bổ sung một số điều của Luật Kinh doanh bảo hiểm, Luật Sở hữu trí tuệ, có hiệu lực kể từ ngày 01 tháng 11 năm 2019 quy định như sau:</w:t>
      </w:r>
    </w:p>
    <w:p>
      <w:pPr>
        <w:pStyle w:val="Normal"/>
        <w:widowControl w:val="false"/>
        <w:ind w:firstLine="567" w:right="0"/>
        <w:jc w:val="both"/>
        <w:rPr/>
      </w:pPr>
      <w:r>
        <w:rPr/>
        <w:t>“</w:t>
      </w:r>
      <w:r>
        <w:rPr>
          <w:rFonts w:eastAsia="Calibri"/>
          <w:b/>
          <w:i/>
          <w:lang w:val="de-DE"/>
        </w:rPr>
        <w:t xml:space="preserve">Điều 3. </w:t>
      </w:r>
      <w:r>
        <w:rPr>
          <w:rFonts w:eastAsia="Calibri"/>
          <w:b/>
          <w:i/>
          <w:lang w:val="vi-VN"/>
        </w:rPr>
        <w:t>Hiệu lực thi hành</w:t>
      </w:r>
    </w:p>
    <w:p>
      <w:pPr>
        <w:pStyle w:val="Normal"/>
        <w:widowControl w:val="false"/>
        <w:ind w:firstLine="567" w:right="0"/>
        <w:jc w:val="both"/>
        <w:rPr/>
      </w:pPr>
      <w:r>
        <w:rPr>
          <w:rFonts w:eastAsia="Calibri"/>
          <w:i/>
          <w:lang w:val="de-DE"/>
        </w:rPr>
        <w:t xml:space="preserve">1. </w:t>
      </w:r>
      <w:r>
        <w:rPr>
          <w:rFonts w:eastAsia="Calibri"/>
          <w:i/>
          <w:spacing w:val="-2"/>
          <w:lang w:val="de-DE"/>
        </w:rPr>
        <w:t>Luật</w:t>
      </w:r>
      <w:r>
        <w:rPr>
          <w:rFonts w:eastAsia="Calibri"/>
          <w:i/>
          <w:lang w:val="vi-VN"/>
        </w:rPr>
        <w:t xml:space="preserve"> này có hiệu lực thi hành từ ngày </w:t>
      </w:r>
      <w:r>
        <w:rPr>
          <w:rFonts w:eastAsia="Calibri"/>
          <w:i/>
          <w:lang w:val="de-DE"/>
        </w:rPr>
        <w:t>01</w:t>
      </w:r>
      <w:r>
        <w:rPr>
          <w:rFonts w:eastAsia="Calibri"/>
          <w:i/>
          <w:lang w:val="vi-VN"/>
        </w:rPr>
        <w:t xml:space="preserve"> tháng </w:t>
      </w:r>
      <w:r>
        <w:rPr>
          <w:rFonts w:eastAsia="Calibri"/>
          <w:i/>
          <w:lang w:val="de-DE"/>
        </w:rPr>
        <w:t>11</w:t>
      </w:r>
      <w:r>
        <w:rPr>
          <w:rFonts w:eastAsia="Calibri"/>
          <w:i/>
          <w:lang w:val="vi-VN"/>
        </w:rPr>
        <w:t xml:space="preserve"> năm </w:t>
      </w:r>
      <w:r>
        <w:rPr>
          <w:rFonts w:eastAsia="Calibri"/>
          <w:i/>
          <w:lang w:val="de-DE"/>
        </w:rPr>
        <w:t>2019, trừ trường hợp quy định tại khoản 4 Điều này.</w:t>
      </w:r>
    </w:p>
    <w:p>
      <w:pPr>
        <w:pStyle w:val="Normal"/>
        <w:widowControl w:val="false"/>
        <w:ind w:firstLine="567" w:right="0"/>
        <w:jc w:val="both"/>
        <w:rPr/>
      </w:pPr>
      <w:r>
        <w:rPr>
          <w:rFonts w:eastAsia="Calibri"/>
          <w:i/>
          <w:lang w:val="de-DE"/>
        </w:rPr>
        <w:t>2. Bổ sung mục 32a vào sau mục 32 Phụ lục 4 Danh mục ngành, nghề đầu tư kinh doanh có điều kiện của Luật Đầu tư số 67/2014/QH13 đã được sửa đổi, bổ sung một số điều theo</w:t>
      </w:r>
      <w:r>
        <w:rPr>
          <w:bCs/>
          <w:i/>
        </w:rPr>
        <w:t xml:space="preserve"> Luật số </w:t>
      </w:r>
      <w:r>
        <w:rPr>
          <w:i/>
        </w:rPr>
        <w:t xml:space="preserve">90/2015/QH13, </w:t>
      </w:r>
      <w:r>
        <w:rPr>
          <w:rFonts w:eastAsia="Calibri"/>
          <w:i/>
          <w:lang w:val="de-DE"/>
        </w:rPr>
        <w:t xml:space="preserve">Luật số 03/2016/QH14, Luật số </w:t>
      </w:r>
      <w:r>
        <w:rPr>
          <w:bCs/>
          <w:i/>
        </w:rPr>
        <w:t xml:space="preserve">04/2017/QH14 </w:t>
      </w:r>
      <w:r>
        <w:rPr>
          <w:rFonts w:eastAsia="Calibri"/>
          <w:i/>
          <w:lang w:val="de-DE"/>
        </w:rPr>
        <w:t xml:space="preserve">và Luật số 28/2018/QH14 như sau: </w:t>
      </w:r>
    </w:p>
    <w:p>
      <w:pPr>
        <w:pStyle w:val="Normal"/>
        <w:widowControl w:val="false"/>
        <w:ind w:firstLine="567" w:right="0"/>
        <w:jc w:val="both"/>
        <w:rPr/>
      </w:pPr>
      <w:r>
        <w:rPr>
          <w:i/>
          <w:lang w:val="es-ES"/>
        </w:rPr>
        <w:t>“</w:t>
      </w:r>
      <w:r>
        <w:rPr>
          <w:rFonts w:eastAsia="Calibri"/>
          <w:i/>
          <w:lang w:val="de-DE"/>
        </w:rPr>
        <w:t xml:space="preserve">32a. Dịch vụ phụ trợ bảo hiểm bao gồm </w:t>
      </w:r>
      <w:r>
        <w:rPr>
          <w:rFonts w:eastAsia="Calibri"/>
          <w:i/>
        </w:rPr>
        <w:t>tư vấn bảo hiểm, đánh giá rủi ro bảo hiểm, tính toán bảo hiểm, giám định tổn thất bảo hiểm, hỗ trợ giải quyết bồi thường bảo hiểm”.</w:t>
      </w:r>
      <w:r>
        <w:rPr>
          <w:rFonts w:eastAsia="Calibri"/>
          <w:i/>
          <w:lang w:val="de-DE"/>
        </w:rPr>
        <w:t xml:space="preserve"> </w:t>
      </w:r>
    </w:p>
    <w:p>
      <w:pPr>
        <w:pStyle w:val="Normal"/>
        <w:widowControl w:val="false"/>
        <w:ind w:firstLine="567" w:right="0"/>
        <w:jc w:val="both"/>
        <w:rPr/>
      </w:pPr>
      <w:r>
        <w:rPr>
          <w:rFonts w:cs="Times New Roman Italic" w:ascii="Times New Roman Italic" w:hAnsi="Times New Roman Italic"/>
          <w:i/>
          <w:spacing w:val="-4"/>
          <w:lang w:val="de-DE"/>
        </w:rPr>
        <w:t>3. Các dịch vụ phụ trợ bảo hiểm mới phát sinh trong hoạt động kinh doanh bảo hiểm do Chính phủ quy định và phải được sự đồng ý của Ủy ban Thường vụ Quốc hội trước khi ban hành.</w:t>
      </w:r>
    </w:p>
    <w:p>
      <w:pPr>
        <w:pStyle w:val="Normal"/>
        <w:widowControl w:val="false"/>
        <w:ind w:firstLine="567" w:right="0"/>
        <w:jc w:val="both"/>
        <w:rPr/>
      </w:pPr>
      <w:r>
        <w:rPr>
          <w:i/>
          <w:lang w:val="de-DE"/>
        </w:rPr>
        <w:t xml:space="preserve">4. Các quy định về sở hữu trí tuệ tại Luật này có hiệu lực thi hành từ ngày 14 tháng 01 năm 2019 đối với các trường hợp sau đây: </w:t>
      </w:r>
    </w:p>
    <w:p>
      <w:pPr>
        <w:pStyle w:val="Normal"/>
        <w:widowControl w:val="false"/>
        <w:ind w:firstLine="567" w:right="0"/>
        <w:jc w:val="both"/>
        <w:rPr/>
      </w:pPr>
      <w:r>
        <w:rPr>
          <w:i/>
          <w:lang w:val="de-DE"/>
        </w:rPr>
        <w:t>a) Đ</w:t>
      </w:r>
      <w:r>
        <w:rPr>
          <w:i/>
          <w:lang w:val="es-ES"/>
        </w:rPr>
        <w:t>ơn đăng ký xác lập quyền sở hữu công nghiệp có ngày nộp đơn từ ngày 14 tháng 01 năm 2019</w:t>
      </w:r>
      <w:r>
        <w:rPr>
          <w:i/>
          <w:lang w:val="sv-SE"/>
        </w:rPr>
        <w:t>;</w:t>
      </w:r>
    </w:p>
    <w:p>
      <w:pPr>
        <w:pStyle w:val="Normal"/>
        <w:widowControl w:val="false"/>
        <w:ind w:firstLine="567" w:right="0"/>
        <w:jc w:val="both"/>
        <w:rPr/>
      </w:pPr>
      <w:r>
        <w:rPr>
          <w:i/>
          <w:lang w:val="sv-SE"/>
        </w:rPr>
        <w:t xml:space="preserve">b) </w:t>
      </w:r>
      <w:r>
        <w:rPr>
          <w:i/>
          <w:lang w:val="de-DE"/>
        </w:rPr>
        <w:t>Y</w:t>
      </w:r>
      <w:r>
        <w:rPr>
          <w:i/>
          <w:lang w:val="es-ES"/>
        </w:rPr>
        <w:t>êu cầu hủy bỏ hiệu lực Bằng độc quyền sáng chế, Bằng độc quyền giải pháp hữu ích, Giấy chứng nhận đăng ký chỉ dẫn địa lý được cấp trên cơ sở đơn đăng ký xác lập quyền sở hữu công nghiệp có ngày nộp đơn từ ngày 14 tháng 01 năm 2019</w:t>
      </w:r>
      <w:r>
        <w:rPr>
          <w:i/>
          <w:lang w:val="sv-SE"/>
        </w:rPr>
        <w:t>;</w:t>
      </w:r>
    </w:p>
    <w:p>
      <w:pPr>
        <w:pStyle w:val="Normal"/>
        <w:widowControl w:val="false"/>
        <w:ind w:firstLine="567" w:right="0"/>
        <w:jc w:val="both"/>
        <w:rPr/>
      </w:pPr>
      <w:r>
        <w:rPr>
          <w:i/>
          <w:lang w:val="sv-SE"/>
        </w:rPr>
        <w:t xml:space="preserve">c) Yêu cầu chấm dứt hiệu lực của Giấy chứng nhận đăng ký nhãn hiệu được thực hiện từ </w:t>
      </w:r>
      <w:r>
        <w:rPr>
          <w:i/>
          <w:lang w:val="de-DE"/>
        </w:rPr>
        <w:t xml:space="preserve">ngày </w:t>
      </w:r>
      <w:r>
        <w:rPr>
          <w:i/>
          <w:lang w:val="sv-SE"/>
        </w:rPr>
        <w:t>14 tháng 01 năm 2019</w:t>
      </w:r>
      <w:r>
        <w:rPr>
          <w:i/>
          <w:lang w:val="de-DE"/>
        </w:rPr>
        <w:t xml:space="preserve">; </w:t>
      </w:r>
    </w:p>
    <w:p>
      <w:pPr>
        <w:pStyle w:val="Normal"/>
        <w:widowControl w:val="false"/>
        <w:ind w:firstLine="567" w:right="0"/>
        <w:jc w:val="both"/>
        <w:rPr/>
      </w:pPr>
      <w:r>
        <w:rPr>
          <w:i/>
          <w:lang w:val="de-DE"/>
        </w:rPr>
        <w:t xml:space="preserve">d) Vụ kiện xâm phạm quyền sở hữu trí tuệ được cơ quan có thẩm quyền thụ lý từ ngày 14 tháng 01 năm 2019; yêu cầu khác về bảo vệ quyền sở hữu trí tuệ được thực hiện từ ngày </w:t>
      </w:r>
      <w:r>
        <w:rPr>
          <w:i/>
          <w:lang w:val="sv-SE"/>
        </w:rPr>
        <w:t>14 tháng 01 năm 2019.</w:t>
      </w:r>
    </w:p>
    <w:p>
      <w:pPr>
        <w:pStyle w:val="Normal"/>
        <w:widowControl w:val="false"/>
        <w:ind w:firstLine="567" w:right="0"/>
        <w:jc w:val="both"/>
        <w:rPr/>
      </w:pPr>
      <w:r>
        <w:rPr>
          <w:rFonts w:eastAsia="Calibri"/>
          <w:b/>
          <w:i/>
          <w:lang w:val="vi-VN"/>
        </w:rPr>
        <w:t xml:space="preserve">Điều </w:t>
      </w:r>
      <w:r>
        <w:rPr>
          <w:rFonts w:eastAsia="Calibri"/>
          <w:b/>
          <w:i/>
          <w:lang w:val="sv-SE"/>
        </w:rPr>
        <w:t>4</w:t>
      </w:r>
      <w:r>
        <w:rPr>
          <w:rFonts w:eastAsia="Calibri"/>
          <w:b/>
          <w:i/>
          <w:lang w:val="vi-VN"/>
        </w:rPr>
        <w:t xml:space="preserve">. </w:t>
      </w:r>
      <w:r>
        <w:rPr>
          <w:rFonts w:eastAsia="Calibri"/>
          <w:b/>
          <w:i/>
          <w:lang w:val="sv-SE"/>
        </w:rPr>
        <w:t>Quy định chuyển tiếp</w:t>
      </w:r>
    </w:p>
    <w:p>
      <w:pPr>
        <w:pStyle w:val="Normal"/>
        <w:widowControl w:val="false"/>
        <w:ind w:firstLine="567" w:right="0"/>
        <w:jc w:val="both"/>
        <w:rPr/>
      </w:pPr>
      <w:r>
        <w:rPr>
          <w:rFonts w:eastAsia="Arial Unicode MS"/>
          <w:i/>
          <w:iCs/>
          <w:lang w:val="nl-NL"/>
        </w:rPr>
        <w:t xml:space="preserve">1. Trong thời hạn 01 năm kể từ ngày Luật này có hiệu lực, cá nhân, tổ chức cung cấp dịch vụ phụ trợ bảo hiểm trước ngày Luật này có hiệu lực phải đáp ứng các </w:t>
      </w:r>
      <w:r>
        <w:rPr>
          <w:i/>
          <w:iCs/>
          <w:lang w:val="nl-NL"/>
        </w:rPr>
        <w:t xml:space="preserve">điều kiện cung cấp dịch vụ phụ trợ bảo hiểm theo quy định tại Luật này. Trường hợp hết thời hạn quy định tại khoản này mà không đáp ứng </w:t>
      </w:r>
      <w:r>
        <w:rPr>
          <w:rFonts w:eastAsia="Arial Unicode MS"/>
          <w:i/>
          <w:iCs/>
          <w:lang w:val="nl-NL"/>
        </w:rPr>
        <w:t>các điều kiện theo quy định thì cá nhân, tổ chức không được tiếp tục cung cấp dịch vụ phụ trợ bảo hiểm cho đến khi đáp ứng đủ điều kiện.</w:t>
      </w:r>
    </w:p>
    <w:p>
      <w:pPr>
        <w:pStyle w:val="Normal"/>
        <w:widowControl w:val="false"/>
        <w:ind w:firstLine="567" w:right="0"/>
        <w:jc w:val="both"/>
        <w:rPr/>
      </w:pPr>
      <w:r>
        <w:rPr>
          <w:rFonts w:eastAsia="Calibri"/>
          <w:i/>
          <w:spacing w:val="-4"/>
          <w:lang w:val="de-DE"/>
        </w:rPr>
        <w:t>2. Các đơn đăng ký sáng chế, chỉ dẫn địa lý được nộp trước ngày 14 tháng 01 năm 2019 được tiếp tục xử lý theo quy định của Luật Sở hữu trí tuệ số 50/2005/QH11 đã được sửa đổi, bổ sung một số điều theo Luật số 36/2009/QH12.</w:t>
      </w:r>
    </w:p>
    <w:p>
      <w:pPr>
        <w:pStyle w:val="Normal"/>
        <w:widowControl w:val="false"/>
        <w:ind w:firstLine="567" w:right="0"/>
        <w:jc w:val="both"/>
        <w:rPr/>
      </w:pPr>
      <w:r>
        <w:rPr>
          <w:rFonts w:eastAsia="Calibri"/>
          <w:i/>
          <w:spacing w:val="-2"/>
          <w:lang w:val="de-DE"/>
        </w:rPr>
        <w:t>3. Các hợp đồng sử dụng nhãn hiệu đã ký kết giữa các bên nhưng chưa được đăng ký với cơ quan quản lý nhà nước về quyền sở hữu công nghiệp trước ngày 14 tháng 01 năm 2019 chỉ có giá trị pháp lý đối với bên thứ ba kể từ ngày 14 tháng 01 năm 2019.</w:t>
      </w:r>
    </w:p>
    <w:p>
      <w:pPr>
        <w:pStyle w:val="Normal"/>
        <w:widowControl w:val="false"/>
        <w:ind w:firstLine="567" w:right="0"/>
        <w:jc w:val="both"/>
        <w:rPr>
          <w:iCs/>
        </w:rPr>
      </w:pPr>
      <w:r>
        <w:rPr>
          <w:i/>
          <w:iCs/>
          <w:lang w:val="sv-SE"/>
        </w:rPr>
        <w:t xml:space="preserve">4. Các </w:t>
      </w:r>
      <w:r>
        <w:rPr>
          <w:i/>
          <w:iCs/>
          <w:lang w:val="es-ES"/>
        </w:rPr>
        <w:t xml:space="preserve">vụ </w:t>
      </w:r>
      <w:r>
        <w:rPr>
          <w:rFonts w:eastAsia="Calibri"/>
          <w:i/>
          <w:spacing w:val="-2"/>
          <w:lang w:val="de-DE"/>
        </w:rPr>
        <w:t>kiện</w:t>
      </w:r>
      <w:r>
        <w:rPr>
          <w:i/>
          <w:iCs/>
          <w:lang w:val="es-ES"/>
        </w:rPr>
        <w:t xml:space="preserve"> xâm phạm quyền sở hữu trí tuệ đã được cơ quan có thẩm quyền thụ lý trước ngày </w:t>
      </w:r>
      <w:r>
        <w:rPr>
          <w:i/>
          <w:iCs/>
          <w:lang w:val="nl-NL"/>
        </w:rPr>
        <w:t xml:space="preserve">14 tháng 01 năm 2019 </w:t>
      </w:r>
      <w:r>
        <w:rPr>
          <w:i/>
          <w:iCs/>
          <w:lang w:val="es-ES"/>
        </w:rPr>
        <w:t xml:space="preserve">nhưng chưa giải quyết xong </w:t>
      </w:r>
      <w:r>
        <w:rPr>
          <w:i/>
          <w:iCs/>
        </w:rPr>
        <w:t xml:space="preserve">thì tiếp tục áp dụng quy định </w:t>
      </w:r>
      <w:r>
        <w:rPr>
          <w:i/>
          <w:iCs/>
          <w:lang w:val="sv-SE"/>
        </w:rPr>
        <w:t xml:space="preserve">của Luật Sở hữu trí tuệ số 50/2005/QH11 đã được sửa đổi, bổ sung một số điều theo Luật số 36/2009/QH12 </w:t>
      </w:r>
      <w:r>
        <w:rPr>
          <w:i/>
          <w:iCs/>
        </w:rPr>
        <w:t>để giải quyết.</w:t>
      </w:r>
      <w:r>
        <w:rPr>
          <w:iCs/>
        </w:rPr>
        <w:t>”.</w:t>
      </w:r>
    </w:p>
    <w:p>
      <w:pPr>
        <w:pStyle w:val="Normal"/>
        <w:tabs>
          <w:tab w:val="clear" w:pos="720"/>
          <w:tab w:val="left" w:pos="5586" w:leader="none"/>
          <w:tab w:val="right" w:pos="9074" w:leader="none"/>
        </w:tabs>
        <w:spacing w:before="20" w:after="20"/>
        <w:ind w:firstLine="567" w:right="0"/>
        <w:jc w:val="both"/>
        <w:rPr/>
      </w:pPr>
      <w:r>
        <w:rPr/>
        <w:t>Điều 3 và Điều 4 của Luật số 07/2022/QH15 sửa đổi, bổ sung một số điều của Luật Sở hữu trí tuệ, có hiệu lực kể từ ngày 01 tháng 01 năm 2023 quy định như sau:</w:t>
      </w:r>
    </w:p>
    <w:p>
      <w:pPr>
        <w:pStyle w:val="NormalWeb"/>
        <w:widowControl w:val="false"/>
        <w:spacing w:before="0" w:after="0"/>
        <w:ind w:firstLine="567" w:right="0"/>
        <w:jc w:val="both"/>
        <w:rPr/>
      </w:pPr>
      <w:r>
        <w:rPr/>
        <w:t>“</w:t>
      </w:r>
      <w:r>
        <w:rPr>
          <w:b/>
          <w:bCs/>
          <w:i/>
          <w:iCs/>
        </w:rPr>
        <w:t xml:space="preserve">Điều </w:t>
      </w:r>
      <w:r>
        <w:rPr>
          <w:b/>
          <w:bCs/>
          <w:i/>
          <w:iCs/>
          <w:lang w:val="nl-NL"/>
        </w:rPr>
        <w:t>3</w:t>
      </w:r>
      <w:r>
        <w:rPr>
          <w:b/>
          <w:bCs/>
          <w:i/>
          <w:iCs/>
          <w:lang w:val="vi-VN"/>
        </w:rPr>
        <w:t>.</w:t>
      </w:r>
      <w:r>
        <w:rPr>
          <w:b/>
          <w:bCs/>
          <w:i/>
          <w:iCs/>
        </w:rPr>
        <w:t xml:space="preserve"> </w:t>
      </w:r>
      <w:r>
        <w:rPr>
          <w:b/>
          <w:bCs/>
          <w:i/>
          <w:iCs/>
          <w:lang w:val="vi-VN"/>
        </w:rPr>
        <w:t>Hiệu lực</w:t>
      </w:r>
      <w:r>
        <w:rPr>
          <w:b/>
          <w:bCs/>
          <w:i/>
          <w:iCs/>
        </w:rPr>
        <w:t xml:space="preserve"> thi hành </w:t>
      </w:r>
    </w:p>
    <w:p>
      <w:pPr>
        <w:pStyle w:val="Normal"/>
        <w:widowControl w:val="false"/>
        <w:ind w:firstLine="567" w:right="0"/>
        <w:jc w:val="both"/>
        <w:rPr>
          <w:i/>
          <w:i/>
          <w:iCs/>
        </w:rPr>
      </w:pPr>
      <w:r>
        <w:rPr>
          <w:i/>
          <w:iCs/>
        </w:rPr>
        <w:t>1. Luật này có hiệu lực thi hành từ ngày 01 tháng 01 năm 2023, trừ trường hợp quy định tại khoản 2 và khoản 3 Điều này.</w:t>
      </w:r>
    </w:p>
    <w:p>
      <w:pPr>
        <w:pStyle w:val="Normal"/>
        <w:widowControl w:val="false"/>
        <w:ind w:firstLine="567" w:right="0"/>
        <w:jc w:val="both"/>
        <w:rPr>
          <w:i/>
          <w:i/>
          <w:iCs/>
        </w:rPr>
      </w:pPr>
      <w:r>
        <w:rPr>
          <w:i/>
          <w:iCs/>
        </w:rPr>
        <w:t>2. Quy định về bảo hộ nhãn hiệu là dấu hiệu âm thanh có hiệu lực thi hành từ ngày 14 tháng 01 năm 2022.</w:t>
      </w:r>
    </w:p>
    <w:p>
      <w:pPr>
        <w:pStyle w:val="Normal"/>
        <w:widowControl w:val="false"/>
        <w:ind w:firstLine="567" w:right="0"/>
        <w:jc w:val="both"/>
        <w:rPr/>
      </w:pPr>
      <w:r>
        <w:rPr>
          <w:i/>
          <w:iCs/>
        </w:rPr>
        <w:t>3. Quy định về bảo hộ dữ liệu thử nghiệm dùng cho nông hóa phẩm có hiệu lực thi hành từ ngày 14 tháng 01 năm 2024.</w:t>
      </w:r>
    </w:p>
    <w:p>
      <w:pPr>
        <w:pStyle w:val="Normal"/>
        <w:ind w:firstLine="567" w:right="0"/>
        <w:jc w:val="both"/>
        <w:rPr/>
      </w:pPr>
      <w:r>
        <w:rPr>
          <w:b/>
          <w:bCs/>
          <w:i/>
          <w:iCs/>
        </w:rPr>
        <w:t xml:space="preserve">Điều 4. </w:t>
      </w:r>
      <w:r>
        <w:rPr>
          <w:b/>
          <w:bCs/>
          <w:i/>
          <w:iCs/>
          <w:lang w:val="nl-NL"/>
        </w:rPr>
        <w:t>Quy định</w:t>
      </w:r>
      <w:r>
        <w:rPr>
          <w:b/>
          <w:bCs/>
          <w:i/>
          <w:iCs/>
        </w:rPr>
        <w:t xml:space="preserve"> chuyển tiếp</w:t>
      </w:r>
    </w:p>
    <w:p>
      <w:pPr>
        <w:pStyle w:val="Normal"/>
        <w:widowControl w:val="false"/>
        <w:ind w:firstLine="567" w:right="0"/>
        <w:jc w:val="both"/>
        <w:rPr/>
      </w:pPr>
      <w:r>
        <w:rPr>
          <w:i/>
          <w:iCs/>
        </w:rPr>
        <w:t>1. Quyền tác giả, quyền liên quan được bảo hộ trước ngày Luật này có hiệu lực thi hành, nếu còn thời hạn bảo hộ thì tiếp tục được bảo hộ theo quy định của Luật này.</w:t>
      </w:r>
    </w:p>
    <w:p>
      <w:pPr>
        <w:pStyle w:val="Normal"/>
        <w:widowControl w:val="false"/>
        <w:ind w:firstLine="567" w:right="0"/>
        <w:jc w:val="both"/>
        <w:rPr>
          <w:i/>
          <w:i/>
          <w:iCs/>
        </w:rPr>
      </w:pPr>
      <w:r>
        <w:rPr>
          <w:i/>
          <w:iCs/>
        </w:rPr>
        <w:t>2. Đơn đăng ký quyền tác giả, quyền liên quan đã nộp cho cơ quan có thẩm quyền trước ngày Luật này có hiệu lực thi hành được tiếp tục xử lý theo quy định của pháp luật có hiệu lực tại thời điểm nộp đơn.</w:t>
      </w:r>
    </w:p>
    <w:p>
      <w:pPr>
        <w:pStyle w:val="Normal"/>
        <w:widowControl w:val="false"/>
        <w:ind w:firstLine="567" w:right="0"/>
        <w:jc w:val="both"/>
        <w:rPr/>
      </w:pPr>
      <w:r>
        <w:rPr>
          <w:i/>
          <w:iCs/>
        </w:rPr>
        <w:t xml:space="preserve">3. Đơn đăng ký sáng chế, kiểu dáng công nghiệp, nhãn hiệu, chỉ dẫn địa lý đã nộp cho cơ quan quản lý nhà nước về quyền sở hữu công nghiệp trước ngày Luật này có hiệu lực thi hành được tiếp tục xử lý theo quy định của pháp luật có hiệu lực tại thời điểm nộp đơn, trừ các trường hợp sau đây: </w:t>
      </w:r>
    </w:p>
    <w:p>
      <w:pPr>
        <w:pStyle w:val="Normal"/>
        <w:widowControl w:val="false"/>
        <w:ind w:firstLine="567" w:right="0"/>
        <w:jc w:val="both"/>
        <w:rPr/>
      </w:pPr>
      <w:r>
        <w:rPr>
          <w:i/>
          <w:iCs/>
        </w:rPr>
        <w:t xml:space="preserve">a) </w:t>
      </w:r>
      <w:bookmarkStart w:id="29" w:name="_Hlk68622249"/>
      <w:r>
        <w:rPr>
          <w:i/>
          <w:iCs/>
        </w:rPr>
        <w:t>Quy định tại khoản 13 Điều 4 của Luật Sở hữu trí tuệ được sửa đổi, bổ sung theo điểm b khoản 1 Điều 1 của Luật này được áp dụng cho các đơn đăng ký kiểu dáng công nghiệp được nộp từ ngày 01 tháng 8 năm 2020 nhưng chưa có quyết định cấp hoặc từ chối cấp văn bằng bảo hộ trước ngày Luật này có hiệu lực thi hành;</w:t>
      </w:r>
    </w:p>
    <w:p>
      <w:pPr>
        <w:pStyle w:val="Normal"/>
        <w:widowControl w:val="false"/>
        <w:ind w:firstLine="567" w:right="0"/>
        <w:jc w:val="both"/>
        <w:rPr/>
      </w:pPr>
      <w:r>
        <w:rPr>
          <w:i/>
          <w:iCs/>
        </w:rPr>
        <w:t xml:space="preserve">b) Quy định tại điểm e và điểm h khoản 2 Điều 74, điểm e khoản 1 Điều 106, điểm b khoản 3 Điều 117 của Luật Sở hữu trí tuệ được sửa đổi, bổ sung theo điểm b và điểm c khoản 22, khoản 35 và điểm b khoản </w:t>
      </w:r>
      <w:bookmarkEnd w:id="29"/>
      <w:r>
        <w:rPr>
          <w:i/>
          <w:iCs/>
        </w:rPr>
        <w:t>42 Điều 1 của Luật này được áp dụng cho các đơn đăng ký sở hữu công nghiệp chưa có quyết định cấp hoặc từ chối cấp văn bằng bảo hộ trước ngày Luật này có hiệu lực thi hành;</w:t>
      </w:r>
    </w:p>
    <w:p>
      <w:pPr>
        <w:pStyle w:val="Normal"/>
        <w:widowControl w:val="false"/>
        <w:ind w:firstLine="567" w:right="0"/>
        <w:jc w:val="both"/>
        <w:rPr/>
      </w:pPr>
      <w:r>
        <w:rPr>
          <w:i/>
          <w:iCs/>
        </w:rPr>
        <w:t>c) Việc kiểm soát an ninh đối với sáng chế trong đơn đăng ký sáng chế chưa có quyết định cấp hoặc từ chối cấp văn bằng bảo hộ trước ngày Luật này có hiệu lực thi hành được thực hiện theo quy định tại Điều 89a được bổ sung theo khoản 27 Điều 1 của Luật này;</w:t>
      </w:r>
    </w:p>
    <w:p>
      <w:pPr>
        <w:pStyle w:val="Normal"/>
        <w:widowControl w:val="false"/>
        <w:ind w:firstLine="567" w:right="0"/>
        <w:jc w:val="both"/>
        <w:rPr>
          <w:i/>
          <w:i/>
          <w:iCs/>
          <w:spacing w:val="-4"/>
        </w:rPr>
      </w:pPr>
      <w:r>
        <w:rPr>
          <w:i/>
          <w:iCs/>
        </w:rPr>
        <w:t>d) Quy định tại Điều 118 của Luật Sở hữu trí tuệ được sửa đổi, bổ sung theo khoản 43 Điều 1 của Luật này được áp dụng cho các đơn đăng ký sở hữu công nghiệp chưa có thông báo kết quả thẩm định nội dung trước ngày Luật này có hiệu lực thi hành.</w:t>
      </w:r>
    </w:p>
    <w:p>
      <w:pPr>
        <w:pStyle w:val="Normal"/>
        <w:widowControl w:val="false"/>
        <w:ind w:firstLine="567" w:right="0"/>
        <w:jc w:val="both"/>
        <w:rPr/>
      </w:pPr>
      <w:r>
        <w:rPr>
          <w:i/>
          <w:iCs/>
          <w:spacing w:val="-4"/>
        </w:rPr>
        <w:t>4. Quy định tại các điều 86, 86a, 133a, 135, 136a, 139, 164, 191, 191a, 191b và 194 của Luật Sở hữu trí tuệ được sửa đổi, bổ sung theo các khoản 25, 52, 53, 54, 55, 66, 74 và 75 Điều 1 của Luật này đối với sáng chế, kiểu dáng công nghiệp, thiết kế bố trí, giống cây trồng là kết quả của nhiệm vụ khoa học và công nghệ sử dụng ngân sách nhà nước được áp dụng đối với nhiệm vụ khoa học và công nghệ được giao kể từ ngày Luật này có hiệu lực thi hành.</w:t>
      </w:r>
    </w:p>
    <w:p>
      <w:pPr>
        <w:pStyle w:val="Normal"/>
        <w:widowControl w:val="false"/>
        <w:ind w:firstLine="567" w:right="0"/>
        <w:jc w:val="both"/>
        <w:rPr>
          <w:i/>
          <w:i/>
          <w:iCs/>
        </w:rPr>
      </w:pPr>
      <w:r>
        <w:rPr>
          <w:i/>
          <w:iCs/>
          <w:spacing w:val="-4"/>
        </w:rPr>
        <w:t>5. Quyền và nghĩa vụ đối với kiểu dáng công nghiệp là bộ phận của sản phẩm lắp ráp thành sản phẩm phức hợp theo văn bằng bảo hộ đã được cấp trên cơ sở đơn đăng ký trước ngày 01 tháng 8 năm 2020 được áp dụng theo quy định của pháp luật có hiệu lực trước ngày Luật này có hiệu lực thi hành.</w:t>
      </w:r>
    </w:p>
    <w:p>
      <w:pPr>
        <w:pStyle w:val="Normal"/>
        <w:widowControl w:val="false"/>
        <w:ind w:firstLine="567" w:right="0"/>
        <w:jc w:val="both"/>
        <w:rPr/>
      </w:pPr>
      <w:r>
        <w:rPr>
          <w:i/>
          <w:iCs/>
        </w:rPr>
        <w:t xml:space="preserve">Căn cứ hủy bỏ hiệu lực văn bằng bảo hộ được áp dụng theo quy định của pháp luật có hiệu lực đối với việc xét cấp văn bằng bảo hộ đó. </w:t>
      </w:r>
    </w:p>
    <w:p>
      <w:pPr>
        <w:pStyle w:val="Normal"/>
        <w:widowControl w:val="false"/>
        <w:ind w:firstLine="567" w:right="0"/>
        <w:jc w:val="both"/>
        <w:rPr/>
      </w:pPr>
      <w:r>
        <w:rPr>
          <w:i/>
          <w:iCs/>
          <w:spacing w:val="-4"/>
        </w:rPr>
        <w:t>6. Cá nhân được cấp Chứng chỉ hành nghề dịch vụ đại diện sở hữu công nghiệp trước ngày Luật này có hiệu lực thi hành được tiếp tục hành nghề theo Chứng chỉ đã được cấp. Cá nhân đạt yêu cầu tại kỳ kiểm tra về nghiệp vụ đại diện sở hữu công nghiệp do cơ quan có thẩm quyền tổ chức trước ngày Luật này có hiệu lực thi hành được cấp Chứng chỉ hành nghề dịch vụ đại diện sở hữu công nghiệp theo quy định của Luật Sở hữu trí tuệ số 50/2005/QH11 đã được sửa đổi, bổ sung một số điều theo Luật số 36/2009/QH12 và Luật số 42/2019/QH14.</w:t>
      </w:r>
    </w:p>
    <w:p>
      <w:pPr>
        <w:pStyle w:val="Normal"/>
        <w:widowControl w:val="false"/>
        <w:ind w:firstLine="567" w:right="0"/>
        <w:jc w:val="both"/>
        <w:rPr/>
      </w:pPr>
      <w:r>
        <w:rPr>
          <w:i/>
          <w:iCs/>
          <w:spacing w:val="-4"/>
        </w:rPr>
        <w:t>7. Đơn đăng ký bảo hộ quyền đối với giống cây trồng đã nộp cho cơ quan có thẩm quyền trước ngày Luật này có hiệu lực thi hành được tiếp tục xử lý theo quy định của pháp luật có hiệu lực tại thời điểm nộp đơn. Cá nhân được cấp Chứng chỉ hành nghề dịch vụ đại diện quyền đối với giống cây trồng trước ngày Luật này có hiệu lực thi hành được tiếp tục hành nghề theo Chứng chỉ đã được cấp.</w:t>
      </w:r>
    </w:p>
    <w:p>
      <w:pPr>
        <w:pStyle w:val="Normal"/>
        <w:widowControl w:val="false"/>
        <w:ind w:firstLine="567" w:right="0"/>
        <w:jc w:val="both"/>
        <w:rPr/>
      </w:pPr>
      <w:r>
        <w:rPr>
          <w:i/>
          <w:iCs/>
          <w:spacing w:val="6"/>
        </w:rPr>
        <w:t>8. Các vụ kiện xâm phạm quyền sở hữu trí tuệ đã được cơ quan có thẩm quyền thụ lý trước ngày Luật này có hiệu lực thi hành nhưng chưa giải quyết xong thì tiếp tục áp dụng quy định của Luật Sở hữu trí tuệ số 50/2005/QH11</w:t>
      </w:r>
      <w:r>
        <w:rPr>
          <w:i/>
          <w:iCs/>
          <w:spacing w:val="4"/>
        </w:rPr>
        <w:t xml:space="preserve"> đã được sửa đổi, bổ sung một số điều theo Luật số 36/2009/QH12 và Luật số 42/2019/QH14 để giải quyết.”.</w:t>
      </w:r>
    </w:p>
  </w:footnote>
  <w:footnote w:id="229">
    <w:p>
      <w:pPr>
        <w:pStyle w:val="FootnoteText"/>
        <w:ind w:firstLine="567" w:right="0"/>
        <w:jc w:val="both"/>
        <w:rPr/>
      </w:pPr>
      <w:r>
        <w:rPr>
          <w:rStyle w:val="FootnoteCharacters"/>
        </w:rPr>
        <w:footnoteRef/>
      </w:r>
      <w:r>
        <w:rPr>
          <w:sz w:val="24"/>
          <w:szCs w:val="24"/>
        </w:rPr>
        <w:t xml:space="preserve"> </w:t>
      </w:r>
      <w:r>
        <w:rPr>
          <w:sz w:val="24"/>
          <w:szCs w:val="24"/>
        </w:rPr>
        <w:t>Điều này được sửa đổi, bổ sung theo quy định tại khoản 30 Điều 1 của Luật số 36/2009/QH12 sửa đổi, bổ sung một số điều của Luật Sở hữu trí tuệ, có hiệu lực kể từ ngày 01 tháng 01 năm 2010.</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6"/>
        <w:szCs w:val="26"/>
      </w:rPr>
    </w:pPr>
    <w:r>
      <w:rPr>
        <w:sz w:val="26"/>
        <w:szCs w:val="26"/>
      </w:rPr>
      <w:fldChar w:fldCharType="begin"/>
    </w:r>
    <w:r>
      <w:rPr>
        <w:sz w:val="26"/>
        <w:szCs w:val="26"/>
      </w:rPr>
      <w:instrText xml:space="preserve"> PAGE </w:instrText>
    </w:r>
    <w:r>
      <w:rPr>
        <w:sz w:val="26"/>
        <w:szCs w:val="26"/>
      </w:rPr>
      <w:fldChar w:fldCharType="separate"/>
    </w:r>
    <w:r>
      <w:rPr>
        <w:sz w:val="26"/>
        <w:szCs w:val="26"/>
      </w:rPr>
      <w:t>138</w:t>
    </w:r>
    <w:r>
      <w:rPr>
        <w:sz w:val="26"/>
        <w:szCs w:val="26"/>
      </w:rPr>
      <w:fldChar w:fldCharType="end"/>
    </w:r>
  </w:p>
  <w:p>
    <w:pPr>
      <w:pStyle w:val="Header"/>
      <w:rPr>
        <w:sz w:val="26"/>
        <w:szCs w:val="26"/>
      </w:rPr>
    </w:pPr>
    <w:r>
      <w:rPr>
        <w:sz w:val="26"/>
        <w:szCs w:val="2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trackRevisions/>
  <w:defaultTabStop w:val="720"/>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jc w:val="center"/>
      <w:outlineLvl w:val="0"/>
    </w:pPr>
    <w:rPr>
      <w:b/>
      <w:bCs/>
      <w:sz w:val="36"/>
      <w:szCs w:val="36"/>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style>
  <w:style w:type="character" w:styleId="WW8Num2z0">
    <w:name w:val="WW8Num2z0"/>
    <w:qFormat/>
    <w:rPr/>
  </w:style>
  <w:style w:type="character" w:styleId="WW8Num3z1">
    <w:name w:val="WW8Num3z1"/>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1">
    <w:name w:val="WW8Num7z1"/>
    <w:qFormat/>
    <w:rPr/>
  </w:style>
  <w:style w:type="character" w:styleId="WW8Num8z1">
    <w:name w:val="WW8Num8z1"/>
    <w:qFormat/>
    <w:rPr/>
  </w:style>
  <w:style w:type="character" w:styleId="WW8Num9z1">
    <w:name w:val="WW8Num9z1"/>
    <w:qFormat/>
    <w:rPr>
      <w:rFonts w:ascii="Times New Roman" w:hAnsi="Times New Roman" w:cs="Times New Roman"/>
      <w:b w:val="false"/>
      <w:bCs w:val="false"/>
      <w:i w:val="false"/>
      <w:iCs w:val="false"/>
    </w:rPr>
  </w:style>
  <w:style w:type="character" w:styleId="WW8Num9z2">
    <w:name w:val="WW8Num9z2"/>
    <w:qFormat/>
    <w:rPr>
      <w:rFonts w:ascii="Times New Roman" w:hAnsi="Times New Roman" w:cs="Times New Roman"/>
    </w:rPr>
  </w:style>
  <w:style w:type="character" w:styleId="WW8Num9z3">
    <w:name w:val="WW8Num9z3"/>
    <w:qFormat/>
    <w:rPr/>
  </w:style>
  <w:style w:type="character" w:styleId="WW8Num10z0">
    <w:name w:val="WW8Num10z0"/>
    <w:qFormat/>
    <w:rPr>
      <w:rFonts w:ascii="Times New Roman" w:hAnsi="Times New Roman" w:cs="Times New Roman"/>
      <w:b w:val="false"/>
      <w:bCs w:val="false"/>
      <w:i w:val="false"/>
      <w:iCs w:val="false"/>
      <w:sz w:val="26"/>
      <w:szCs w:val="26"/>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1">
    <w:name w:val="WW8Num14z1"/>
    <w:qFormat/>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Times New Roman" w:hAnsi="Times New Roman" w:cs="Times New Roman"/>
    </w:rPr>
  </w:style>
  <w:style w:type="character" w:styleId="WW8Num17z0">
    <w:name w:val="WW8Num17z0"/>
    <w:qFormat/>
    <w:rPr/>
  </w:style>
  <w:style w:type="character" w:styleId="WW8Num19z1">
    <w:name w:val="WW8Num19z1"/>
    <w:qFormat/>
    <w:rPr>
      <w:i w:val="false"/>
      <w:iCs w:val="false"/>
    </w:rPr>
  </w:style>
  <w:style w:type="character" w:styleId="WW8Num19z2">
    <w:name w:val="WW8Num19z2"/>
    <w:qFormat/>
    <w:rPr/>
  </w:style>
  <w:style w:type="character" w:styleId="WW8Num20z0">
    <w:name w:val="WW8Num20z0"/>
    <w:qFormat/>
    <w:rPr/>
  </w:style>
  <w:style w:type="character" w:styleId="WW8Num22z1">
    <w:name w:val="WW8Num22z1"/>
    <w:qFormat/>
    <w:rPr>
      <w:i w:val="false"/>
      <w:iCs w:val="false"/>
    </w:rPr>
  </w:style>
  <w:style w:type="character" w:styleId="WW8Num22z2">
    <w:name w:val="WW8Num22z2"/>
    <w:qFormat/>
    <w:rPr/>
  </w:style>
  <w:style w:type="character" w:styleId="WW8Num23z0">
    <w:name w:val="WW8Num23z0"/>
    <w:qFormat/>
    <w:rPr/>
  </w:style>
  <w:style w:type="character" w:styleId="WW8Num24z1">
    <w:name w:val="WW8Num24z1"/>
    <w:qFormat/>
    <w:rPr>
      <w:i w:val="false"/>
      <w:iCs w:val="false"/>
    </w:rPr>
  </w:style>
  <w:style w:type="character" w:styleId="WW8Num24z2">
    <w:name w:val="WW8Num24z2"/>
    <w:qFormat/>
    <w:rPr/>
  </w:style>
  <w:style w:type="character" w:styleId="WW8Num25z1">
    <w:name w:val="WW8Num25z1"/>
    <w:qFormat/>
    <w:rPr>
      <w:i w:val="false"/>
      <w:iCs w:val="false"/>
    </w:rPr>
  </w:style>
  <w:style w:type="character" w:styleId="WW8Num25z2">
    <w:name w:val="WW8Num25z2"/>
    <w:qFormat/>
    <w:rPr/>
  </w:style>
  <w:style w:type="character" w:styleId="WW8Num26z1">
    <w:name w:val="WW8Num26z1"/>
    <w:qFormat/>
    <w:rPr>
      <w:rFonts w:ascii="Times New Roman" w:hAnsi="Times New Roman" w:cs="Times New Roman"/>
      <w:b w:val="false"/>
      <w:bCs w:val="false"/>
      <w:i w:val="false"/>
      <w:iCs w:val="false"/>
    </w:rPr>
  </w:style>
  <w:style w:type="character" w:styleId="WW8Num26z2">
    <w:name w:val="WW8Num26z2"/>
    <w:qFormat/>
    <w:rPr>
      <w:rFonts w:ascii="Times New Roman" w:hAnsi="Times New Roman" w:cs="Times New Roman"/>
    </w:rPr>
  </w:style>
  <w:style w:type="character" w:styleId="WW8Num26z3">
    <w:name w:val="WW8Num26z3"/>
    <w:qFormat/>
    <w:rPr/>
  </w:style>
  <w:style w:type="character" w:styleId="WW8Num27z1">
    <w:name w:val="WW8Num27z1"/>
    <w:qFormat/>
    <w:rPr>
      <w:i w:val="false"/>
      <w:iCs w:val="false"/>
    </w:rPr>
  </w:style>
  <w:style w:type="character" w:styleId="WW8Num27z2">
    <w:name w:val="WW8Num27z2"/>
    <w:qFormat/>
    <w:rPr/>
  </w:style>
  <w:style w:type="character" w:styleId="WW8Num28z0">
    <w:name w:val="WW8Num28z0"/>
    <w:qFormat/>
    <w:rPr/>
  </w:style>
  <w:style w:type="character" w:styleId="DefaultParagraphFont">
    <w:name w:val="Default Paragraph Font"/>
    <w:qFormat/>
    <w:rPr/>
  </w:style>
  <w:style w:type="character" w:styleId="normal-h">
    <w:name w:val="normal-h"/>
    <w:basedOn w:val="DefaultParagraphFont"/>
    <w:qFormat/>
    <w:rPr/>
  </w:style>
  <w:style w:type="character" w:styleId="cancu-h">
    <w:name w:val="cancu-h"/>
    <w:basedOn w:val="DefaultParagraphFont"/>
    <w:qFormat/>
    <w:rPr/>
  </w:style>
  <w:style w:type="character" w:styleId="chuongmuc-h">
    <w:name w:val="chuongmuc-h"/>
    <w:basedOn w:val="DefaultParagraphFont"/>
    <w:qFormat/>
    <w:rPr/>
  </w:style>
  <w:style w:type="character" w:styleId="dieu-h">
    <w:name w:val="dieu-h"/>
    <w:basedOn w:val="DefaultParagraphFont"/>
    <w:qFormat/>
    <w:rPr/>
  </w:style>
  <w:style w:type="character" w:styleId="PageNumber">
    <w:name w:val="Page Number"/>
    <w:basedOn w:val="DefaultParagraphFont"/>
    <w:rPr/>
  </w:style>
  <w:style w:type="character" w:styleId="FootnoteCharacters">
    <w:name w:val="Footnote Characters"/>
    <w:qFormat/>
    <w:rPr>
      <w:vertAlign w:val="superscript"/>
    </w:rPr>
  </w:style>
  <w:style w:type="character" w:styleId="normal-h1">
    <w:name w:val="normal-h1"/>
    <w:qFormat/>
    <w:rPr>
      <w:rFonts w:ascii="Times New Roman" w:hAnsi="Times New Roman" w:cs="Times New Roman"/>
      <w:color w:val="0000FF"/>
      <w:sz w:val="24"/>
      <w:szCs w:val="24"/>
    </w:rPr>
  </w:style>
  <w:style w:type="character" w:styleId="Strong">
    <w:name w:val="Strong"/>
    <w:qFormat/>
    <w:rPr>
      <w:b/>
      <w:bCs/>
    </w:rPr>
  </w:style>
  <w:style w:type="character" w:styleId="n-dieundChar">
    <w:name w:val="n-dieund Char"/>
    <w:qFormat/>
    <w:rPr>
      <w:rFonts w:ascii="Times New Roman" w:hAnsi="Times New Roman" w:cs="Times New Roman"/>
      <w:color w:val="000000"/>
      <w:sz w:val="28"/>
      <w:szCs w:val="28"/>
      <w:lang w:val="en-US"/>
    </w:rPr>
  </w:style>
  <w:style w:type="character" w:styleId="FooterChar">
    <w:name w:val="Footer Char"/>
    <w:qFormat/>
    <w:rPr>
      <w:sz w:val="24"/>
      <w:szCs w:val="24"/>
    </w:rPr>
  </w:style>
  <w:style w:type="character" w:styleId="BalloonTextChar">
    <w:name w:val="Balloon Text Char"/>
    <w:qFormat/>
    <w:rPr>
      <w:rFonts w:ascii="Tahoma" w:hAnsi="Tahoma" w:cs="Tahoma"/>
      <w:sz w:val="16"/>
      <w:szCs w:val="16"/>
    </w:rPr>
  </w:style>
  <w:style w:type="character" w:styleId="NormalWebChar">
    <w:name w:val="Normal (Web) Char"/>
    <w:qFormat/>
    <w:rPr>
      <w:sz w:val="24"/>
      <w:szCs w:val="24"/>
      <w:lang w:val="ru-RU"/>
    </w:rPr>
  </w:style>
  <w:style w:type="character" w:styleId="Emphasis">
    <w:name w:val="Emphasis"/>
    <w:qFormat/>
    <w:rPr>
      <w:i/>
      <w:iCs/>
    </w:rPr>
  </w:style>
  <w:style w:type="character" w:styleId="BodyTextChar">
    <w:name w:val="Body Text Char"/>
    <w:qFormat/>
    <w:rPr>
      <w:sz w:val="26"/>
      <w:szCs w:val="26"/>
    </w:rPr>
  </w:style>
  <w:style w:type="character" w:styleId="FootnoteTextChar">
    <w:name w:val="Footnote Text Char"/>
    <w:basedOn w:val="DefaultParagraphFont"/>
    <w:qFormat/>
    <w:rPr/>
  </w:style>
  <w:style w:type="character" w:styleId="HeaderChar">
    <w:name w:val="Header Char"/>
    <w:qFormat/>
    <w:rPr>
      <w:sz w:val="28"/>
      <w:szCs w:val="28"/>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sz w:val="28"/>
      <w:szCs w:val="28"/>
    </w:rPr>
  </w:style>
  <w:style w:type="paragraph" w:styleId="BodyText">
    <w:name w:val="Body Text"/>
    <w:basedOn w:val="Normal"/>
    <w:pPr>
      <w:spacing w:lineRule="auto" w:line="312" w:before="120" w:after="0"/>
      <w:jc w:val="both"/>
    </w:pPr>
    <w:rPr>
      <w:sz w:val="26"/>
      <w:szCs w:val="2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pageBreakBefore/>
      <w:spacing w:before="280" w:after="280"/>
    </w:pPr>
    <w:rPr>
      <w:rFonts w:ascii="Tahoma" w:hAnsi="Tahoma" w:cs="Tahoma"/>
      <w:sz w:val="20"/>
      <w:szCs w:val="20"/>
    </w:rPr>
  </w:style>
  <w:style w:type="paragraph" w:styleId="normal-p">
    <w:name w:val="normal-p"/>
    <w:basedOn w:val="Normal"/>
    <w:qFormat/>
    <w:pPr>
      <w:spacing w:before="280" w:after="280"/>
    </w:pPr>
    <w:rPr/>
  </w:style>
  <w:style w:type="paragraph" w:styleId="cancu-p">
    <w:name w:val="cancu-p"/>
    <w:basedOn w:val="Normal"/>
    <w:qFormat/>
    <w:pPr>
      <w:spacing w:before="280" w:after="280"/>
    </w:pPr>
    <w:rPr/>
  </w:style>
  <w:style w:type="paragraph" w:styleId="chuongmuc-p">
    <w:name w:val="chuongmuc-p"/>
    <w:basedOn w:val="Normal"/>
    <w:qFormat/>
    <w:pPr>
      <w:spacing w:before="280" w:after="28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lang w:val="en-US"/>
    </w:rPr>
  </w:style>
  <w:style w:type="paragraph" w:styleId="FootnoteText">
    <w:name w:val="Footnote Text"/>
    <w:basedOn w:val="Normal"/>
    <w:pPr/>
    <w:rPr>
      <w:sz w:val="20"/>
      <w:szCs w:val="20"/>
    </w:rPr>
  </w:style>
  <w:style w:type="paragraph" w:styleId="Subtitle">
    <w:name w:val="Subtitle"/>
    <w:basedOn w:val="Normal"/>
    <w:next w:val="BodyText"/>
    <w:qFormat/>
    <w:pPr>
      <w:spacing w:before="280" w:after="280"/>
    </w:pPr>
    <w:rPr>
      <w:color w:val="000000"/>
    </w:rPr>
  </w:style>
  <w:style w:type="paragraph" w:styleId="ruot">
    <w:name w:val="ruot"/>
    <w:basedOn w:val="Normal"/>
    <w:qFormat/>
    <w:pPr>
      <w:spacing w:lineRule="exact" w:line="320" w:before="120" w:after="0"/>
      <w:ind w:firstLine="454" w:left="0" w:right="0"/>
      <w:jc w:val="both"/>
    </w:pPr>
    <w:rPr/>
  </w:style>
  <w:style w:type="paragraph" w:styleId="BodyTextIndent2">
    <w:name w:val="Body Text Indent 2"/>
    <w:basedOn w:val="Normal"/>
    <w:qFormat/>
    <w:pPr>
      <w:keepLines/>
      <w:widowControl w:val="false"/>
      <w:tabs>
        <w:tab w:val="clear" w:pos="720"/>
        <w:tab w:val="left" w:pos="1192" w:leader="none"/>
      </w:tabs>
      <w:spacing w:before="120" w:after="0"/>
      <w:ind w:firstLine="442" w:left="0" w:right="0"/>
      <w:jc w:val="both"/>
    </w:pPr>
    <w:rPr>
      <w:sz w:val="25"/>
      <w:szCs w:val="25"/>
      <w:lang w:val="fr-FR"/>
    </w:rPr>
  </w:style>
  <w:style w:type="paragraph" w:styleId="Header">
    <w:name w:val="Header"/>
    <w:basedOn w:val="Normal"/>
    <w:pPr>
      <w:tabs>
        <w:tab w:val="clear" w:pos="720"/>
        <w:tab w:val="center" w:pos="4320" w:leader="none"/>
        <w:tab w:val="right" w:pos="8640" w:leader="none"/>
      </w:tabs>
    </w:pPr>
    <w:rPr>
      <w:sz w:val="28"/>
      <w:szCs w:val="28"/>
    </w:rPr>
  </w:style>
  <w:style w:type="paragraph" w:styleId="BodyText2">
    <w:name w:val="Body Text 2"/>
    <w:basedOn w:val="Normal"/>
    <w:qFormat/>
    <w:pPr>
      <w:spacing w:lineRule="auto" w:line="480" w:before="0" w:after="120"/>
    </w:pPr>
    <w:rPr>
      <w:sz w:val="28"/>
      <w:szCs w:val="28"/>
    </w:rPr>
  </w:style>
  <w:style w:type="paragraph" w:styleId="BodyTextIndent">
    <w:name w:val="Body Text Indent"/>
    <w:basedOn w:val="Normal"/>
    <w:pPr>
      <w:spacing w:before="0" w:after="120"/>
      <w:ind w:hanging="0" w:left="360" w:right="0"/>
    </w:pPr>
    <w:rPr>
      <w:sz w:val="28"/>
      <w:szCs w:val="28"/>
    </w:rPr>
  </w:style>
  <w:style w:type="paragraph" w:styleId="BodyText3">
    <w:name w:val="Body Text 3"/>
    <w:basedOn w:val="Normal"/>
    <w:qFormat/>
    <w:pPr>
      <w:spacing w:before="0" w:after="120"/>
    </w:pPr>
    <w:rPr>
      <w:sz w:val="16"/>
      <w:szCs w:val="16"/>
    </w:rPr>
  </w:style>
  <w:style w:type="paragraph" w:styleId="BodyTextIndent3">
    <w:name w:val="Body Text Indent 3"/>
    <w:basedOn w:val="Normal"/>
    <w:qFormat/>
    <w:pPr>
      <w:spacing w:before="0" w:after="120"/>
      <w:ind w:hanging="0" w:left="360" w:right="0"/>
    </w:pPr>
    <w:rPr>
      <w:sz w:val="16"/>
      <w:szCs w:val="16"/>
    </w:rPr>
  </w:style>
  <w:style w:type="paragraph" w:styleId="PlainText">
    <w:name w:val="Plain Text"/>
    <w:basedOn w:val="Normal"/>
    <w:qFormat/>
    <w:pPr/>
    <w:rPr>
      <w:rFonts w:ascii="Courier New" w:hAnsi="Courier New" w:cs="Courier New"/>
      <w:sz w:val="20"/>
      <w:szCs w:val="20"/>
    </w:rPr>
  </w:style>
  <w:style w:type="paragraph" w:styleId="n-chuongten">
    <w:name w:val="n-chuongten"/>
    <w:basedOn w:val="Normal"/>
    <w:qFormat/>
    <w:pPr>
      <w:widowControl w:val="false"/>
      <w:spacing w:before="0" w:after="240"/>
      <w:jc w:val="center"/>
    </w:pPr>
    <w:rPr>
      <w:b/>
      <w:bCs/>
      <w:color w:val="0000FF"/>
      <w:sz w:val="26"/>
      <w:szCs w:val="26"/>
    </w:rPr>
  </w:style>
  <w:style w:type="paragraph" w:styleId="n-dieu">
    <w:name w:val="n-dieu"/>
    <w:basedOn w:val="Normal"/>
    <w:qFormat/>
    <w:pPr>
      <w:widowControl w:val="false"/>
      <w:spacing w:before="120" w:after="180"/>
      <w:ind w:firstLine="709" w:left="0" w:right="0"/>
    </w:pPr>
    <w:rPr>
      <w:b/>
      <w:bCs/>
      <w:i/>
      <w:iCs/>
      <w:color w:val="000000"/>
      <w:sz w:val="28"/>
      <w:szCs w:val="28"/>
    </w:rPr>
  </w:style>
  <w:style w:type="paragraph" w:styleId="n-dieunoidung">
    <w:name w:val="n-dieunoidung"/>
    <w:basedOn w:val="n-dieu"/>
    <w:qFormat/>
    <w:pPr>
      <w:spacing w:before="0" w:after="100"/>
      <w:ind w:firstLine="539" w:left="0" w:right="0"/>
      <w:jc w:val="both"/>
    </w:pPr>
    <w:rPr>
      <w:b w:val="false"/>
      <w:bCs w:val="false"/>
      <w:i w:val="false"/>
      <w:iCs w:val="false"/>
      <w:lang w:val="fr-FR"/>
    </w:rPr>
  </w:style>
  <w:style w:type="paragraph" w:styleId="n-dieund">
    <w:name w:val="n-dieund"/>
    <w:basedOn w:val="Normal"/>
    <w:qFormat/>
    <w:pPr>
      <w:widowControl w:val="false"/>
      <w:spacing w:before="0" w:after="120"/>
      <w:ind w:firstLine="709" w:left="0" w:right="0"/>
      <w:jc w:val="both"/>
    </w:pPr>
    <w:rPr>
      <w:color w:val="000000"/>
      <w:sz w:val="28"/>
      <w:szCs w:val="28"/>
    </w:rPr>
  </w:style>
  <w:style w:type="paragraph" w:styleId="n-chuong1">
    <w:name w:val="n-chuong1"/>
    <w:basedOn w:val="Normal"/>
    <w:qFormat/>
    <w:pPr>
      <w:widowControl w:val="false"/>
      <w:spacing w:before="200" w:after="80"/>
      <w:jc w:val="center"/>
    </w:pPr>
    <w:rPr>
      <w:b/>
      <w:bCs/>
      <w:i/>
      <w:iCs/>
      <w:color w:val="0000FF"/>
      <w:sz w:val="28"/>
      <w:szCs w:val="28"/>
    </w:rPr>
  </w:style>
  <w:style w:type="paragraph" w:styleId="n-muc1">
    <w:name w:val="n-muc1"/>
    <w:basedOn w:val="Normal"/>
    <w:qFormat/>
    <w:pPr>
      <w:spacing w:before="160" w:after="120"/>
      <w:jc w:val="center"/>
    </w:pPr>
    <w:rPr>
      <w:rFonts w:ascii="Arial" w:hAnsi="Arial" w:cs="Arial"/>
      <w:b/>
      <w:bCs/>
      <w:i/>
      <w:iCs/>
      <w:sz w:val="26"/>
      <w:szCs w:val="26"/>
    </w:rPr>
  </w:style>
  <w:style w:type="paragraph" w:styleId="n-mucten">
    <w:name w:val="n-mucten"/>
    <w:basedOn w:val="Normal"/>
    <w:qFormat/>
    <w:pPr>
      <w:spacing w:before="0" w:after="240"/>
      <w:jc w:val="center"/>
    </w:pPr>
    <w:rPr>
      <w:rFonts w:ascii="Arial" w:hAnsi="Arial" w:cs="Arial"/>
      <w:b/>
      <w:bCs/>
      <w:sz w:val="26"/>
      <w:szCs w:val="26"/>
    </w:rPr>
  </w:style>
  <w:style w:type="paragraph" w:styleId="BodyText1">
    <w:name w:val="BodyText"/>
    <w:basedOn w:val="Normal"/>
    <w:qFormat/>
    <w:pPr>
      <w:spacing w:lineRule="exact" w:line="480" w:before="160" w:after="160"/>
      <w:ind w:firstLine="851" w:left="0" w:right="0"/>
      <w:jc w:val="both"/>
    </w:pPr>
    <w:rPr>
      <w:sz w:val="28"/>
      <w:szCs w:val="28"/>
    </w:rPr>
  </w:style>
  <w:style w:type="paragraph" w:styleId="CharCharCharCharCharCharCharCharCharCharCharChar1Char">
    <w:name w:val=" Char Char Char Char Char Char Char Char Char Char Char Char1 Char"/>
    <w:basedOn w:val="Normal"/>
    <w:qFormat/>
    <w:pPr>
      <w:spacing w:lineRule="exact" w:line="240" w:before="0" w:after="160"/>
    </w:pPr>
    <w:rPr>
      <w:rFonts w:ascii="Arial" w:hAnsi="Arial" w:cs="Arial"/>
      <w:sz w:val="22"/>
      <w:szCs w:val="22"/>
    </w:rPr>
  </w:style>
  <w:style w:type="paragraph" w:styleId="BalloonText">
    <w:name w:val="Balloon Text"/>
    <w:basedOn w:val="Normal"/>
    <w:qFormat/>
    <w:pPr/>
    <w:rPr>
      <w:rFonts w:ascii="Tahoma" w:hAnsi="Tahoma" w:cs="Tahoma"/>
      <w:sz w:val="16"/>
      <w:szCs w:val="16"/>
      <w:lang w:val="en-US"/>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NormalWeb">
    <w:name w:val="Normal (Web)"/>
    <w:basedOn w:val="Normal"/>
    <w:qFormat/>
    <w:pPr>
      <w:spacing w:before="280" w:after="280"/>
    </w:pPr>
    <w:rPr>
      <w:lang w:val="ru-RU"/>
    </w:rPr>
  </w:style>
  <w:style w:type="paragraph" w:styleId="Normal1">
    <w:name w:val="Normal1"/>
    <w:qFormat/>
    <w:pPr>
      <w:widowControl/>
      <w:bidi w:val="0"/>
      <w:spacing w:lineRule="auto" w:line="276"/>
    </w:pPr>
    <w:rPr>
      <w:rFonts w:ascii="Arial" w:hAnsi="Arial" w:eastAsia="Arial" w:cs="Arial"/>
      <w:color w:val="auto"/>
      <w:sz w:val="22"/>
      <w:szCs w:val="22"/>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2023-02-27T22:19:00Z</dcterms:created>
  <dc:creator>Le Thi Thanh Huong</dc:creator>
  <dc:description/>
  <cp:keywords/>
  <dc:language>en-US</dc:language>
  <cp:lastModifiedBy>binhdv0982@outlook.com</cp:lastModifiedBy>
  <cp:lastPrinted>2022-12-12T11:16:00Z</cp:lastPrinted>
  <dcterms:modified xsi:type="dcterms:W3CDTF">2023-02-27T22:19:00Z</dcterms:modified>
  <cp:revision>2</cp:revision>
  <dc:subject/>
  <dc:title>CỘNG HÒA XÃ HỘI CHỦ NGHĨA VIỆT NAM</dc:title>
</cp:coreProperties>
</file>